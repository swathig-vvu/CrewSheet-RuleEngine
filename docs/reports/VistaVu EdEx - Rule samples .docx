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2DBB0" w14:textId="7EE701D2" w:rsidR="006C5F76" w:rsidRPr="00D547B7" w:rsidRDefault="006C5F76" w:rsidP="00F51599">
      <w:pPr>
        <w:rPr>
          <w:ins w:id="0" w:author="Chris Hogan" w:date="2025-09-08T11:27:00Z" w16du:dateUtc="2025-09-08T17:27:00Z"/>
          <w:rFonts w:asciiTheme="majorHAnsi" w:hAnsiTheme="majorHAnsi"/>
          <w:sz w:val="40"/>
          <w:szCs w:val="40"/>
          <w:rPrChange w:id="1" w:author="Chris Hogan" w:date="2025-09-08T11:30:00Z" w16du:dateUtc="2025-09-08T17:30:00Z">
            <w:rPr>
              <w:ins w:id="2" w:author="Chris Hogan" w:date="2025-09-08T11:27:00Z" w16du:dateUtc="2025-09-08T17:27:00Z"/>
            </w:rPr>
          </w:rPrChange>
        </w:rPr>
      </w:pPr>
      <w:ins w:id="3" w:author="Chris Hogan" w:date="2025-09-08T11:27:00Z" w16du:dateUtc="2025-09-08T17:27:00Z">
        <w:r w:rsidRPr="00D547B7">
          <w:rPr>
            <w:rFonts w:asciiTheme="majorHAnsi" w:hAnsiTheme="majorHAnsi"/>
            <w:sz w:val="40"/>
            <w:szCs w:val="40"/>
            <w:rPrChange w:id="4" w:author="Chris Hogan" w:date="2025-09-08T11:30:00Z" w16du:dateUtc="2025-09-08T17:30:00Z">
              <w:rPr/>
            </w:rPrChange>
          </w:rPr>
          <w:t>Legend:</w:t>
        </w:r>
      </w:ins>
    </w:p>
    <w:p w14:paraId="4577E8D8" w14:textId="408C2B0E" w:rsidR="006C5F76" w:rsidRDefault="006C5F76" w:rsidP="00F51599">
      <w:pPr>
        <w:rPr>
          <w:ins w:id="5" w:author="Chris Hogan" w:date="2025-09-08T11:27:00Z" w16du:dateUtc="2025-09-08T17:27:00Z"/>
        </w:rPr>
      </w:pPr>
      <w:ins w:id="6" w:author="Chris Hogan" w:date="2025-09-08T11:27:00Z" w16du:dateUtc="2025-09-08T17:27:00Z">
        <w:r>
          <w:t xml:space="preserve">Source: </w:t>
        </w:r>
        <w:r w:rsidR="006B4E83">
          <w:t xml:space="preserve">Citation with breadcrumbs down to </w:t>
        </w:r>
      </w:ins>
      <w:ins w:id="7" w:author="Chris Hogan" w:date="2025-09-08T11:28:00Z" w16du:dateUtc="2025-09-08T17:28:00Z">
        <w:r w:rsidR="006B4E83">
          <w:t>source document, page, article/clause, text that rule was extracted from.</w:t>
        </w:r>
      </w:ins>
    </w:p>
    <w:p w14:paraId="5A435F2F" w14:textId="2B0EA1CB" w:rsidR="006C5F76" w:rsidRDefault="006C5F76" w:rsidP="00F51599">
      <w:pPr>
        <w:rPr>
          <w:ins w:id="8" w:author="Chris Hogan" w:date="2025-09-08T11:27:00Z" w16du:dateUtc="2025-09-08T17:27:00Z"/>
        </w:rPr>
      </w:pPr>
      <w:ins w:id="9" w:author="Chris Hogan" w:date="2025-09-08T11:27:00Z" w16du:dateUtc="2025-09-08T17:27:00Z">
        <w:r>
          <w:t xml:space="preserve">Rule Excerpt: </w:t>
        </w:r>
      </w:ins>
      <w:ins w:id="10" w:author="Chris Hogan" w:date="2025-09-08T11:28:00Z" w16du:dateUtc="2025-09-08T17:28:00Z">
        <w:r w:rsidR="00DF042F">
          <w:t>The rule text that was extracted.</w:t>
        </w:r>
      </w:ins>
    </w:p>
    <w:p w14:paraId="63941710" w14:textId="53BA2A7E" w:rsidR="006C5F76" w:rsidRDefault="006C5F76" w:rsidP="00F51599">
      <w:pPr>
        <w:rPr>
          <w:ins w:id="11" w:author="Chris Hogan" w:date="2025-09-08T11:30:00Z" w16du:dateUtc="2025-09-08T17:30:00Z"/>
        </w:rPr>
      </w:pPr>
      <w:ins w:id="12" w:author="Chris Hogan" w:date="2025-09-08T11:27:00Z" w16du:dateUtc="2025-09-08T17:27:00Z">
        <w:r>
          <w:t xml:space="preserve">Rule Meaning: </w:t>
        </w:r>
      </w:ins>
      <w:ins w:id="13" w:author="Chris Hogan" w:date="2025-09-08T11:30:00Z" w16du:dateUtc="2025-09-08T17:30:00Z">
        <w:r w:rsidR="00F00FB5" w:rsidRPr="00F00FB5">
          <w:t xml:space="preserve">is a short, plain-language restatement of the rule excerpt. It explains in 1–2 sentences what the rule </w:t>
        </w:r>
        <w:proofErr w:type="gramStart"/>
        <w:r w:rsidR="00F00FB5" w:rsidRPr="00F00FB5">
          <w:t>actually says</w:t>
        </w:r>
        <w:proofErr w:type="gramEnd"/>
        <w:r w:rsidR="00F00FB5" w:rsidRPr="00F00FB5">
          <w:t xml:space="preserve"> and how it applies in practice, without legal jargon or assumptions. The goal is to make the rule instantly understandable to anyone, even readers with no background in contracts or field services.</w:t>
        </w:r>
      </w:ins>
    </w:p>
    <w:p w14:paraId="60E2048C" w14:textId="77777777" w:rsidR="00F00FB5" w:rsidRDefault="00F00FB5" w:rsidP="00F51599">
      <w:pPr>
        <w:rPr>
          <w:ins w:id="14" w:author="Chris Hogan" w:date="2025-09-08T11:27:00Z" w16du:dateUtc="2025-09-08T17:27:00Z"/>
        </w:rPr>
      </w:pPr>
    </w:p>
    <w:p w14:paraId="22AA06B2" w14:textId="2EDDEE99" w:rsidR="00127947" w:rsidRDefault="00127947" w:rsidP="00F51599">
      <w:pPr>
        <w:pStyle w:val="Heading1"/>
      </w:pPr>
      <w:r w:rsidRPr="00127947">
        <w:t>NMA-Alberta-Province-Wide-2025-2028-Version-3.pdf</w:t>
      </w:r>
    </w:p>
    <w:p w14:paraId="32498656" w14:textId="77777777" w:rsidR="00127947" w:rsidRDefault="00127947" w:rsidP="00127947"/>
    <w:p w14:paraId="7673509E" w14:textId="7622A24F" w:rsidR="00F84B71" w:rsidRDefault="00F84B71" w:rsidP="00F84B71">
      <w:r>
        <w:t>Base applicable metadata:</w:t>
      </w:r>
    </w:p>
    <w:p w14:paraId="56E57A2E" w14:textId="2413C25C" w:rsidR="00A24B11" w:rsidRPr="008F3289" w:rsidRDefault="00A24B11" w:rsidP="00F84B71">
      <w:pPr>
        <w:pStyle w:val="ListParagraph"/>
        <w:numPr>
          <w:ilvl w:val="0"/>
          <w:numId w:val="4"/>
        </w:numPr>
      </w:pPr>
      <w:r>
        <w:t xml:space="preserve">Applies to work involving workers </w:t>
      </w:r>
      <w:r w:rsidR="00FF35B5">
        <w:t>of</w:t>
      </w:r>
      <w:r>
        <w:t xml:space="preserve"> </w:t>
      </w:r>
      <w:r>
        <w:rPr>
          <w:b/>
          <w:bCs/>
        </w:rPr>
        <w:t xml:space="preserve">Member Unions of the </w:t>
      </w:r>
      <w:r w:rsidR="00FF35B5">
        <w:rPr>
          <w:b/>
          <w:bCs/>
        </w:rPr>
        <w:t>National</w:t>
      </w:r>
      <w:r>
        <w:rPr>
          <w:b/>
          <w:bCs/>
        </w:rPr>
        <w:t xml:space="preserve"> Maintenance Council</w:t>
      </w:r>
      <w:r w:rsidR="00341C7F" w:rsidRPr="00341C7F">
        <w:t xml:space="preserve"> (from Page 1)</w:t>
      </w:r>
    </w:p>
    <w:p w14:paraId="059CA64F" w14:textId="0AD99CE2" w:rsidR="00A24B11" w:rsidRDefault="00A24B11" w:rsidP="00F84B71">
      <w:pPr>
        <w:pStyle w:val="ListParagraph"/>
        <w:numPr>
          <w:ilvl w:val="0"/>
          <w:numId w:val="4"/>
        </w:numPr>
      </w:pPr>
      <w:r>
        <w:t xml:space="preserve">Applies to field services work of type </w:t>
      </w:r>
      <w:r w:rsidRPr="006D3917">
        <w:rPr>
          <w:b/>
          <w:bCs/>
        </w:rPr>
        <w:t>Maintenance, Repair, Revamp, Renovation and Upkeep</w:t>
      </w:r>
      <w:r w:rsidR="00341C7F" w:rsidRPr="00341C7F">
        <w:t xml:space="preserve"> (from Page 1)</w:t>
      </w:r>
    </w:p>
    <w:p w14:paraId="4A237104" w14:textId="30C9B477" w:rsidR="008F3289" w:rsidRPr="005C0B43" w:rsidRDefault="008F3289" w:rsidP="00F84B71">
      <w:pPr>
        <w:pStyle w:val="ListParagraph"/>
        <w:numPr>
          <w:ilvl w:val="0"/>
          <w:numId w:val="4"/>
        </w:numPr>
      </w:pPr>
      <w:r w:rsidRPr="005C0B43">
        <w:t>Applies to</w:t>
      </w:r>
      <w:r w:rsidR="00784181">
        <w:t xml:space="preserve"> work at</w:t>
      </w:r>
      <w:r w:rsidRPr="005C0B43">
        <w:t xml:space="preserve"> </w:t>
      </w:r>
      <w:r w:rsidR="005C0B43" w:rsidRPr="00341C7F">
        <w:rPr>
          <w:b/>
          <w:bCs/>
        </w:rPr>
        <w:t>Various Operating Facilities</w:t>
      </w:r>
      <w:r w:rsidR="005C0B43">
        <w:t xml:space="preserve"> (aka Sites)</w:t>
      </w:r>
      <w:r w:rsidR="00341C7F" w:rsidRPr="00341C7F">
        <w:t xml:space="preserve"> (from Page 1)</w:t>
      </w:r>
    </w:p>
    <w:p w14:paraId="46F46975" w14:textId="3A98A280" w:rsidR="008F3289" w:rsidRPr="005C0B43" w:rsidRDefault="008F3289" w:rsidP="00F84B71">
      <w:pPr>
        <w:pStyle w:val="ListParagraph"/>
        <w:numPr>
          <w:ilvl w:val="0"/>
          <w:numId w:val="4"/>
        </w:numPr>
      </w:pPr>
      <w:r w:rsidRPr="005C0B43">
        <w:t xml:space="preserve">Applies </w:t>
      </w:r>
      <w:r w:rsidR="00341C7F">
        <w:t xml:space="preserve">work </w:t>
      </w:r>
      <w:r w:rsidR="00784181">
        <w:t xml:space="preserve">within </w:t>
      </w:r>
      <w:r w:rsidRPr="005C0B43">
        <w:t xml:space="preserve">the </w:t>
      </w:r>
      <w:r w:rsidRPr="00784181">
        <w:rPr>
          <w:b/>
          <w:bCs/>
        </w:rPr>
        <w:t>province of Alberta</w:t>
      </w:r>
      <w:r w:rsidR="00341C7F" w:rsidRPr="00341C7F">
        <w:t xml:space="preserve"> (from Page 1)</w:t>
      </w:r>
    </w:p>
    <w:p w14:paraId="3AC0185C" w14:textId="77777777" w:rsidR="00F84B71" w:rsidRDefault="00F84B71" w:rsidP="00127947"/>
    <w:p w14:paraId="2F39CE61" w14:textId="7AE78279" w:rsidR="00BE34AE" w:rsidRPr="00773842" w:rsidRDefault="00CF5C5E" w:rsidP="00F51599">
      <w:pPr>
        <w:pStyle w:val="Heading2"/>
      </w:pPr>
      <w:r w:rsidRPr="00773842">
        <w:t>Regular Hours</w:t>
      </w:r>
      <w:r w:rsidR="004638E3">
        <w:t xml:space="preserve">, </w:t>
      </w:r>
      <w:r w:rsidR="004638E3" w:rsidRPr="004638E3">
        <w:t>Five Eight Hour Days</w:t>
      </w:r>
      <w:r w:rsidR="004F0AC4">
        <w:t xml:space="preserve"> (5x8)</w:t>
      </w:r>
    </w:p>
    <w:p w14:paraId="7F2923F3" w14:textId="2D7A2CDB" w:rsidR="00127947" w:rsidRDefault="00BE34AE" w:rsidP="00127947">
      <w:r>
        <w:t xml:space="preserve">Source: </w:t>
      </w:r>
      <w:r w:rsidR="007B2AA5" w:rsidRPr="007B2AA5">
        <w:t>Page 15</w:t>
      </w:r>
    </w:p>
    <w:p w14:paraId="1897AC99" w14:textId="45FEFF41" w:rsidR="00F34FC3" w:rsidRDefault="00F34FC3" w:rsidP="00127947">
      <w:del w:id="15" w:author="Chris Hogan" w:date="2025-09-08T08:22:00Z" w16du:dateUtc="2025-09-08T14:22:00Z">
        <w:r w:rsidDel="007B4D7C">
          <w:delText>Rule</w:delText>
        </w:r>
        <w:r w:rsidR="00E369B5" w:rsidDel="007B4D7C">
          <w:delText xml:space="preserve"> Interpretation</w:delText>
        </w:r>
        <w:r w:rsidR="00EF3D96" w:rsidDel="007B4D7C">
          <w:delText xml:space="preserve">: </w:delText>
        </w:r>
      </w:del>
    </w:p>
    <w:p w14:paraId="33C3D5BA" w14:textId="6F53D85E" w:rsidR="004074CD" w:rsidRPr="00F51599" w:rsidRDefault="00BE34AE" w:rsidP="00127947">
      <w:pPr>
        <w:rPr>
          <w:i/>
          <w:iCs/>
        </w:rPr>
      </w:pPr>
      <w:r>
        <w:t xml:space="preserve">Rule </w:t>
      </w:r>
      <w:r w:rsidR="005B5413">
        <w:t>Excerpt</w:t>
      </w:r>
      <w:r>
        <w:t xml:space="preserve">: </w:t>
      </w:r>
      <w:r w:rsidR="004074CD" w:rsidRPr="00F51599">
        <w:rPr>
          <w:i/>
          <w:iCs/>
        </w:rPr>
        <w:t>Eight (8) hours per day shall constitute a day's work and forty (40) hours per week, Monday to Friday inclusive, shall constitute a week's work.</w:t>
      </w:r>
    </w:p>
    <w:p w14:paraId="14806A61" w14:textId="3A090536" w:rsidR="00907182" w:rsidRDefault="007B4D7C" w:rsidP="00784181">
      <w:pPr>
        <w:rPr>
          <w:ins w:id="16" w:author="Chris Hogan" w:date="2025-09-08T08:32:00Z" w16du:dateUtc="2025-09-08T14:32:00Z"/>
        </w:rPr>
      </w:pPr>
      <w:ins w:id="17" w:author="Chris Hogan" w:date="2025-09-08T08:22:00Z" w16du:dateUtc="2025-09-08T14:22:00Z">
        <w:r>
          <w:t xml:space="preserve">Rule </w:t>
        </w:r>
      </w:ins>
      <w:ins w:id="18" w:author="Chris Hogan" w:date="2025-09-08T10:57:00Z" w16du:dateUtc="2025-09-08T16:57:00Z">
        <w:r w:rsidR="00D23D4C">
          <w:t>Meaning</w:t>
        </w:r>
      </w:ins>
      <w:ins w:id="19" w:author="Chris Hogan" w:date="2025-09-08T08:22:00Z" w16du:dateUtc="2025-09-08T14:22:00Z">
        <w:r>
          <w:t xml:space="preserve">: </w:t>
        </w:r>
      </w:ins>
      <w:ins w:id="20" w:author="Chris Hogan" w:date="2025-09-08T08:32:00Z" w16du:dateUtc="2025-09-08T14:32:00Z">
        <w:r w:rsidR="00907182" w:rsidRPr="00907182">
          <w:t>A standard work week is 8 hours per day at straight time, totaling 40 hours per week, Monday through Friday.</w:t>
        </w:r>
      </w:ins>
    </w:p>
    <w:p w14:paraId="4F206DBA" w14:textId="25504C00" w:rsidR="00784181" w:rsidRDefault="00784181" w:rsidP="00784181">
      <w:r>
        <w:t>Applicable metadata (in addition to base):</w:t>
      </w:r>
    </w:p>
    <w:p w14:paraId="4ECEE29C" w14:textId="15EB02C7" w:rsidR="00784181" w:rsidRDefault="008269F9" w:rsidP="00784181">
      <w:pPr>
        <w:pStyle w:val="ListParagraph"/>
        <w:numPr>
          <w:ilvl w:val="0"/>
          <w:numId w:val="4"/>
        </w:numPr>
      </w:pPr>
      <w:r>
        <w:t>None?</w:t>
      </w:r>
    </w:p>
    <w:p w14:paraId="079C8946" w14:textId="77777777" w:rsidR="00784181" w:rsidRDefault="00784181" w:rsidP="00127947"/>
    <w:p w14:paraId="78399130" w14:textId="52128139" w:rsidR="00773842" w:rsidRPr="00EE0E4B" w:rsidRDefault="00F32519" w:rsidP="00F51599">
      <w:pPr>
        <w:pStyle w:val="Heading2"/>
      </w:pPr>
      <w:r>
        <w:t xml:space="preserve">Regular Hours, </w:t>
      </w:r>
      <w:r w:rsidR="00B642F9" w:rsidRPr="00B642F9">
        <w:t>Four</w:t>
      </w:r>
      <w:r>
        <w:t xml:space="preserve"> </w:t>
      </w:r>
      <w:r w:rsidR="00B642F9" w:rsidRPr="00B642F9">
        <w:t xml:space="preserve">Ten-Hour </w:t>
      </w:r>
      <w:r>
        <w:t xml:space="preserve">Days </w:t>
      </w:r>
      <w:r w:rsidR="004F0AC4">
        <w:t xml:space="preserve">Option </w:t>
      </w:r>
      <w:r>
        <w:t>(</w:t>
      </w:r>
      <w:r w:rsidR="004F0AC4">
        <w:t>4x10</w:t>
      </w:r>
      <w:r>
        <w:t>)</w:t>
      </w:r>
    </w:p>
    <w:p w14:paraId="54D657CF" w14:textId="77777777" w:rsidR="007B2AA5" w:rsidRDefault="007B2AA5" w:rsidP="007B2AA5">
      <w:r>
        <w:t xml:space="preserve">Source: </w:t>
      </w:r>
      <w:r w:rsidRPr="007B2AA5">
        <w:t>Page 15</w:t>
      </w:r>
    </w:p>
    <w:p w14:paraId="7210E81A" w14:textId="19859ACF" w:rsidR="00EF3D96" w:rsidDel="00510AE2" w:rsidRDefault="00EF3D96" w:rsidP="007B2AA5">
      <w:pPr>
        <w:rPr>
          <w:del w:id="21" w:author="Chris Hogan" w:date="2025-09-08T08:24:00Z" w16du:dateUtc="2025-09-08T14:24:00Z"/>
        </w:rPr>
      </w:pPr>
      <w:del w:id="22" w:author="Chris Hogan" w:date="2025-09-08T08:24:00Z" w16du:dateUtc="2025-09-08T14:24:00Z">
        <w:r w:rsidDel="00510AE2">
          <w:lastRenderedPageBreak/>
          <w:delText>Rule</w:delText>
        </w:r>
        <w:r w:rsidR="00E369B5" w:rsidDel="00510AE2">
          <w:delText xml:space="preserve"> Interpretation</w:delText>
        </w:r>
        <w:r w:rsidDel="00510AE2">
          <w:delText xml:space="preserve">: </w:delText>
        </w:r>
      </w:del>
    </w:p>
    <w:p w14:paraId="63150EFF" w14:textId="6DDB82F6" w:rsidR="00EE0E4B" w:rsidRPr="00BE5D29" w:rsidRDefault="00F51599" w:rsidP="00EE0E4B">
      <w:pPr>
        <w:rPr>
          <w:i/>
          <w:iCs/>
        </w:rPr>
      </w:pPr>
      <w:r>
        <w:t xml:space="preserve">Rule </w:t>
      </w:r>
      <w:r w:rsidR="005B5413">
        <w:t>Excerpt</w:t>
      </w:r>
      <w:r>
        <w:t xml:space="preserve">: </w:t>
      </w:r>
      <w:r w:rsidR="00EE0E4B" w:rsidRPr="00BE5D29">
        <w:rPr>
          <w:i/>
          <w:iCs/>
        </w:rPr>
        <w:t>As an option, ten (10) hours per day, Monday to Thursday or Tuesday to Friday may be worked at straight time. The ten (10) hour system must operate for a minimum period of four (4) consecutive days before it is established as the regular hours of work. Once established it becomes the regular hours of work for those so assigned.</w:t>
      </w:r>
    </w:p>
    <w:p w14:paraId="2088D810" w14:textId="3DEA0F90" w:rsidR="00EE0E4B" w:rsidRPr="00BE5D29" w:rsidRDefault="00EE0E4B" w:rsidP="00EE0E4B">
      <w:pPr>
        <w:rPr>
          <w:i/>
          <w:iCs/>
        </w:rPr>
      </w:pPr>
      <w:r w:rsidRPr="00BE5D29">
        <w:rPr>
          <w:i/>
          <w:iCs/>
        </w:rPr>
        <w:t>When establishing a four (4) day ten (10) hour work week, the Employer will advise the affected Local Union office that a four (4) day ten (10) hour option is in place and declare if it is a Monday to Thursday, or Tuesday to Friday work pattern.</w:t>
      </w:r>
    </w:p>
    <w:p w14:paraId="5C61A2F9" w14:textId="6E1130D5" w:rsidR="00BB3498" w:rsidRDefault="00BB3498" w:rsidP="003126F0">
      <w:pPr>
        <w:rPr>
          <w:ins w:id="23" w:author="Chris Hogan" w:date="2025-09-08T08:22:00Z" w16du:dateUtc="2025-09-08T14:22:00Z"/>
        </w:rPr>
      </w:pPr>
      <w:ins w:id="24" w:author="Chris Hogan" w:date="2025-09-08T08:22:00Z" w16du:dateUtc="2025-09-08T14:22:00Z">
        <w:r>
          <w:t xml:space="preserve">Rule </w:t>
        </w:r>
      </w:ins>
      <w:ins w:id="25" w:author="Chris Hogan" w:date="2025-09-08T10:57:00Z" w16du:dateUtc="2025-09-08T16:57:00Z">
        <w:r w:rsidR="00D23D4C">
          <w:t>Meaning</w:t>
        </w:r>
      </w:ins>
      <w:ins w:id="26" w:author="Chris Hogan" w:date="2025-09-08T08:22:00Z" w16du:dateUtc="2025-09-08T14:22:00Z">
        <w:r>
          <w:t>:</w:t>
        </w:r>
        <w:r>
          <w:t xml:space="preserve"> </w:t>
        </w:r>
      </w:ins>
      <w:ins w:id="27" w:author="Chris Hogan" w:date="2025-09-08T08:26:00Z" w16du:dateUtc="2025-09-08T14:26:00Z">
        <w:r w:rsidR="00F07EC0" w:rsidRPr="00F07EC0">
          <w:t xml:space="preserve">Employers may set a 4-day, 10-hour </w:t>
        </w:r>
      </w:ins>
      <w:ins w:id="28" w:author="Chris Hogan" w:date="2025-09-08T09:58:00Z" w16du:dateUtc="2025-09-08T15:58:00Z">
        <w:r w:rsidR="00C47667">
          <w:t xml:space="preserve">work </w:t>
        </w:r>
      </w:ins>
      <w:ins w:id="29" w:author="Chris Hogan" w:date="2025-09-08T08:26:00Z" w16du:dateUtc="2025-09-08T14:26:00Z">
        <w:r w:rsidR="00F07EC0" w:rsidRPr="00F07EC0">
          <w:t>schedule (Mon</w:t>
        </w:r>
      </w:ins>
      <w:ins w:id="30" w:author="Chris Hogan" w:date="2025-09-08T09:50:00Z" w16du:dateUtc="2025-09-08T15:50:00Z">
        <w:r w:rsidR="008D6930">
          <w:t>-</w:t>
        </w:r>
      </w:ins>
      <w:ins w:id="31" w:author="Chris Hogan" w:date="2025-09-08T08:26:00Z" w16du:dateUtc="2025-09-08T14:26:00Z">
        <w:r w:rsidR="00F07EC0" w:rsidRPr="00F07EC0">
          <w:t>Thu or Tue</w:t>
        </w:r>
      </w:ins>
      <w:ins w:id="32" w:author="Chris Hogan" w:date="2025-09-08T09:51:00Z" w16du:dateUtc="2025-09-08T15:51:00Z">
        <w:r w:rsidR="008D6930">
          <w:t>-</w:t>
        </w:r>
      </w:ins>
      <w:ins w:id="33" w:author="Chris Hogan" w:date="2025-09-08T08:26:00Z" w16du:dateUtc="2025-09-08T14:26:00Z">
        <w:r w:rsidR="00F07EC0" w:rsidRPr="00F07EC0">
          <w:t>Fri) at straight time if it runs for at least four consecutive days, with notice provided to the Local Union.</w:t>
        </w:r>
      </w:ins>
    </w:p>
    <w:p w14:paraId="763B516D" w14:textId="66EAE50A" w:rsidR="003126F0" w:rsidRDefault="003126F0" w:rsidP="003126F0">
      <w:r>
        <w:t>Applicable metadata (in addition to base):</w:t>
      </w:r>
    </w:p>
    <w:p w14:paraId="6038FAAC" w14:textId="39CA740C" w:rsidR="009D414C" w:rsidRDefault="00F22999" w:rsidP="003126F0">
      <w:pPr>
        <w:pStyle w:val="ListParagraph"/>
        <w:numPr>
          <w:ilvl w:val="0"/>
          <w:numId w:val="4"/>
        </w:numPr>
      </w:pPr>
      <w:r>
        <w:t xml:space="preserve">Applies if a </w:t>
      </w:r>
      <w:r w:rsidR="00A709BF">
        <w:t>f</w:t>
      </w:r>
      <w:r w:rsidR="009D414C">
        <w:t>our day ten hour work week in place</w:t>
      </w:r>
    </w:p>
    <w:p w14:paraId="41E81E8F" w14:textId="34DD85FF" w:rsidR="001D3FF4" w:rsidRDefault="00A709BF" w:rsidP="00F22999">
      <w:pPr>
        <w:pStyle w:val="ListParagraph"/>
        <w:numPr>
          <w:ilvl w:val="0"/>
          <w:numId w:val="4"/>
        </w:numPr>
      </w:pPr>
      <w:proofErr w:type="gramStart"/>
      <w:r>
        <w:t>Applies</w:t>
      </w:r>
      <w:proofErr w:type="gramEnd"/>
      <w:r>
        <w:t xml:space="preserve"> to workers who are members of the relevant </w:t>
      </w:r>
      <w:r w:rsidR="00F22999">
        <w:t>Local Union</w:t>
      </w:r>
    </w:p>
    <w:p w14:paraId="2EA9C81A" w14:textId="5EA5F255" w:rsidR="00FC48B7" w:rsidRDefault="00FC48B7" w:rsidP="00F22999">
      <w:pPr>
        <w:pStyle w:val="ListParagraph"/>
        <w:numPr>
          <w:ilvl w:val="0"/>
          <w:numId w:val="4"/>
        </w:numPr>
      </w:pPr>
      <w:r>
        <w:t>Start day of the four day ten hour work week (i.e. either Monday or Tuesday)</w:t>
      </w:r>
    </w:p>
    <w:p w14:paraId="03892EE9" w14:textId="77777777" w:rsidR="00F51599" w:rsidRDefault="00F51599" w:rsidP="00EE0E4B"/>
    <w:p w14:paraId="449C111D" w14:textId="78D4DE4C" w:rsidR="00F51599" w:rsidRDefault="00C66017" w:rsidP="00991A03">
      <w:pPr>
        <w:pStyle w:val="Heading2"/>
      </w:pPr>
      <w:r w:rsidRPr="00C66017">
        <w:t xml:space="preserve">Overtime </w:t>
      </w:r>
      <w:r w:rsidR="004E3F67">
        <w:t xml:space="preserve">Provisions, </w:t>
      </w:r>
      <w:r w:rsidR="005C0299">
        <w:t>5x8 Work Week</w:t>
      </w:r>
      <w:r w:rsidR="002E13A6">
        <w:t xml:space="preserve">, </w:t>
      </w:r>
      <w:r w:rsidR="00F43448">
        <w:t>Weekdays</w:t>
      </w:r>
    </w:p>
    <w:p w14:paraId="5D14AC44" w14:textId="7FADDED3" w:rsidR="00F87BE5" w:rsidRDefault="004E3F67" w:rsidP="00F87BE5">
      <w:r>
        <w:t>Source: Page 16</w:t>
      </w:r>
    </w:p>
    <w:p w14:paraId="56FE65CA" w14:textId="1F8EFF35" w:rsidR="004E3F67" w:rsidDel="00EB4DBE" w:rsidRDefault="004E3F67" w:rsidP="004E3F67">
      <w:pPr>
        <w:rPr>
          <w:del w:id="34" w:author="Chris Hogan" w:date="2025-09-08T08:30:00Z" w16du:dateUtc="2025-09-08T14:30:00Z"/>
        </w:rPr>
      </w:pPr>
      <w:del w:id="35" w:author="Chris Hogan" w:date="2025-09-08T08:30:00Z" w16du:dateUtc="2025-09-08T14:30:00Z">
        <w:r w:rsidDel="00EB4DBE">
          <w:delText>Rule</w:delText>
        </w:r>
        <w:r w:rsidR="00E369B5" w:rsidRPr="00E369B5" w:rsidDel="00EB4DBE">
          <w:delText xml:space="preserve"> </w:delText>
        </w:r>
        <w:r w:rsidR="00E369B5" w:rsidDel="00EB4DBE">
          <w:delText>Interpretation</w:delText>
        </w:r>
        <w:r w:rsidDel="00EB4DBE">
          <w:delText>: The first 8 hours worked per day are recorded as Straight Time. The next up to 2 hours per day worked are recorded as Time and One Half (1.5x). Any hours worked beyond 10 hours per day are recorded as Double Time (2x).</w:delText>
        </w:r>
      </w:del>
    </w:p>
    <w:p w14:paraId="40B17DBF" w14:textId="1AE4CB43" w:rsidR="00991A03" w:rsidRDefault="00EF3D96" w:rsidP="004E3F67">
      <w:r>
        <w:t xml:space="preserve">Rule Excerpt: </w:t>
      </w:r>
      <w:r w:rsidR="007E4C61">
        <w:t>the table?</w:t>
      </w:r>
    </w:p>
    <w:p w14:paraId="27EA46F9" w14:textId="44DAEA07" w:rsidR="001F6496" w:rsidRDefault="001F6496" w:rsidP="00FC48B7">
      <w:pPr>
        <w:rPr>
          <w:ins w:id="36" w:author="Chris Hogan" w:date="2025-09-08T08:26:00Z" w16du:dateUtc="2025-09-08T14:26:00Z"/>
        </w:rPr>
      </w:pPr>
      <w:ins w:id="37" w:author="Chris Hogan" w:date="2025-09-08T08:26:00Z" w16du:dateUtc="2025-09-08T14:26:00Z">
        <w:r>
          <w:t xml:space="preserve">Rule </w:t>
        </w:r>
      </w:ins>
      <w:ins w:id="38" w:author="Chris Hogan" w:date="2025-09-08T10:57:00Z" w16du:dateUtc="2025-09-08T16:57:00Z">
        <w:r w:rsidR="00D23D4C">
          <w:t>Meaning</w:t>
        </w:r>
      </w:ins>
      <w:ins w:id="39" w:author="Chris Hogan" w:date="2025-09-08T08:26:00Z" w16du:dateUtc="2025-09-08T14:26:00Z">
        <w:r>
          <w:t xml:space="preserve">: </w:t>
        </w:r>
      </w:ins>
      <w:ins w:id="40" w:author="Chris Hogan" w:date="2025-09-08T08:30:00Z" w16du:dateUtc="2025-09-08T14:30:00Z">
        <w:r w:rsidR="00EB4DBE" w:rsidRPr="00EB4DBE">
          <w:t xml:space="preserve">On weekdays, the first 8 hours are </w:t>
        </w:r>
      </w:ins>
      <w:ins w:id="41" w:author="Chris Hogan" w:date="2025-09-08T08:33:00Z" w16du:dateUtc="2025-09-08T14:33:00Z">
        <w:r w:rsidR="00D960C2">
          <w:t>recorded</w:t>
        </w:r>
      </w:ins>
      <w:ins w:id="42" w:author="Chris Hogan" w:date="2025-09-08T08:30:00Z" w16du:dateUtc="2025-09-08T14:30:00Z">
        <w:r w:rsidR="00EB4DBE" w:rsidRPr="00EB4DBE">
          <w:t xml:space="preserve"> at straight time, the next 2 hours at </w:t>
        </w:r>
        <w:r w:rsidR="00432CFF">
          <w:t>time and one ha</w:t>
        </w:r>
      </w:ins>
      <w:ins w:id="43" w:author="Chris Hogan" w:date="2025-09-08T08:31:00Z" w16du:dateUtc="2025-09-08T14:31:00Z">
        <w:r w:rsidR="00432CFF">
          <w:t>lf (</w:t>
        </w:r>
      </w:ins>
      <w:ins w:id="44" w:author="Chris Hogan" w:date="2025-09-08T08:30:00Z" w16du:dateUtc="2025-09-08T14:30:00Z">
        <w:r w:rsidR="00EB4DBE" w:rsidRPr="00EB4DBE">
          <w:t>1.5x</w:t>
        </w:r>
      </w:ins>
      <w:ins w:id="45" w:author="Chris Hogan" w:date="2025-09-08T08:31:00Z" w16du:dateUtc="2025-09-08T14:31:00Z">
        <w:r w:rsidR="00432CFF">
          <w:t>)</w:t>
        </w:r>
      </w:ins>
      <w:ins w:id="46" w:author="Chris Hogan" w:date="2025-09-08T08:30:00Z" w16du:dateUtc="2025-09-08T14:30:00Z">
        <w:r w:rsidR="00EB4DBE" w:rsidRPr="00EB4DBE">
          <w:t xml:space="preserve">, and any hours beyond 10 are </w:t>
        </w:r>
      </w:ins>
      <w:ins w:id="47" w:author="Chris Hogan" w:date="2025-09-08T09:01:00Z" w16du:dateUtc="2025-09-08T15:01:00Z">
        <w:r w:rsidR="00B25A5F">
          <w:t>recorded</w:t>
        </w:r>
      </w:ins>
      <w:ins w:id="48" w:author="Chris Hogan" w:date="2025-09-08T08:30:00Z" w16du:dateUtc="2025-09-08T14:30:00Z">
        <w:r w:rsidR="00EB4DBE" w:rsidRPr="00EB4DBE">
          <w:t xml:space="preserve"> at </w:t>
        </w:r>
      </w:ins>
      <w:ins w:id="49" w:author="Chris Hogan" w:date="2025-09-08T08:31:00Z" w16du:dateUtc="2025-09-08T14:31:00Z">
        <w:r w:rsidR="00111C13">
          <w:t>double time (</w:t>
        </w:r>
      </w:ins>
      <w:ins w:id="50" w:author="Chris Hogan" w:date="2025-09-08T08:30:00Z" w16du:dateUtc="2025-09-08T14:30:00Z">
        <w:r w:rsidR="00EB4DBE" w:rsidRPr="00EB4DBE">
          <w:t>2x</w:t>
        </w:r>
      </w:ins>
      <w:ins w:id="51" w:author="Chris Hogan" w:date="2025-09-08T08:31:00Z" w16du:dateUtc="2025-09-08T14:31:00Z">
        <w:r w:rsidR="00111C13">
          <w:t>)</w:t>
        </w:r>
      </w:ins>
      <w:ins w:id="52" w:author="Chris Hogan" w:date="2025-09-08T08:30:00Z" w16du:dateUtc="2025-09-08T14:30:00Z">
        <w:r w:rsidR="00EB4DBE" w:rsidRPr="00EB4DBE">
          <w:t>.</w:t>
        </w:r>
      </w:ins>
    </w:p>
    <w:p w14:paraId="577903D6" w14:textId="24C15518" w:rsidR="00FC48B7" w:rsidRDefault="00FC48B7" w:rsidP="00FC48B7">
      <w:r>
        <w:t>Applicable metadata (in addition to base):</w:t>
      </w:r>
    </w:p>
    <w:p w14:paraId="589518AF" w14:textId="47A775E2" w:rsidR="00FC48B7" w:rsidRDefault="00FC48B7" w:rsidP="00FC48B7">
      <w:pPr>
        <w:pStyle w:val="ListParagraph"/>
        <w:numPr>
          <w:ilvl w:val="0"/>
          <w:numId w:val="4"/>
        </w:numPr>
      </w:pPr>
      <w:r>
        <w:t xml:space="preserve">Applies </w:t>
      </w:r>
      <w:r w:rsidR="000F5027">
        <w:t xml:space="preserve">when a regular </w:t>
      </w:r>
      <w:r>
        <w:t xml:space="preserve">work week </w:t>
      </w:r>
      <w:proofErr w:type="gramStart"/>
      <w:r>
        <w:t>in</w:t>
      </w:r>
      <w:proofErr w:type="gramEnd"/>
      <w:r>
        <w:t xml:space="preserve"> place</w:t>
      </w:r>
    </w:p>
    <w:p w14:paraId="48148D2E" w14:textId="77777777" w:rsidR="00FC48B7" w:rsidRDefault="00FC48B7" w:rsidP="004E3F67"/>
    <w:p w14:paraId="071F6AAB" w14:textId="62F772F5" w:rsidR="00991A03" w:rsidRDefault="00991A03" w:rsidP="00991A03">
      <w:pPr>
        <w:pStyle w:val="Heading2"/>
      </w:pPr>
      <w:r w:rsidRPr="00C66017">
        <w:t xml:space="preserve">Overtime </w:t>
      </w:r>
      <w:r>
        <w:t>Provisions, 5x8 Work Week</w:t>
      </w:r>
      <w:r w:rsidR="00AA1D13">
        <w:t xml:space="preserve">, </w:t>
      </w:r>
      <w:r w:rsidR="00F43448">
        <w:t>Weekends</w:t>
      </w:r>
    </w:p>
    <w:p w14:paraId="5B4BE7A7" w14:textId="77777777" w:rsidR="00991A03" w:rsidRDefault="00991A03" w:rsidP="00991A03">
      <w:r>
        <w:t>Source: Page 16</w:t>
      </w:r>
    </w:p>
    <w:p w14:paraId="0A02E117" w14:textId="1C8CAA58" w:rsidR="00991A03" w:rsidRDefault="00991A03" w:rsidP="00991A03">
      <w:del w:id="53" w:author="Chris Hogan" w:date="2025-09-08T08:33:00Z" w16du:dateUtc="2025-09-08T14:33:00Z">
        <w:r w:rsidDel="00C612AD">
          <w:delText>Rule</w:delText>
        </w:r>
        <w:r w:rsidR="00E369B5" w:rsidRPr="00E369B5" w:rsidDel="00C612AD">
          <w:delText xml:space="preserve"> </w:delText>
        </w:r>
        <w:r w:rsidR="00E369B5" w:rsidDel="00C612AD">
          <w:delText>Interpretation</w:delText>
        </w:r>
        <w:r w:rsidDel="00C612AD">
          <w:delText xml:space="preserve">: </w:delText>
        </w:r>
        <w:r w:rsidR="00593BC2" w:rsidRPr="00593BC2" w:rsidDel="00C612AD">
          <w:delText xml:space="preserve">All hours worked on Saturday </w:delText>
        </w:r>
        <w:r w:rsidR="00593BC2" w:rsidDel="00C612AD">
          <w:delText xml:space="preserve">and Sunday </w:delText>
        </w:r>
        <w:r w:rsidR="00593BC2" w:rsidRPr="00593BC2" w:rsidDel="00C612AD">
          <w:delText xml:space="preserve">are recorded as </w:delText>
        </w:r>
        <w:r w:rsidR="00593BC2" w:rsidDel="00C612AD">
          <w:delText>D</w:delText>
        </w:r>
        <w:r w:rsidR="00593BC2" w:rsidRPr="00593BC2" w:rsidDel="00C612AD">
          <w:delText xml:space="preserve">ouble </w:delText>
        </w:r>
        <w:r w:rsidR="00593BC2" w:rsidDel="00C612AD">
          <w:delText>T</w:delText>
        </w:r>
        <w:r w:rsidR="00593BC2" w:rsidRPr="00593BC2" w:rsidDel="00C612AD">
          <w:delText>ime (2x)</w:delText>
        </w:r>
        <w:r w:rsidR="00511E84" w:rsidDel="00C612AD">
          <w:delText>.</w:delText>
        </w:r>
      </w:del>
    </w:p>
    <w:p w14:paraId="6C29C988" w14:textId="3C618302" w:rsidR="00511E84" w:rsidRDefault="00511E84" w:rsidP="00991A03">
      <w:r>
        <w:t>Rule Excerpt: the table?</w:t>
      </w:r>
    </w:p>
    <w:p w14:paraId="69071B93" w14:textId="5FEA7702" w:rsidR="00C612AD" w:rsidRDefault="00C612AD" w:rsidP="007F588C">
      <w:pPr>
        <w:rPr>
          <w:ins w:id="54" w:author="Chris Hogan" w:date="2025-09-08T08:33:00Z" w16du:dateUtc="2025-09-08T14:33:00Z"/>
        </w:rPr>
      </w:pPr>
      <w:ins w:id="55" w:author="Chris Hogan" w:date="2025-09-08T08:33:00Z" w16du:dateUtc="2025-09-08T14:33:00Z">
        <w:r>
          <w:t xml:space="preserve">Rule </w:t>
        </w:r>
      </w:ins>
      <w:ins w:id="56" w:author="Chris Hogan" w:date="2025-09-08T10:57:00Z" w16du:dateUtc="2025-09-08T16:57:00Z">
        <w:r w:rsidR="00D23D4C">
          <w:t>Meaning</w:t>
        </w:r>
      </w:ins>
      <w:ins w:id="57" w:author="Chris Hogan" w:date="2025-09-08T08:33:00Z" w16du:dateUtc="2025-09-08T14:33:00Z">
        <w:r>
          <w:t xml:space="preserve">: </w:t>
        </w:r>
        <w:r w:rsidRPr="00C612AD">
          <w:t xml:space="preserve">On Saturdays and Sundays, all hours are </w:t>
        </w:r>
        <w:r w:rsidR="00D960C2">
          <w:t>recorded</w:t>
        </w:r>
        <w:r w:rsidRPr="00C612AD">
          <w:t xml:space="preserve"> at </w:t>
        </w:r>
        <w:r w:rsidR="00D960C2">
          <w:t>double time (</w:t>
        </w:r>
        <w:r w:rsidRPr="00C612AD">
          <w:t>2x</w:t>
        </w:r>
        <w:r w:rsidR="00D960C2">
          <w:t>)</w:t>
        </w:r>
        <w:r w:rsidRPr="00C612AD">
          <w:t>.</w:t>
        </w:r>
      </w:ins>
    </w:p>
    <w:p w14:paraId="3DF291DF" w14:textId="17A67C9C" w:rsidR="007F588C" w:rsidRDefault="007F588C" w:rsidP="007F588C">
      <w:r>
        <w:t>Applicable metadata (in addition to base):</w:t>
      </w:r>
    </w:p>
    <w:p w14:paraId="1DD2DF92" w14:textId="13C9E0D2" w:rsidR="007F588C" w:rsidRDefault="007F588C" w:rsidP="007F588C">
      <w:pPr>
        <w:pStyle w:val="ListParagraph"/>
        <w:numPr>
          <w:ilvl w:val="0"/>
          <w:numId w:val="4"/>
        </w:numPr>
      </w:pPr>
      <w:r>
        <w:lastRenderedPageBreak/>
        <w:t xml:space="preserve">Applies if a regular work week </w:t>
      </w:r>
      <w:proofErr w:type="gramStart"/>
      <w:r>
        <w:t>in</w:t>
      </w:r>
      <w:proofErr w:type="gramEnd"/>
      <w:r>
        <w:t xml:space="preserve"> place</w:t>
      </w:r>
    </w:p>
    <w:p w14:paraId="3A9527AA" w14:textId="77777777" w:rsidR="00991A03" w:rsidRDefault="00991A03" w:rsidP="004E3F67"/>
    <w:p w14:paraId="08CBF333" w14:textId="0025DE32" w:rsidR="00620087" w:rsidRDefault="00620087" w:rsidP="00620087">
      <w:pPr>
        <w:pStyle w:val="Heading2"/>
      </w:pPr>
      <w:r w:rsidRPr="00C66017">
        <w:t xml:space="preserve">Overtime </w:t>
      </w:r>
      <w:r>
        <w:t>Provisions, 5x8 Work Week</w:t>
      </w:r>
      <w:r w:rsidR="008C4F3F">
        <w:t xml:space="preserve">, </w:t>
      </w:r>
      <w:r w:rsidR="008C4F3F" w:rsidRPr="00620087">
        <w:t>Statutory Holiday</w:t>
      </w:r>
      <w:r w:rsidR="008C4F3F">
        <w:t>s</w:t>
      </w:r>
    </w:p>
    <w:p w14:paraId="133DA779" w14:textId="77777777" w:rsidR="00620087" w:rsidRDefault="00620087" w:rsidP="00620087">
      <w:r>
        <w:t>Source: Page 16</w:t>
      </w:r>
    </w:p>
    <w:p w14:paraId="3F4E8C6C" w14:textId="3F861031" w:rsidR="00620087" w:rsidRDefault="00620087" w:rsidP="00620087">
      <w:del w:id="58" w:author="Chris Hogan" w:date="2025-09-08T08:34:00Z" w16du:dateUtc="2025-09-08T14:34:00Z">
        <w:r w:rsidDel="004446B9">
          <w:delText>Rule</w:delText>
        </w:r>
        <w:r w:rsidR="00E369B5" w:rsidRPr="00E369B5" w:rsidDel="004446B9">
          <w:delText xml:space="preserve"> </w:delText>
        </w:r>
        <w:r w:rsidR="00E369B5" w:rsidDel="004446B9">
          <w:delText>Interpretation</w:delText>
        </w:r>
        <w:r w:rsidDel="004446B9">
          <w:delText xml:space="preserve">: </w:delText>
        </w:r>
        <w:r w:rsidRPr="00593BC2" w:rsidDel="004446B9">
          <w:delText xml:space="preserve">All hours worked on </w:delText>
        </w:r>
        <w:r w:rsidDel="004446B9">
          <w:delText>statu</w:delText>
        </w:r>
        <w:r w:rsidR="00B2404D" w:rsidDel="004446B9">
          <w:delText xml:space="preserve">tory holidays </w:delText>
        </w:r>
        <w:r w:rsidRPr="00593BC2" w:rsidDel="004446B9">
          <w:delText xml:space="preserve">are recorded as </w:delText>
        </w:r>
        <w:r w:rsidDel="004446B9">
          <w:delText>D</w:delText>
        </w:r>
        <w:r w:rsidRPr="00593BC2" w:rsidDel="004446B9">
          <w:delText xml:space="preserve">ouble </w:delText>
        </w:r>
        <w:r w:rsidDel="004446B9">
          <w:delText>T</w:delText>
        </w:r>
        <w:r w:rsidRPr="00593BC2" w:rsidDel="004446B9">
          <w:delText>ime (2x)</w:delText>
        </w:r>
        <w:r w:rsidR="00F26BA8" w:rsidDel="004446B9">
          <w:delText>.</w:delText>
        </w:r>
      </w:del>
    </w:p>
    <w:p w14:paraId="4FBDA3DD" w14:textId="77777777" w:rsidR="00511E84" w:rsidRDefault="00511E84" w:rsidP="00511E84">
      <w:r>
        <w:t>Rule Excerpt: the table?</w:t>
      </w:r>
    </w:p>
    <w:p w14:paraId="36023088" w14:textId="388AEB4E" w:rsidR="004446B9" w:rsidRDefault="004446B9" w:rsidP="007F588C">
      <w:pPr>
        <w:rPr>
          <w:ins w:id="59" w:author="Chris Hogan" w:date="2025-09-08T08:34:00Z" w16du:dateUtc="2025-09-08T14:34:00Z"/>
        </w:rPr>
      </w:pPr>
      <w:ins w:id="60" w:author="Chris Hogan" w:date="2025-09-08T08:34:00Z" w16du:dateUtc="2025-09-08T14:34:00Z">
        <w:r>
          <w:t xml:space="preserve">Rule </w:t>
        </w:r>
      </w:ins>
      <w:ins w:id="61" w:author="Chris Hogan" w:date="2025-09-08T10:57:00Z" w16du:dateUtc="2025-09-08T16:57:00Z">
        <w:r w:rsidR="00D23D4C">
          <w:t>Meaning</w:t>
        </w:r>
      </w:ins>
      <w:ins w:id="62" w:author="Chris Hogan" w:date="2025-09-08T08:34:00Z" w16du:dateUtc="2025-09-08T14:34:00Z">
        <w:r>
          <w:t xml:space="preserve">: </w:t>
        </w:r>
        <w:r w:rsidRPr="004446B9">
          <w:t xml:space="preserve">On statutory holidays, all hours are </w:t>
        </w:r>
        <w:r>
          <w:t xml:space="preserve">recorded </w:t>
        </w:r>
        <w:r w:rsidRPr="004446B9">
          <w:t xml:space="preserve">at </w:t>
        </w:r>
        <w:r>
          <w:t>double time (</w:t>
        </w:r>
        <w:r w:rsidRPr="004446B9">
          <w:t>2x</w:t>
        </w:r>
        <w:r>
          <w:t>)</w:t>
        </w:r>
        <w:r w:rsidRPr="004446B9">
          <w:t>.</w:t>
        </w:r>
      </w:ins>
    </w:p>
    <w:p w14:paraId="2918103D" w14:textId="5CEE1E03" w:rsidR="007F588C" w:rsidRDefault="007F588C" w:rsidP="007F588C">
      <w:r>
        <w:t>Applicable metadata (in addition to base):</w:t>
      </w:r>
    </w:p>
    <w:p w14:paraId="30391EEE" w14:textId="77777777" w:rsidR="007F588C" w:rsidRDefault="007F588C" w:rsidP="007F588C">
      <w:pPr>
        <w:pStyle w:val="ListParagraph"/>
        <w:numPr>
          <w:ilvl w:val="0"/>
          <w:numId w:val="4"/>
        </w:numPr>
      </w:pPr>
      <w:r>
        <w:t xml:space="preserve">Applies if a regular work week </w:t>
      </w:r>
      <w:proofErr w:type="gramStart"/>
      <w:r>
        <w:t>in</w:t>
      </w:r>
      <w:proofErr w:type="gramEnd"/>
      <w:r>
        <w:t xml:space="preserve"> place</w:t>
      </w:r>
    </w:p>
    <w:p w14:paraId="586FAFF1" w14:textId="77777777" w:rsidR="00511E84" w:rsidRPr="00F87BE5" w:rsidRDefault="00511E84" w:rsidP="00620087"/>
    <w:p w14:paraId="38AEED9B" w14:textId="1D00A525" w:rsidR="00A1485D" w:rsidRDefault="00A1485D" w:rsidP="00A1485D">
      <w:pPr>
        <w:pStyle w:val="Heading2"/>
      </w:pPr>
      <w:r w:rsidRPr="00C66017">
        <w:t xml:space="preserve">Overtime </w:t>
      </w:r>
      <w:r>
        <w:t xml:space="preserve">Provisions, </w:t>
      </w:r>
      <w:r w:rsidR="00E3236A">
        <w:t>4x10</w:t>
      </w:r>
      <w:r>
        <w:t xml:space="preserve"> </w:t>
      </w:r>
      <w:r w:rsidR="00E31C7B">
        <w:t xml:space="preserve">Monday </w:t>
      </w:r>
      <w:r>
        <w:t>Work Week</w:t>
      </w:r>
      <w:r w:rsidR="00BC3CB2">
        <w:t xml:space="preserve">, </w:t>
      </w:r>
      <w:r w:rsidR="00F43448">
        <w:t>Weekdays</w:t>
      </w:r>
    </w:p>
    <w:p w14:paraId="29DE1C11" w14:textId="4A7ADB09" w:rsidR="00A1485D" w:rsidRDefault="00A1485D" w:rsidP="00A1485D">
      <w:r>
        <w:t>Source: Page 1</w:t>
      </w:r>
      <w:r w:rsidR="00072460">
        <w:t>7</w:t>
      </w:r>
    </w:p>
    <w:p w14:paraId="386E2B40" w14:textId="3082FB8D" w:rsidR="00360312" w:rsidDel="00976126" w:rsidRDefault="00F27600" w:rsidP="00F27600">
      <w:pPr>
        <w:rPr>
          <w:del w:id="63" w:author="Chris Hogan" w:date="2025-09-08T09:02:00Z" w16du:dateUtc="2025-09-08T15:02:00Z"/>
        </w:rPr>
      </w:pPr>
      <w:del w:id="64" w:author="Chris Hogan" w:date="2025-09-08T09:02:00Z" w16du:dateUtc="2025-09-08T15:02:00Z">
        <w:r w:rsidDel="00976126">
          <w:delText>Rule</w:delText>
        </w:r>
        <w:r w:rsidR="00E369B5" w:rsidRPr="00E369B5" w:rsidDel="00976126">
          <w:delText xml:space="preserve"> </w:delText>
        </w:r>
        <w:r w:rsidR="00E369B5" w:rsidDel="00976126">
          <w:delText>Interpretation</w:delText>
        </w:r>
        <w:r w:rsidDel="00976126">
          <w:delText>:</w:delText>
        </w:r>
      </w:del>
    </w:p>
    <w:p w14:paraId="33B86CE7" w14:textId="46C82E7A" w:rsidR="00F27600" w:rsidDel="00976126" w:rsidRDefault="00F27600" w:rsidP="00360312">
      <w:pPr>
        <w:pStyle w:val="ListParagraph"/>
        <w:numPr>
          <w:ilvl w:val="0"/>
          <w:numId w:val="2"/>
        </w:numPr>
        <w:rPr>
          <w:del w:id="65" w:author="Chris Hogan" w:date="2025-09-08T09:02:00Z" w16du:dateUtc="2025-09-08T15:02:00Z"/>
        </w:rPr>
      </w:pPr>
      <w:del w:id="66" w:author="Chris Hogan" w:date="2025-09-08T09:02:00Z" w16du:dateUtc="2025-09-08T15:02:00Z">
        <w:r w:rsidDel="00976126">
          <w:delText>Monday to Thursday</w:delText>
        </w:r>
        <w:r w:rsidR="00360312" w:rsidDel="00976126">
          <w:delText>: T</w:delText>
        </w:r>
        <w:r w:rsidDel="00976126">
          <w:delText xml:space="preserve">he first </w:delText>
        </w:r>
        <w:r w:rsidR="00973D1C" w:rsidDel="00976126">
          <w:delText>10</w:delText>
        </w:r>
        <w:r w:rsidDel="00976126">
          <w:delText xml:space="preserve"> hours worked per day are recorded as Straight Time. Any hours worked beyond 10 hours per day are recorded as Double Time (2x).</w:delText>
        </w:r>
      </w:del>
    </w:p>
    <w:p w14:paraId="00BD9590" w14:textId="41DE296F" w:rsidR="00360312" w:rsidDel="00976126" w:rsidRDefault="00360312" w:rsidP="00360312">
      <w:pPr>
        <w:pStyle w:val="ListParagraph"/>
        <w:numPr>
          <w:ilvl w:val="0"/>
          <w:numId w:val="2"/>
        </w:numPr>
        <w:rPr>
          <w:del w:id="67" w:author="Chris Hogan" w:date="2025-09-08T09:02:00Z" w16du:dateUtc="2025-09-08T15:02:00Z"/>
        </w:rPr>
      </w:pPr>
      <w:del w:id="68" w:author="Chris Hogan" w:date="2025-09-08T09:02:00Z" w16du:dateUtc="2025-09-08T15:02:00Z">
        <w:r w:rsidDel="00976126">
          <w:delText xml:space="preserve">Fridays: </w:delText>
        </w:r>
        <w:r w:rsidR="00F352F7" w:rsidDel="00976126">
          <w:delText>The first 10 hours worked per day are recorded as Time and One Half (1.5x). Any hours worked beyond 10 hours per day are recorded as Double Time (2x).</w:delText>
        </w:r>
      </w:del>
    </w:p>
    <w:p w14:paraId="0FBED166" w14:textId="77777777" w:rsidR="00511E84" w:rsidRPr="00F87BE5" w:rsidRDefault="00511E84" w:rsidP="00511E84">
      <w:r>
        <w:t>Rule Excerpt: the table?</w:t>
      </w:r>
    </w:p>
    <w:p w14:paraId="36DBF1CE" w14:textId="16FE2A26" w:rsidR="00976126" w:rsidRDefault="00976126" w:rsidP="007F588C">
      <w:pPr>
        <w:rPr>
          <w:ins w:id="69" w:author="Chris Hogan" w:date="2025-09-08T09:02:00Z" w16du:dateUtc="2025-09-08T15:02:00Z"/>
        </w:rPr>
      </w:pPr>
      <w:ins w:id="70" w:author="Chris Hogan" w:date="2025-09-08T09:02:00Z" w16du:dateUtc="2025-09-08T15:02:00Z">
        <w:r>
          <w:t xml:space="preserve">Rule </w:t>
        </w:r>
      </w:ins>
      <w:ins w:id="71" w:author="Chris Hogan" w:date="2025-09-08T10:57:00Z" w16du:dateUtc="2025-09-08T16:57:00Z">
        <w:r w:rsidR="00D23D4C">
          <w:t>Meaning</w:t>
        </w:r>
      </w:ins>
      <w:ins w:id="72" w:author="Chris Hogan" w:date="2025-09-08T09:02:00Z" w16du:dateUtc="2025-09-08T15:02:00Z">
        <w:r>
          <w:t xml:space="preserve">: </w:t>
        </w:r>
        <w:r w:rsidR="007E2E6C" w:rsidRPr="007E2E6C">
          <w:t xml:space="preserve">From Monday to Thursday, the first 10 hours are </w:t>
        </w:r>
        <w:r w:rsidR="007E2E6C">
          <w:t xml:space="preserve">recorded </w:t>
        </w:r>
        <w:r w:rsidR="007E2E6C" w:rsidRPr="007E2E6C">
          <w:t xml:space="preserve">at straight time and </w:t>
        </w:r>
      </w:ins>
      <w:ins w:id="73" w:author="Chris Hogan" w:date="2025-09-08T09:03:00Z" w16du:dateUtc="2025-09-08T15:03:00Z">
        <w:r w:rsidR="007E2E6C">
          <w:t xml:space="preserve">any hours beyond 10 at </w:t>
        </w:r>
        <w:r w:rsidR="00DD7B78">
          <w:t>double time (</w:t>
        </w:r>
      </w:ins>
      <w:ins w:id="74" w:author="Chris Hogan" w:date="2025-09-08T09:02:00Z" w16du:dateUtc="2025-09-08T15:02:00Z">
        <w:r w:rsidR="007E2E6C" w:rsidRPr="007E2E6C">
          <w:t>2x</w:t>
        </w:r>
      </w:ins>
      <w:ins w:id="75" w:author="Chris Hogan" w:date="2025-09-08T09:03:00Z" w16du:dateUtc="2025-09-08T15:03:00Z">
        <w:r w:rsidR="00DD7B78">
          <w:t>)</w:t>
        </w:r>
      </w:ins>
      <w:ins w:id="76" w:author="Chris Hogan" w:date="2025-09-08T09:02:00Z" w16du:dateUtc="2025-09-08T15:02:00Z">
        <w:r w:rsidR="007E2E6C" w:rsidRPr="007E2E6C">
          <w:t xml:space="preserve">. On Friday, the first 10 hours are </w:t>
        </w:r>
      </w:ins>
      <w:ins w:id="77" w:author="Chris Hogan" w:date="2025-09-08T09:03:00Z" w16du:dateUtc="2025-09-08T15:03:00Z">
        <w:r w:rsidR="00DD7B78">
          <w:t xml:space="preserve">recorded </w:t>
        </w:r>
      </w:ins>
      <w:ins w:id="78" w:author="Chris Hogan" w:date="2025-09-08T09:02:00Z" w16du:dateUtc="2025-09-08T15:02:00Z">
        <w:r w:rsidR="007E2E6C" w:rsidRPr="007E2E6C">
          <w:t xml:space="preserve">at </w:t>
        </w:r>
      </w:ins>
      <w:ins w:id="79" w:author="Chris Hogan" w:date="2025-09-08T09:03:00Z" w16du:dateUtc="2025-09-08T15:03:00Z">
        <w:r w:rsidR="00DD7B78">
          <w:t>time and one half (</w:t>
        </w:r>
      </w:ins>
      <w:ins w:id="80" w:author="Chris Hogan" w:date="2025-09-08T09:02:00Z" w16du:dateUtc="2025-09-08T15:02:00Z">
        <w:r w:rsidR="007E2E6C" w:rsidRPr="007E2E6C">
          <w:t>1.5x</w:t>
        </w:r>
      </w:ins>
      <w:ins w:id="81" w:author="Chris Hogan" w:date="2025-09-08T09:03:00Z" w16du:dateUtc="2025-09-08T15:03:00Z">
        <w:r w:rsidR="00DD7B78">
          <w:t>)</w:t>
        </w:r>
      </w:ins>
      <w:ins w:id="82" w:author="Chris Hogan" w:date="2025-09-08T09:02:00Z" w16du:dateUtc="2025-09-08T15:02:00Z">
        <w:r w:rsidR="007E2E6C" w:rsidRPr="007E2E6C">
          <w:t xml:space="preserve"> and any </w:t>
        </w:r>
      </w:ins>
      <w:ins w:id="83" w:author="Chris Hogan" w:date="2025-09-08T09:03:00Z" w16du:dateUtc="2025-09-08T15:03:00Z">
        <w:r w:rsidR="00DD7B78">
          <w:t>hours beyond 10 at double time (</w:t>
        </w:r>
      </w:ins>
      <w:ins w:id="84" w:author="Chris Hogan" w:date="2025-09-08T09:02:00Z" w16du:dateUtc="2025-09-08T15:02:00Z">
        <w:r w:rsidR="007E2E6C" w:rsidRPr="007E2E6C">
          <w:t>2x</w:t>
        </w:r>
      </w:ins>
      <w:ins w:id="85" w:author="Chris Hogan" w:date="2025-09-08T09:03:00Z" w16du:dateUtc="2025-09-08T15:03:00Z">
        <w:r w:rsidR="00DD7B78">
          <w:t>)</w:t>
        </w:r>
      </w:ins>
      <w:ins w:id="86" w:author="Chris Hogan" w:date="2025-09-08T09:02:00Z" w16du:dateUtc="2025-09-08T15:02:00Z">
        <w:r w:rsidR="007E2E6C" w:rsidRPr="007E2E6C">
          <w:t>.</w:t>
        </w:r>
      </w:ins>
    </w:p>
    <w:p w14:paraId="5CF9DB87" w14:textId="16A0EE20" w:rsidR="007F588C" w:rsidRDefault="007F588C" w:rsidP="007F588C">
      <w:r>
        <w:t>Applicable metadata (in addition to base):</w:t>
      </w:r>
    </w:p>
    <w:p w14:paraId="7867AEE5" w14:textId="77777777" w:rsidR="007F588C" w:rsidRDefault="007F588C" w:rsidP="007F588C">
      <w:pPr>
        <w:pStyle w:val="ListParagraph"/>
        <w:numPr>
          <w:ilvl w:val="0"/>
          <w:numId w:val="4"/>
        </w:numPr>
      </w:pPr>
      <w:r>
        <w:t>Applies if a four day ten hour work week in place</w:t>
      </w:r>
    </w:p>
    <w:p w14:paraId="3CAD73C3" w14:textId="77777777" w:rsidR="007F588C" w:rsidRDefault="007F588C" w:rsidP="007F588C">
      <w:pPr>
        <w:pStyle w:val="ListParagraph"/>
        <w:numPr>
          <w:ilvl w:val="0"/>
          <w:numId w:val="4"/>
        </w:numPr>
      </w:pPr>
      <w:proofErr w:type="gramStart"/>
      <w:r>
        <w:t>Applies</w:t>
      </w:r>
      <w:proofErr w:type="gramEnd"/>
      <w:r>
        <w:t xml:space="preserve"> to workers who are members of the relevant Local Union</w:t>
      </w:r>
    </w:p>
    <w:p w14:paraId="653EE152" w14:textId="460E9765" w:rsidR="007F588C" w:rsidRDefault="007F588C" w:rsidP="007F588C">
      <w:pPr>
        <w:pStyle w:val="ListParagraph"/>
        <w:numPr>
          <w:ilvl w:val="0"/>
          <w:numId w:val="4"/>
        </w:numPr>
      </w:pPr>
      <w:r>
        <w:t>Start day of the four day ten hour work week</w:t>
      </w:r>
      <w:r w:rsidR="003913A5">
        <w:t xml:space="preserve"> is Monday</w:t>
      </w:r>
    </w:p>
    <w:p w14:paraId="67E87C6A" w14:textId="77777777" w:rsidR="007F588C" w:rsidRDefault="007F588C" w:rsidP="004E3F67"/>
    <w:p w14:paraId="02F6569A" w14:textId="7E4A2E92" w:rsidR="00F352F7" w:rsidRDefault="00F352F7" w:rsidP="00F352F7">
      <w:pPr>
        <w:pStyle w:val="Heading2"/>
      </w:pPr>
      <w:r w:rsidRPr="00C66017">
        <w:t xml:space="preserve">Overtime </w:t>
      </w:r>
      <w:r>
        <w:t>Provisions, 4x10 Monday Work Week, Weekends</w:t>
      </w:r>
    </w:p>
    <w:p w14:paraId="3F650C3D" w14:textId="648F5DEC" w:rsidR="00F352F7" w:rsidRDefault="00F352F7" w:rsidP="00F352F7">
      <w:r>
        <w:t>Source: Page 17</w:t>
      </w:r>
    </w:p>
    <w:p w14:paraId="4767C476" w14:textId="21371FB1" w:rsidR="00072460" w:rsidRDefault="00072460" w:rsidP="00072460">
      <w:del w:id="87" w:author="Chris Hogan" w:date="2025-09-08T09:04:00Z" w16du:dateUtc="2025-09-08T15:04:00Z">
        <w:r w:rsidDel="001276B1">
          <w:delText>Rule</w:delText>
        </w:r>
        <w:r w:rsidR="00E369B5" w:rsidRPr="00E369B5" w:rsidDel="001276B1">
          <w:delText xml:space="preserve"> </w:delText>
        </w:r>
        <w:r w:rsidR="00E369B5" w:rsidDel="001276B1">
          <w:delText>Interpretation</w:delText>
        </w:r>
        <w:r w:rsidDel="001276B1">
          <w:delText xml:space="preserve">: </w:delText>
        </w:r>
        <w:r w:rsidRPr="00593BC2" w:rsidDel="001276B1">
          <w:delText xml:space="preserve">All hours worked on Saturday </w:delText>
        </w:r>
        <w:r w:rsidDel="001276B1">
          <w:delText xml:space="preserve">and Sunday </w:delText>
        </w:r>
        <w:r w:rsidRPr="00593BC2" w:rsidDel="001276B1">
          <w:delText xml:space="preserve">are recorded as </w:delText>
        </w:r>
        <w:r w:rsidDel="001276B1">
          <w:delText>D</w:delText>
        </w:r>
        <w:r w:rsidRPr="00593BC2" w:rsidDel="001276B1">
          <w:delText xml:space="preserve">ouble </w:delText>
        </w:r>
        <w:r w:rsidDel="001276B1">
          <w:delText>T</w:delText>
        </w:r>
        <w:r w:rsidRPr="00593BC2" w:rsidDel="001276B1">
          <w:delText>ime (2x)</w:delText>
        </w:r>
        <w:r w:rsidDel="001276B1">
          <w:delText>.</w:delText>
        </w:r>
      </w:del>
    </w:p>
    <w:p w14:paraId="562AACF0" w14:textId="2F06A8ED" w:rsidR="00511E84" w:rsidRDefault="00511E84" w:rsidP="00072460">
      <w:r>
        <w:t>Rule Excerpt: the table?</w:t>
      </w:r>
    </w:p>
    <w:p w14:paraId="1A35C0B4" w14:textId="79B5012C" w:rsidR="001276B1" w:rsidRDefault="001276B1" w:rsidP="003913A5">
      <w:pPr>
        <w:rPr>
          <w:ins w:id="88" w:author="Chris Hogan" w:date="2025-09-08T09:04:00Z" w16du:dateUtc="2025-09-08T15:04:00Z"/>
        </w:rPr>
      </w:pPr>
      <w:ins w:id="89" w:author="Chris Hogan" w:date="2025-09-08T09:04:00Z" w16du:dateUtc="2025-09-08T15:04:00Z">
        <w:r>
          <w:t xml:space="preserve">Rule </w:t>
        </w:r>
      </w:ins>
      <w:ins w:id="90" w:author="Chris Hogan" w:date="2025-09-08T10:57:00Z" w16du:dateUtc="2025-09-08T16:57:00Z">
        <w:r w:rsidR="00D23D4C">
          <w:t>Meaning</w:t>
        </w:r>
      </w:ins>
      <w:ins w:id="91" w:author="Chris Hogan" w:date="2025-09-08T09:04:00Z" w16du:dateUtc="2025-09-08T15:04:00Z">
        <w:r>
          <w:t xml:space="preserve">: </w:t>
        </w:r>
        <w:r w:rsidRPr="001276B1">
          <w:t xml:space="preserve">On Saturdays and Sundays, all hours are </w:t>
        </w:r>
      </w:ins>
      <w:ins w:id="92" w:author="Chris Hogan" w:date="2025-09-08T09:52:00Z" w16du:dateUtc="2025-09-08T15:52:00Z">
        <w:r w:rsidR="00F40CC8">
          <w:t>recorded</w:t>
        </w:r>
      </w:ins>
      <w:ins w:id="93" w:author="Chris Hogan" w:date="2025-09-08T09:04:00Z" w16du:dateUtc="2025-09-08T15:04:00Z">
        <w:r w:rsidRPr="001276B1">
          <w:t xml:space="preserve"> at </w:t>
        </w:r>
      </w:ins>
      <w:ins w:id="94" w:author="Chris Hogan" w:date="2025-09-08T09:52:00Z" w16du:dateUtc="2025-09-08T15:52:00Z">
        <w:r w:rsidR="00F40CC8">
          <w:t>double time (</w:t>
        </w:r>
      </w:ins>
      <w:ins w:id="95" w:author="Chris Hogan" w:date="2025-09-08T09:04:00Z" w16du:dateUtc="2025-09-08T15:04:00Z">
        <w:r w:rsidRPr="001276B1">
          <w:t>2x</w:t>
        </w:r>
      </w:ins>
      <w:ins w:id="96" w:author="Chris Hogan" w:date="2025-09-08T09:52:00Z" w16du:dateUtc="2025-09-08T15:52:00Z">
        <w:r w:rsidR="00F40CC8">
          <w:t>)</w:t>
        </w:r>
      </w:ins>
      <w:ins w:id="97" w:author="Chris Hogan" w:date="2025-09-08T09:04:00Z" w16du:dateUtc="2025-09-08T15:04:00Z">
        <w:r w:rsidRPr="001276B1">
          <w:t>.</w:t>
        </w:r>
      </w:ins>
    </w:p>
    <w:p w14:paraId="7044E01C" w14:textId="47A4D96B" w:rsidR="003913A5" w:rsidRDefault="003913A5" w:rsidP="003913A5">
      <w:r>
        <w:lastRenderedPageBreak/>
        <w:t>Applicable metadata (in addition to base):</w:t>
      </w:r>
    </w:p>
    <w:p w14:paraId="1D567CCC" w14:textId="77777777" w:rsidR="003913A5" w:rsidRDefault="003913A5" w:rsidP="003913A5">
      <w:pPr>
        <w:pStyle w:val="ListParagraph"/>
        <w:numPr>
          <w:ilvl w:val="0"/>
          <w:numId w:val="4"/>
        </w:numPr>
      </w:pPr>
      <w:r>
        <w:t>Applies if a four day ten hour work week in place</w:t>
      </w:r>
    </w:p>
    <w:p w14:paraId="19FE63DF" w14:textId="77777777" w:rsidR="003913A5" w:rsidRDefault="003913A5" w:rsidP="003913A5">
      <w:pPr>
        <w:pStyle w:val="ListParagraph"/>
        <w:numPr>
          <w:ilvl w:val="0"/>
          <w:numId w:val="4"/>
        </w:numPr>
      </w:pPr>
      <w:proofErr w:type="gramStart"/>
      <w:r>
        <w:t>Applies</w:t>
      </w:r>
      <w:proofErr w:type="gramEnd"/>
      <w:r>
        <w:t xml:space="preserve"> to workers who are members of the relevant Local Union</w:t>
      </w:r>
    </w:p>
    <w:p w14:paraId="4FFB2465" w14:textId="6FDEF8E6" w:rsidR="00072460" w:rsidRDefault="003913A5" w:rsidP="00072460">
      <w:pPr>
        <w:pStyle w:val="ListParagraph"/>
        <w:numPr>
          <w:ilvl w:val="0"/>
          <w:numId w:val="4"/>
        </w:numPr>
      </w:pPr>
      <w:r>
        <w:t>Start day of the four day ten hour work week is Monday</w:t>
      </w:r>
    </w:p>
    <w:p w14:paraId="0B3AF7E6" w14:textId="77777777" w:rsidR="003913A5" w:rsidRDefault="003913A5" w:rsidP="00072460"/>
    <w:p w14:paraId="557C24A7" w14:textId="24AE3835" w:rsidR="00072460" w:rsidRDefault="00072460" w:rsidP="00072460">
      <w:pPr>
        <w:pStyle w:val="Heading2"/>
      </w:pPr>
      <w:r w:rsidRPr="00C66017">
        <w:t xml:space="preserve">Overtime </w:t>
      </w:r>
      <w:r>
        <w:t>Provisions, 4x10 Monday Work Week, Statutory Holidays</w:t>
      </w:r>
    </w:p>
    <w:p w14:paraId="1696FA34" w14:textId="77777777" w:rsidR="00072460" w:rsidRDefault="00072460" w:rsidP="00072460">
      <w:r>
        <w:t>Source: Page 17</w:t>
      </w:r>
    </w:p>
    <w:p w14:paraId="2C602FA0" w14:textId="37A21EDC" w:rsidR="00072460" w:rsidDel="004C4048" w:rsidRDefault="0029279D" w:rsidP="00072460">
      <w:pPr>
        <w:rPr>
          <w:del w:id="98" w:author="Chris Hogan" w:date="2025-09-08T09:45:00Z" w16du:dateUtc="2025-09-08T15:45:00Z"/>
        </w:rPr>
      </w:pPr>
      <w:del w:id="99" w:author="Chris Hogan" w:date="2025-09-08T09:45:00Z" w16du:dateUtc="2025-09-08T15:45:00Z">
        <w:r w:rsidDel="004C4048">
          <w:delText>Rule</w:delText>
        </w:r>
        <w:r w:rsidR="00E369B5" w:rsidRPr="00E369B5" w:rsidDel="004C4048">
          <w:delText xml:space="preserve"> </w:delText>
        </w:r>
        <w:r w:rsidR="00E369B5" w:rsidDel="004C4048">
          <w:delText>Interpretation</w:delText>
        </w:r>
        <w:r w:rsidDel="004C4048">
          <w:delText xml:space="preserve">: </w:delText>
        </w:r>
        <w:r w:rsidRPr="00593BC2" w:rsidDel="004C4048">
          <w:delText xml:space="preserve">All hours worked on </w:delText>
        </w:r>
        <w:r w:rsidDel="004C4048">
          <w:delText xml:space="preserve">statutory holidays </w:delText>
        </w:r>
        <w:r w:rsidRPr="00593BC2" w:rsidDel="004C4048">
          <w:delText xml:space="preserve">are recorded as </w:delText>
        </w:r>
        <w:r w:rsidDel="004C4048">
          <w:delText>D</w:delText>
        </w:r>
        <w:r w:rsidRPr="00593BC2" w:rsidDel="004C4048">
          <w:delText xml:space="preserve">ouble </w:delText>
        </w:r>
        <w:r w:rsidDel="004C4048">
          <w:delText>T</w:delText>
        </w:r>
        <w:r w:rsidRPr="00593BC2" w:rsidDel="004C4048">
          <w:delText>ime (2x)</w:delText>
        </w:r>
        <w:r w:rsidDel="004C4048">
          <w:delText>.</w:delText>
        </w:r>
      </w:del>
    </w:p>
    <w:p w14:paraId="07801EC1" w14:textId="5695F204" w:rsidR="00511E84" w:rsidRDefault="00511E84" w:rsidP="00072460">
      <w:r>
        <w:t>Rule Excerpt: the table?</w:t>
      </w:r>
    </w:p>
    <w:p w14:paraId="3777473D" w14:textId="6F3D8EBC" w:rsidR="00C061FE" w:rsidRDefault="00C061FE" w:rsidP="003913A5">
      <w:pPr>
        <w:rPr>
          <w:ins w:id="100" w:author="Chris Hogan" w:date="2025-09-08T09:45:00Z" w16du:dateUtc="2025-09-08T15:45:00Z"/>
        </w:rPr>
      </w:pPr>
      <w:ins w:id="101" w:author="Chris Hogan" w:date="2025-09-08T09:45:00Z" w16du:dateUtc="2025-09-08T15:45:00Z">
        <w:r>
          <w:t xml:space="preserve">Rule </w:t>
        </w:r>
      </w:ins>
      <w:ins w:id="102" w:author="Chris Hogan" w:date="2025-09-08T10:57:00Z" w16du:dateUtc="2025-09-08T16:57:00Z">
        <w:r w:rsidR="00D23D4C">
          <w:t>Meaning</w:t>
        </w:r>
      </w:ins>
      <w:ins w:id="103" w:author="Chris Hogan" w:date="2025-09-08T09:45:00Z" w16du:dateUtc="2025-09-08T15:45:00Z">
        <w:r>
          <w:t xml:space="preserve">: </w:t>
        </w:r>
        <w:r w:rsidR="004C4048" w:rsidRPr="004C4048">
          <w:t xml:space="preserve">On statutory holidays, all hours are </w:t>
        </w:r>
        <w:r w:rsidR="004C4048">
          <w:t xml:space="preserve">recorded </w:t>
        </w:r>
        <w:r w:rsidR="004C4048" w:rsidRPr="004C4048">
          <w:t xml:space="preserve">at </w:t>
        </w:r>
        <w:r w:rsidR="004C4048">
          <w:t>double time (</w:t>
        </w:r>
        <w:r w:rsidR="004C4048" w:rsidRPr="004C4048">
          <w:t>2x</w:t>
        </w:r>
        <w:r w:rsidR="004C4048">
          <w:t>)</w:t>
        </w:r>
        <w:r w:rsidR="004C4048" w:rsidRPr="004C4048">
          <w:t>.</w:t>
        </w:r>
      </w:ins>
    </w:p>
    <w:p w14:paraId="3FD3C989" w14:textId="16F7B213" w:rsidR="003913A5" w:rsidRDefault="003913A5" w:rsidP="003913A5">
      <w:r>
        <w:t>Applicable metadata (in addition to base):</w:t>
      </w:r>
    </w:p>
    <w:p w14:paraId="3AE77419" w14:textId="77777777" w:rsidR="003913A5" w:rsidRDefault="003913A5" w:rsidP="003913A5">
      <w:pPr>
        <w:pStyle w:val="ListParagraph"/>
        <w:numPr>
          <w:ilvl w:val="0"/>
          <w:numId w:val="4"/>
        </w:numPr>
      </w:pPr>
      <w:r>
        <w:t>Applies if a four day ten hour work week in place</w:t>
      </w:r>
    </w:p>
    <w:p w14:paraId="5C5DC011" w14:textId="77777777" w:rsidR="003913A5" w:rsidRDefault="003913A5" w:rsidP="003913A5">
      <w:pPr>
        <w:pStyle w:val="ListParagraph"/>
        <w:numPr>
          <w:ilvl w:val="0"/>
          <w:numId w:val="4"/>
        </w:numPr>
      </w:pPr>
      <w:proofErr w:type="gramStart"/>
      <w:r>
        <w:t>Applies</w:t>
      </w:r>
      <w:proofErr w:type="gramEnd"/>
      <w:r>
        <w:t xml:space="preserve"> to workers who are members of the relevant Local Union</w:t>
      </w:r>
    </w:p>
    <w:p w14:paraId="50531BD1" w14:textId="4BA60BB2" w:rsidR="0029279D" w:rsidRDefault="003913A5" w:rsidP="00072460">
      <w:pPr>
        <w:pStyle w:val="ListParagraph"/>
        <w:numPr>
          <w:ilvl w:val="0"/>
          <w:numId w:val="4"/>
        </w:numPr>
      </w:pPr>
      <w:r>
        <w:t>Start day of the four day ten hour work week is Monday</w:t>
      </w:r>
    </w:p>
    <w:p w14:paraId="074AB2A0" w14:textId="2F19C92A" w:rsidR="003913A5" w:rsidRDefault="003913A5" w:rsidP="00072460">
      <w:pPr>
        <w:pStyle w:val="ListParagraph"/>
        <w:numPr>
          <w:ilvl w:val="0"/>
          <w:numId w:val="4"/>
        </w:numPr>
      </w:pPr>
      <w:r>
        <w:t>Calendar of recognized holidays</w:t>
      </w:r>
    </w:p>
    <w:p w14:paraId="031B0D24" w14:textId="77777777" w:rsidR="003913A5" w:rsidRPr="00F87BE5" w:rsidRDefault="003913A5" w:rsidP="00072460"/>
    <w:p w14:paraId="5FCDD95A" w14:textId="2148E41F" w:rsidR="0029279D" w:rsidRDefault="0029279D" w:rsidP="0029279D">
      <w:pPr>
        <w:pStyle w:val="Heading2"/>
      </w:pPr>
      <w:r w:rsidRPr="00C66017">
        <w:t xml:space="preserve">Overtime </w:t>
      </w:r>
      <w:r>
        <w:t xml:space="preserve">Provisions, 4x10 </w:t>
      </w:r>
      <w:r w:rsidR="00024212">
        <w:t xml:space="preserve">Tuesday </w:t>
      </w:r>
      <w:r>
        <w:t>Work Week, Weekdays</w:t>
      </w:r>
    </w:p>
    <w:p w14:paraId="77184408" w14:textId="77777777" w:rsidR="0029279D" w:rsidRDefault="0029279D" w:rsidP="0029279D">
      <w:r>
        <w:t>Source: Page 17</w:t>
      </w:r>
    </w:p>
    <w:p w14:paraId="78F6EE26" w14:textId="7D5E5021" w:rsidR="0029279D" w:rsidDel="004C4048" w:rsidRDefault="0029279D" w:rsidP="0029279D">
      <w:pPr>
        <w:rPr>
          <w:del w:id="104" w:author="Chris Hogan" w:date="2025-09-08T09:46:00Z" w16du:dateUtc="2025-09-08T15:46:00Z"/>
        </w:rPr>
      </w:pPr>
      <w:del w:id="105" w:author="Chris Hogan" w:date="2025-09-08T09:46:00Z" w16du:dateUtc="2025-09-08T15:46:00Z">
        <w:r w:rsidDel="004C4048">
          <w:delText>Rule</w:delText>
        </w:r>
        <w:r w:rsidR="00E369B5" w:rsidRPr="00E369B5" w:rsidDel="004C4048">
          <w:delText xml:space="preserve"> </w:delText>
        </w:r>
        <w:r w:rsidR="00E369B5" w:rsidDel="004C4048">
          <w:delText>Interpretation</w:delText>
        </w:r>
        <w:r w:rsidDel="004C4048">
          <w:delText>:</w:delText>
        </w:r>
      </w:del>
    </w:p>
    <w:p w14:paraId="341B22C3" w14:textId="372280C7" w:rsidR="0029279D" w:rsidDel="004C4048" w:rsidRDefault="00024212" w:rsidP="0029279D">
      <w:pPr>
        <w:pStyle w:val="ListParagraph"/>
        <w:numPr>
          <w:ilvl w:val="0"/>
          <w:numId w:val="2"/>
        </w:numPr>
        <w:rPr>
          <w:del w:id="106" w:author="Chris Hogan" w:date="2025-09-08T09:46:00Z" w16du:dateUtc="2025-09-08T15:46:00Z"/>
        </w:rPr>
      </w:pPr>
      <w:del w:id="107" w:author="Chris Hogan" w:date="2025-09-08T09:46:00Z" w16du:dateUtc="2025-09-08T15:46:00Z">
        <w:r w:rsidDel="004C4048">
          <w:delText xml:space="preserve">Tuesday </w:delText>
        </w:r>
        <w:r w:rsidR="0029279D" w:rsidDel="004C4048">
          <w:delText>to Thursday: The first 10 hours worked per day are recorded as Straight Time. Any hours worked beyond 10 hours per day are recorded as Double Time (2x).</w:delText>
        </w:r>
      </w:del>
    </w:p>
    <w:p w14:paraId="10116F88" w14:textId="11B6A5C5" w:rsidR="0029279D" w:rsidRDefault="00024212" w:rsidP="0029279D">
      <w:pPr>
        <w:pStyle w:val="ListParagraph"/>
        <w:numPr>
          <w:ilvl w:val="0"/>
          <w:numId w:val="2"/>
        </w:numPr>
      </w:pPr>
      <w:del w:id="108" w:author="Chris Hogan" w:date="2025-09-08T09:46:00Z" w16du:dateUtc="2025-09-08T15:46:00Z">
        <w:r w:rsidDel="004C4048">
          <w:delText>Mondays</w:delText>
        </w:r>
        <w:r w:rsidR="0029279D" w:rsidDel="004C4048">
          <w:delText>: The first 10 hours worked per day are recorded as Time and One Half (1.5x). Any hours worked beyond 10 hours per day are recorded as Double Time (2x).</w:delText>
        </w:r>
      </w:del>
    </w:p>
    <w:p w14:paraId="472C9410" w14:textId="77777777" w:rsidR="00511E84" w:rsidRDefault="00511E84" w:rsidP="00511E84">
      <w:pPr>
        <w:rPr>
          <w:ins w:id="109" w:author="Chris Hogan" w:date="2025-09-08T09:45:00Z" w16du:dateUtc="2025-09-08T15:45:00Z"/>
        </w:rPr>
      </w:pPr>
      <w:r>
        <w:t>Rule Excerpt: the table?</w:t>
      </w:r>
    </w:p>
    <w:p w14:paraId="3C138FC3" w14:textId="730DE823" w:rsidR="004C4048" w:rsidRPr="00F87BE5" w:rsidDel="004C4048" w:rsidRDefault="004C4048" w:rsidP="00511E84">
      <w:pPr>
        <w:rPr>
          <w:del w:id="110" w:author="Chris Hogan" w:date="2025-09-08T09:45:00Z" w16du:dateUtc="2025-09-08T15:45:00Z"/>
        </w:rPr>
      </w:pPr>
      <w:ins w:id="111" w:author="Chris Hogan" w:date="2025-09-08T09:45:00Z" w16du:dateUtc="2025-09-08T15:45:00Z">
        <w:r>
          <w:t xml:space="preserve">Rule </w:t>
        </w:r>
      </w:ins>
      <w:ins w:id="112" w:author="Chris Hogan" w:date="2025-09-08T10:57:00Z" w16du:dateUtc="2025-09-08T16:57:00Z">
        <w:r w:rsidR="00D23D4C">
          <w:t>Meaning</w:t>
        </w:r>
      </w:ins>
      <w:ins w:id="113" w:author="Chris Hogan" w:date="2025-09-08T09:45:00Z" w16du:dateUtc="2025-09-08T15:45:00Z">
        <w:r>
          <w:t xml:space="preserve">: </w:t>
        </w:r>
        <w:r w:rsidRPr="007E2E6C">
          <w:t xml:space="preserve">From </w:t>
        </w:r>
      </w:ins>
      <w:ins w:id="114" w:author="Chris Hogan" w:date="2025-09-08T09:46:00Z" w16du:dateUtc="2025-09-08T15:46:00Z">
        <w:r>
          <w:t xml:space="preserve">Tuesday </w:t>
        </w:r>
      </w:ins>
      <w:ins w:id="115" w:author="Chris Hogan" w:date="2025-09-08T09:45:00Z" w16du:dateUtc="2025-09-08T15:45:00Z">
        <w:r w:rsidRPr="007E2E6C">
          <w:t xml:space="preserve">to Thursday, the first 10 hours are </w:t>
        </w:r>
        <w:r>
          <w:t xml:space="preserve">recorded </w:t>
        </w:r>
        <w:r w:rsidRPr="007E2E6C">
          <w:t xml:space="preserve">at straight time and </w:t>
        </w:r>
        <w:r>
          <w:t>any hours beyond 10 at double time (</w:t>
        </w:r>
        <w:r w:rsidRPr="007E2E6C">
          <w:t>2x</w:t>
        </w:r>
        <w:r>
          <w:t>)</w:t>
        </w:r>
        <w:r w:rsidRPr="007E2E6C">
          <w:t xml:space="preserve">. On </w:t>
        </w:r>
      </w:ins>
      <w:ins w:id="116" w:author="Chris Hogan" w:date="2025-09-08T09:46:00Z" w16du:dateUtc="2025-09-08T15:46:00Z">
        <w:r w:rsidR="0009620E">
          <w:t>Monday</w:t>
        </w:r>
      </w:ins>
      <w:ins w:id="117" w:author="Chris Hogan" w:date="2025-09-08T09:45:00Z" w16du:dateUtc="2025-09-08T15:45:00Z">
        <w:r w:rsidRPr="007E2E6C">
          <w:t xml:space="preserve">, the first 10 hours are </w:t>
        </w:r>
        <w:r>
          <w:t xml:space="preserve">recorded </w:t>
        </w:r>
        <w:r w:rsidRPr="007E2E6C">
          <w:t xml:space="preserve">at </w:t>
        </w:r>
        <w:r>
          <w:t>time and one half (</w:t>
        </w:r>
        <w:r w:rsidRPr="007E2E6C">
          <w:t>1.5x</w:t>
        </w:r>
        <w:r>
          <w:t>)</w:t>
        </w:r>
        <w:r w:rsidRPr="007E2E6C">
          <w:t xml:space="preserve"> and any </w:t>
        </w:r>
        <w:r>
          <w:t>hours beyond 10 at double time (</w:t>
        </w:r>
        <w:r w:rsidRPr="007E2E6C">
          <w:t>2x</w:t>
        </w:r>
        <w:r>
          <w:t>)</w:t>
        </w:r>
        <w:r w:rsidRPr="007E2E6C">
          <w:t>.</w:t>
        </w:r>
      </w:ins>
    </w:p>
    <w:p w14:paraId="723DC7F2" w14:textId="77777777" w:rsidR="00511E84" w:rsidRDefault="00511E84" w:rsidP="0029279D"/>
    <w:p w14:paraId="2B050F56" w14:textId="70A3C7D4" w:rsidR="0029279D" w:rsidRDefault="0029279D" w:rsidP="0029279D">
      <w:pPr>
        <w:pStyle w:val="Heading2"/>
      </w:pPr>
      <w:r w:rsidRPr="00C66017">
        <w:t xml:space="preserve">Overtime </w:t>
      </w:r>
      <w:r>
        <w:t xml:space="preserve">Provisions, 4x10 </w:t>
      </w:r>
      <w:r w:rsidR="00024212">
        <w:t>Tuesday</w:t>
      </w:r>
      <w:r>
        <w:t xml:space="preserve"> Work Week, Weekends</w:t>
      </w:r>
    </w:p>
    <w:p w14:paraId="7C2A32B3" w14:textId="77777777" w:rsidR="0029279D" w:rsidRDefault="0029279D" w:rsidP="0029279D">
      <w:r>
        <w:t>Source: Page 17</w:t>
      </w:r>
    </w:p>
    <w:p w14:paraId="79E802C5" w14:textId="426BD1E6" w:rsidR="0029279D" w:rsidDel="00713586" w:rsidRDefault="0029279D" w:rsidP="0029279D">
      <w:pPr>
        <w:rPr>
          <w:del w:id="118" w:author="Chris Hogan" w:date="2025-09-08T09:47:00Z" w16du:dateUtc="2025-09-08T15:47:00Z"/>
        </w:rPr>
      </w:pPr>
      <w:del w:id="119" w:author="Chris Hogan" w:date="2025-09-08T09:47:00Z" w16du:dateUtc="2025-09-08T15:47:00Z">
        <w:r w:rsidDel="00713586">
          <w:delText>Rul</w:delText>
        </w:r>
        <w:r w:rsidR="00511E84" w:rsidDel="00713586">
          <w:delText>e</w:delText>
        </w:r>
        <w:r w:rsidR="00E369B5" w:rsidRPr="00E369B5" w:rsidDel="00713586">
          <w:delText xml:space="preserve"> </w:delText>
        </w:r>
        <w:r w:rsidR="00E369B5" w:rsidDel="00713586">
          <w:delText>Interpretation</w:delText>
        </w:r>
        <w:r w:rsidDel="00713586">
          <w:delText xml:space="preserve">: </w:delText>
        </w:r>
        <w:r w:rsidRPr="00593BC2" w:rsidDel="00713586">
          <w:delText xml:space="preserve">All hours worked on Saturday </w:delText>
        </w:r>
        <w:r w:rsidDel="00713586">
          <w:delText xml:space="preserve">and Sunday </w:delText>
        </w:r>
        <w:r w:rsidRPr="00593BC2" w:rsidDel="00713586">
          <w:delText xml:space="preserve">are recorded as </w:delText>
        </w:r>
        <w:r w:rsidDel="00713586">
          <w:delText>D</w:delText>
        </w:r>
        <w:r w:rsidRPr="00593BC2" w:rsidDel="00713586">
          <w:delText xml:space="preserve">ouble </w:delText>
        </w:r>
        <w:r w:rsidDel="00713586">
          <w:delText>T</w:delText>
        </w:r>
        <w:r w:rsidRPr="00593BC2" w:rsidDel="00713586">
          <w:delText>ime (2x)</w:delText>
        </w:r>
        <w:r w:rsidDel="00713586">
          <w:delText>.</w:delText>
        </w:r>
      </w:del>
    </w:p>
    <w:p w14:paraId="4AA93F91" w14:textId="5EFC632A" w:rsidR="00511E84" w:rsidRDefault="00511E84" w:rsidP="0029279D">
      <w:pPr>
        <w:rPr>
          <w:ins w:id="120" w:author="Chris Hogan" w:date="2025-09-08T09:47:00Z" w16du:dateUtc="2025-09-08T15:47:00Z"/>
        </w:rPr>
      </w:pPr>
      <w:r>
        <w:t>Rule Excerpt: the table?</w:t>
      </w:r>
    </w:p>
    <w:p w14:paraId="53B4A138" w14:textId="785E925B" w:rsidR="00007B45" w:rsidRDefault="00713586" w:rsidP="0029279D">
      <w:ins w:id="121" w:author="Chris Hogan" w:date="2025-09-08T09:47:00Z" w16du:dateUtc="2025-09-08T15:47:00Z">
        <w:r>
          <w:lastRenderedPageBreak/>
          <w:t xml:space="preserve">Rule </w:t>
        </w:r>
      </w:ins>
      <w:ins w:id="122" w:author="Chris Hogan" w:date="2025-09-08T10:57:00Z" w16du:dateUtc="2025-09-08T16:57:00Z">
        <w:r w:rsidR="00D23D4C">
          <w:t>Meaning</w:t>
        </w:r>
      </w:ins>
      <w:ins w:id="123" w:author="Chris Hogan" w:date="2025-09-08T09:47:00Z" w16du:dateUtc="2025-09-08T15:47:00Z">
        <w:r>
          <w:t xml:space="preserve">: </w:t>
        </w:r>
      </w:ins>
      <w:ins w:id="124" w:author="Chris Hogan" w:date="2025-09-08T09:48:00Z" w16du:dateUtc="2025-09-08T15:48:00Z">
        <w:r w:rsidR="00B1499B" w:rsidRPr="00B1499B">
          <w:t xml:space="preserve">On Saturdays and Sundays, all hours are </w:t>
        </w:r>
        <w:r w:rsidR="00B1499B">
          <w:t xml:space="preserve">recorded </w:t>
        </w:r>
        <w:r w:rsidR="00B1499B" w:rsidRPr="00B1499B">
          <w:t xml:space="preserve">at </w:t>
        </w:r>
        <w:r w:rsidR="00B1499B">
          <w:t>double time (</w:t>
        </w:r>
        <w:r w:rsidR="00B1499B" w:rsidRPr="00B1499B">
          <w:t>2x</w:t>
        </w:r>
        <w:r w:rsidR="00B1499B">
          <w:t>)</w:t>
        </w:r>
        <w:r w:rsidR="00B1499B" w:rsidRPr="00B1499B">
          <w:t>.</w:t>
        </w:r>
      </w:ins>
    </w:p>
    <w:p w14:paraId="54BF489C" w14:textId="77777777" w:rsidR="0029279D" w:rsidRDefault="0029279D" w:rsidP="0029279D"/>
    <w:p w14:paraId="49516B0D" w14:textId="77777777" w:rsidR="0029279D" w:rsidRDefault="0029279D" w:rsidP="0029279D">
      <w:pPr>
        <w:pStyle w:val="Heading2"/>
      </w:pPr>
      <w:r w:rsidRPr="00C66017">
        <w:t xml:space="preserve">Overtime </w:t>
      </w:r>
      <w:r>
        <w:t>Provisions, 4x10 Monday Work Week, Statutory Holidays</w:t>
      </w:r>
    </w:p>
    <w:p w14:paraId="5384BE85" w14:textId="77777777" w:rsidR="0029279D" w:rsidRDefault="0029279D" w:rsidP="0029279D">
      <w:r>
        <w:t>Source: Page 17</w:t>
      </w:r>
    </w:p>
    <w:p w14:paraId="268DC444" w14:textId="359601D0" w:rsidR="0029279D" w:rsidDel="00966C94" w:rsidRDefault="0029279D" w:rsidP="0029279D">
      <w:pPr>
        <w:rPr>
          <w:del w:id="125" w:author="Chris Hogan" w:date="2025-09-08T09:48:00Z" w16du:dateUtc="2025-09-08T15:48:00Z"/>
        </w:rPr>
      </w:pPr>
      <w:del w:id="126" w:author="Chris Hogan" w:date="2025-09-08T09:48:00Z" w16du:dateUtc="2025-09-08T15:48:00Z">
        <w:r w:rsidDel="00966C94">
          <w:delText>Rule</w:delText>
        </w:r>
        <w:r w:rsidR="00E369B5" w:rsidRPr="00E369B5" w:rsidDel="00966C94">
          <w:delText xml:space="preserve"> </w:delText>
        </w:r>
        <w:r w:rsidR="00E369B5" w:rsidDel="00966C94">
          <w:delText>Interpretation</w:delText>
        </w:r>
        <w:r w:rsidDel="00966C94">
          <w:delText xml:space="preserve">: </w:delText>
        </w:r>
        <w:r w:rsidRPr="00593BC2" w:rsidDel="00966C94">
          <w:delText xml:space="preserve">All hours worked on </w:delText>
        </w:r>
        <w:r w:rsidDel="00966C94">
          <w:delText xml:space="preserve">statutory holidays </w:delText>
        </w:r>
        <w:r w:rsidRPr="00593BC2" w:rsidDel="00966C94">
          <w:delText xml:space="preserve">are recorded as </w:delText>
        </w:r>
        <w:r w:rsidDel="00966C94">
          <w:delText>D</w:delText>
        </w:r>
        <w:r w:rsidRPr="00593BC2" w:rsidDel="00966C94">
          <w:delText xml:space="preserve">ouble </w:delText>
        </w:r>
        <w:r w:rsidDel="00966C94">
          <w:delText>T</w:delText>
        </w:r>
        <w:r w:rsidRPr="00593BC2" w:rsidDel="00966C94">
          <w:delText>ime (2x)</w:delText>
        </w:r>
        <w:r w:rsidDel="00966C94">
          <w:delText>.</w:delText>
        </w:r>
      </w:del>
    </w:p>
    <w:p w14:paraId="4EFA4E01" w14:textId="73F339E2" w:rsidR="00511E84" w:rsidRDefault="00511E84" w:rsidP="0029279D">
      <w:pPr>
        <w:rPr>
          <w:ins w:id="127" w:author="Chris Hogan" w:date="2025-09-08T09:48:00Z" w16du:dateUtc="2025-09-08T15:48:00Z"/>
        </w:rPr>
      </w:pPr>
      <w:r>
        <w:t>Rule Excerpt: the table?</w:t>
      </w:r>
    </w:p>
    <w:p w14:paraId="44CED5B0" w14:textId="4B9A5923" w:rsidR="00B1499B" w:rsidRDefault="00B1499B" w:rsidP="0029279D">
      <w:ins w:id="128" w:author="Chris Hogan" w:date="2025-09-08T09:48:00Z" w16du:dateUtc="2025-09-08T15:48:00Z">
        <w:r>
          <w:t xml:space="preserve">Rule </w:t>
        </w:r>
      </w:ins>
      <w:ins w:id="129" w:author="Chris Hogan" w:date="2025-09-08T10:57:00Z" w16du:dateUtc="2025-09-08T16:57:00Z">
        <w:r w:rsidR="00D23D4C">
          <w:t>Meaning</w:t>
        </w:r>
      </w:ins>
      <w:ins w:id="130" w:author="Chris Hogan" w:date="2025-09-08T09:48:00Z" w16du:dateUtc="2025-09-08T15:48:00Z">
        <w:r>
          <w:t xml:space="preserve">: </w:t>
        </w:r>
        <w:r w:rsidR="00966C94" w:rsidRPr="00966C94">
          <w:t xml:space="preserve">On statutory holidays, all hours are </w:t>
        </w:r>
        <w:r w:rsidR="00966C94">
          <w:t xml:space="preserve">recorded </w:t>
        </w:r>
        <w:r w:rsidR="00966C94" w:rsidRPr="00966C94">
          <w:t xml:space="preserve">at </w:t>
        </w:r>
        <w:r w:rsidR="00966C94">
          <w:t>double time (</w:t>
        </w:r>
        <w:r w:rsidR="00966C94" w:rsidRPr="00966C94">
          <w:t>2x</w:t>
        </w:r>
        <w:r w:rsidR="00966C94">
          <w:t>)</w:t>
        </w:r>
        <w:r w:rsidR="00966C94" w:rsidRPr="00966C94">
          <w:t>.</w:t>
        </w:r>
      </w:ins>
    </w:p>
    <w:p w14:paraId="086E1A5F" w14:textId="72E8CB2A" w:rsidR="00F352F7" w:rsidRDefault="00F352F7" w:rsidP="004E3F67"/>
    <w:p w14:paraId="0FB7B253" w14:textId="500806E7" w:rsidR="00A231AD" w:rsidRDefault="00A231AD" w:rsidP="00A231AD">
      <w:pPr>
        <w:pStyle w:val="Heading2"/>
      </w:pPr>
      <w:r w:rsidRPr="00C66017">
        <w:t xml:space="preserve">Overtime </w:t>
      </w:r>
      <w:r>
        <w:t xml:space="preserve">Provisions, </w:t>
      </w:r>
      <w:r w:rsidR="008C24B2">
        <w:t>Called Out Between Regular Shifts</w:t>
      </w:r>
      <w:r w:rsidR="00C37DB1">
        <w:t>, Minimum Guarantee</w:t>
      </w:r>
    </w:p>
    <w:p w14:paraId="1540D3A0" w14:textId="77777777" w:rsidR="00A231AD" w:rsidRDefault="00A231AD" w:rsidP="00A231AD">
      <w:r>
        <w:t>Source: Page 17</w:t>
      </w:r>
    </w:p>
    <w:p w14:paraId="11E94B78" w14:textId="71AA177D" w:rsidR="00511E84" w:rsidRDefault="00511E84" w:rsidP="00A231AD">
      <w:del w:id="131" w:author="Chris Hogan" w:date="2025-09-08T08:36:00Z" w16du:dateUtc="2025-09-08T14:36:00Z">
        <w:r w:rsidDel="00EF6AE3">
          <w:delText>Rule</w:delText>
        </w:r>
        <w:r w:rsidR="00E369B5" w:rsidRPr="00E369B5" w:rsidDel="00EF6AE3">
          <w:delText xml:space="preserve"> </w:delText>
        </w:r>
        <w:r w:rsidR="00E369B5" w:rsidDel="00EF6AE3">
          <w:delText>Interpretation</w:delText>
        </w:r>
        <w:r w:rsidDel="00EF6AE3">
          <w:delText>:</w:delText>
        </w:r>
        <w:r w:rsidR="00AA7705" w:rsidDel="00EF6AE3">
          <w:delText xml:space="preserve"> </w:delText>
        </w:r>
      </w:del>
    </w:p>
    <w:p w14:paraId="343A615E" w14:textId="4BF6E5B8" w:rsidR="00F458C3" w:rsidRDefault="008C24B2" w:rsidP="004E3F67">
      <w:pPr>
        <w:rPr>
          <w:ins w:id="132" w:author="Chris Hogan" w:date="2025-09-08T08:36:00Z" w16du:dateUtc="2025-09-08T14:36:00Z"/>
          <w:i/>
          <w:iCs/>
        </w:rPr>
      </w:pPr>
      <w:r>
        <w:t xml:space="preserve">Rule </w:t>
      </w:r>
      <w:r w:rsidR="005B5413">
        <w:t>Excerpt</w:t>
      </w:r>
      <w:r>
        <w:t xml:space="preserve">: </w:t>
      </w:r>
      <w:r w:rsidR="00A231AD" w:rsidRPr="00AF66DC">
        <w:rPr>
          <w:i/>
          <w:iCs/>
        </w:rPr>
        <w:t>Employees called out between regular shifts will be entitled to a minimum of two (2) hours pay at double (2x) the straight time total package hourly rate.</w:t>
      </w:r>
    </w:p>
    <w:p w14:paraId="58291505" w14:textId="5C841FBA" w:rsidR="00EF6AE3" w:rsidRPr="00EF6AE3" w:rsidRDefault="00EF6AE3" w:rsidP="004E3F67">
      <w:pPr>
        <w:rPr>
          <w:rPrChange w:id="133" w:author="Chris Hogan" w:date="2025-09-08T08:36:00Z" w16du:dateUtc="2025-09-08T14:36:00Z">
            <w:rPr>
              <w:i/>
              <w:iCs/>
            </w:rPr>
          </w:rPrChange>
        </w:rPr>
      </w:pPr>
      <w:ins w:id="134" w:author="Chris Hogan" w:date="2025-09-08T08:36:00Z" w16du:dateUtc="2025-09-08T14:36:00Z">
        <w:r w:rsidRPr="00EF6AE3">
          <w:rPr>
            <w:rPrChange w:id="135" w:author="Chris Hogan" w:date="2025-09-08T08:36:00Z" w16du:dateUtc="2025-09-08T14:36:00Z">
              <w:rPr>
                <w:i/>
                <w:iCs/>
              </w:rPr>
            </w:rPrChange>
          </w:rPr>
          <w:t xml:space="preserve">Rule </w:t>
        </w:r>
      </w:ins>
      <w:ins w:id="136" w:author="Chris Hogan" w:date="2025-09-08T10:57:00Z" w16du:dateUtc="2025-09-08T16:57:00Z">
        <w:r w:rsidR="00D23D4C">
          <w:t>Meaning</w:t>
        </w:r>
      </w:ins>
      <w:ins w:id="137" w:author="Chris Hogan" w:date="2025-09-08T08:36:00Z" w16du:dateUtc="2025-09-08T14:36:00Z">
        <w:r w:rsidRPr="00EF6AE3">
          <w:rPr>
            <w:rPrChange w:id="138" w:author="Chris Hogan" w:date="2025-09-08T08:36:00Z" w16du:dateUtc="2025-09-08T14:36:00Z">
              <w:rPr>
                <w:i/>
                <w:iCs/>
              </w:rPr>
            </w:rPrChange>
          </w:rPr>
          <w:t xml:space="preserve">: </w:t>
        </w:r>
        <w:r w:rsidRPr="00EF6AE3">
          <w:rPr>
            <w:rPrChange w:id="139" w:author="Chris Hogan" w:date="2025-09-08T08:36:00Z" w16du:dateUtc="2025-09-08T14:36:00Z">
              <w:rPr>
                <w:i/>
                <w:iCs/>
              </w:rPr>
            </w:rPrChange>
          </w:rPr>
          <w:t xml:space="preserve">If </w:t>
        </w:r>
      </w:ins>
      <w:ins w:id="140" w:author="Chris Hogan" w:date="2025-09-08T10:00:00Z" w16du:dateUtc="2025-09-08T16:00:00Z">
        <w:r w:rsidR="00CC02F2">
          <w:t>empl</w:t>
        </w:r>
      </w:ins>
      <w:ins w:id="141" w:author="Chris Hogan" w:date="2025-09-08T10:01:00Z" w16du:dateUtc="2025-09-08T16:01:00Z">
        <w:r w:rsidR="00CC02F2">
          <w:t xml:space="preserve">oyees </w:t>
        </w:r>
      </w:ins>
      <w:ins w:id="142" w:author="Chris Hogan" w:date="2025-09-08T08:36:00Z" w16du:dateUtc="2025-09-08T14:36:00Z">
        <w:r w:rsidRPr="00EF6AE3">
          <w:rPr>
            <w:rPrChange w:id="143" w:author="Chris Hogan" w:date="2025-09-08T08:36:00Z" w16du:dateUtc="2025-09-08T14:36:00Z">
              <w:rPr>
                <w:i/>
                <w:iCs/>
              </w:rPr>
            </w:rPrChange>
          </w:rPr>
          <w:t xml:space="preserve">are called </w:t>
        </w:r>
        <w:r>
          <w:t xml:space="preserve">out </w:t>
        </w:r>
        <w:r w:rsidRPr="00EF6AE3">
          <w:rPr>
            <w:rPrChange w:id="144" w:author="Chris Hogan" w:date="2025-09-08T08:36:00Z" w16du:dateUtc="2025-09-08T14:36:00Z">
              <w:rPr>
                <w:i/>
                <w:iCs/>
              </w:rPr>
            </w:rPrChange>
          </w:rPr>
          <w:t xml:space="preserve">between </w:t>
        </w:r>
        <w:r w:rsidR="00DF367E">
          <w:t xml:space="preserve">regular </w:t>
        </w:r>
        <w:r w:rsidRPr="00EF6AE3">
          <w:rPr>
            <w:rPrChange w:id="145" w:author="Chris Hogan" w:date="2025-09-08T08:36:00Z" w16du:dateUtc="2025-09-08T14:36:00Z">
              <w:rPr>
                <w:i/>
                <w:iCs/>
              </w:rPr>
            </w:rPrChange>
          </w:rPr>
          <w:t xml:space="preserve">shifts, they are guaranteed at least 2 hours of pay at </w:t>
        </w:r>
        <w:r w:rsidR="00DF367E">
          <w:t xml:space="preserve">double </w:t>
        </w:r>
        <w:proofErr w:type="gramStart"/>
        <w:r w:rsidR="00DF367E">
          <w:t>time</w:t>
        </w:r>
        <w:proofErr w:type="gramEnd"/>
        <w:r w:rsidR="00DF367E">
          <w:t xml:space="preserve"> (</w:t>
        </w:r>
        <w:r w:rsidRPr="00EF6AE3">
          <w:rPr>
            <w:rPrChange w:id="146" w:author="Chris Hogan" w:date="2025-09-08T08:36:00Z" w16du:dateUtc="2025-09-08T14:36:00Z">
              <w:rPr>
                <w:i/>
                <w:iCs/>
              </w:rPr>
            </w:rPrChange>
          </w:rPr>
          <w:t>2x</w:t>
        </w:r>
        <w:r w:rsidR="00DF367E">
          <w:t>)</w:t>
        </w:r>
        <w:r w:rsidRPr="00EF6AE3">
          <w:rPr>
            <w:rPrChange w:id="147" w:author="Chris Hogan" w:date="2025-09-08T08:36:00Z" w16du:dateUtc="2025-09-08T14:36:00Z">
              <w:rPr>
                <w:i/>
                <w:iCs/>
              </w:rPr>
            </w:rPrChange>
          </w:rPr>
          <w:t>.</w:t>
        </w:r>
      </w:ins>
    </w:p>
    <w:p w14:paraId="22C419E7" w14:textId="77777777" w:rsidR="00C37DB1" w:rsidRPr="00C37DB1" w:rsidRDefault="00C37DB1" w:rsidP="004E3F67"/>
    <w:p w14:paraId="3804CBB4" w14:textId="2C11459A" w:rsidR="00C37DB1" w:rsidRDefault="00C37DB1" w:rsidP="00C37DB1">
      <w:pPr>
        <w:pStyle w:val="Heading2"/>
      </w:pPr>
      <w:r w:rsidRPr="00C66017">
        <w:t xml:space="preserve">Overtime </w:t>
      </w:r>
      <w:r>
        <w:t>Provisions, Called Out Between Regular Shifts</w:t>
      </w:r>
    </w:p>
    <w:p w14:paraId="2B0786D8" w14:textId="77777777" w:rsidR="00C37DB1" w:rsidRDefault="00C37DB1" w:rsidP="00C37DB1">
      <w:r>
        <w:t>Source: Page 17</w:t>
      </w:r>
    </w:p>
    <w:p w14:paraId="1F0D7E69" w14:textId="7D480511" w:rsidR="00AA7705" w:rsidDel="00836200" w:rsidRDefault="00AA7705" w:rsidP="00C37DB1">
      <w:pPr>
        <w:rPr>
          <w:del w:id="148" w:author="Chris Hogan" w:date="2025-09-08T09:53:00Z" w16du:dateUtc="2025-09-08T15:53:00Z"/>
        </w:rPr>
      </w:pPr>
      <w:del w:id="149" w:author="Chris Hogan" w:date="2025-09-08T09:53:00Z" w16du:dateUtc="2025-09-08T15:53:00Z">
        <w:r w:rsidDel="00836200">
          <w:delText>Rule</w:delText>
        </w:r>
        <w:r w:rsidR="00E369B5" w:rsidRPr="00E369B5" w:rsidDel="00836200">
          <w:delText xml:space="preserve"> </w:delText>
        </w:r>
        <w:r w:rsidR="00E369B5" w:rsidDel="00836200">
          <w:delText>Interpretation</w:delText>
        </w:r>
        <w:r w:rsidDel="00836200">
          <w:delText xml:space="preserve">: </w:delText>
        </w:r>
      </w:del>
    </w:p>
    <w:p w14:paraId="40157E92" w14:textId="6A2EBC7D" w:rsidR="009B541A" w:rsidRPr="00AA7705" w:rsidRDefault="00C37DB1" w:rsidP="009B541A">
      <w:pPr>
        <w:rPr>
          <w:i/>
          <w:iCs/>
        </w:rPr>
      </w:pPr>
      <w:r>
        <w:t xml:space="preserve">Rule </w:t>
      </w:r>
      <w:commentRangeStart w:id="150"/>
      <w:r w:rsidR="005B5413">
        <w:t>Excerpt</w:t>
      </w:r>
      <w:commentRangeEnd w:id="150"/>
      <w:r w:rsidR="00AA7705">
        <w:rPr>
          <w:rStyle w:val="CommentReference"/>
        </w:rPr>
        <w:commentReference w:id="150"/>
      </w:r>
      <w:r>
        <w:t>:</w:t>
      </w:r>
      <w:r w:rsidRPr="00AA7705">
        <w:t xml:space="preserve"> </w:t>
      </w:r>
      <w:r w:rsidR="009B541A" w:rsidRPr="00AA7705">
        <w:rPr>
          <w:i/>
          <w:iCs/>
        </w:rPr>
        <w:t>Employees called out between regular shifts will be entitled to a minimum of two (2) hours pay at double (2x) the straight time total package hourly rate.</w:t>
      </w:r>
    </w:p>
    <w:p w14:paraId="5ACCC6C3" w14:textId="13A58BD2" w:rsidR="00C37DB1" w:rsidRDefault="009B541A" w:rsidP="009B541A">
      <w:pPr>
        <w:rPr>
          <w:ins w:id="151" w:author="Chris Hogan" w:date="2025-09-08T09:53:00Z" w16du:dateUtc="2025-09-08T15:53:00Z"/>
          <w:i/>
          <w:iCs/>
        </w:rPr>
      </w:pPr>
      <w:r w:rsidRPr="00AA7705">
        <w:rPr>
          <w:i/>
          <w:iCs/>
        </w:rPr>
        <w:t>All hours worked beyond the minimum two (2) hour threshold will be paid at double (2x) the straight time total package hourly rate.</w:t>
      </w:r>
    </w:p>
    <w:p w14:paraId="54C88371" w14:textId="6DDAC677" w:rsidR="00836200" w:rsidRPr="00836200" w:rsidRDefault="00836200" w:rsidP="009B541A">
      <w:ins w:id="152" w:author="Chris Hogan" w:date="2025-09-08T09:53:00Z" w16du:dateUtc="2025-09-08T15:53:00Z">
        <w:r w:rsidRPr="00836200">
          <w:rPr>
            <w:rPrChange w:id="153" w:author="Chris Hogan" w:date="2025-09-08T09:53:00Z" w16du:dateUtc="2025-09-08T15:53:00Z">
              <w:rPr>
                <w:i/>
                <w:iCs/>
              </w:rPr>
            </w:rPrChange>
          </w:rPr>
          <w:t xml:space="preserve">Rule </w:t>
        </w:r>
      </w:ins>
      <w:ins w:id="154" w:author="Chris Hogan" w:date="2025-09-08T10:57:00Z" w16du:dateUtc="2025-09-08T16:57:00Z">
        <w:r w:rsidR="00D23D4C">
          <w:t>Meaning</w:t>
        </w:r>
      </w:ins>
      <w:ins w:id="155" w:author="Chris Hogan" w:date="2025-09-08T09:53:00Z" w16du:dateUtc="2025-09-08T15:53:00Z">
        <w:r w:rsidRPr="00836200">
          <w:rPr>
            <w:rPrChange w:id="156" w:author="Chris Hogan" w:date="2025-09-08T09:53:00Z" w16du:dateUtc="2025-09-08T15:53:00Z">
              <w:rPr>
                <w:i/>
                <w:iCs/>
              </w:rPr>
            </w:rPrChange>
          </w:rPr>
          <w:t xml:space="preserve">: </w:t>
        </w:r>
        <w:r w:rsidR="00B32BB7" w:rsidRPr="00B32BB7">
          <w:t xml:space="preserve">If </w:t>
        </w:r>
      </w:ins>
      <w:ins w:id="157" w:author="Chris Hogan" w:date="2025-09-08T10:01:00Z" w16du:dateUtc="2025-09-08T16:01:00Z">
        <w:r w:rsidR="00A23FD8">
          <w:t xml:space="preserve">employees </w:t>
        </w:r>
      </w:ins>
      <w:ins w:id="158" w:author="Chris Hogan" w:date="2025-09-08T09:53:00Z" w16du:dateUtc="2025-09-08T15:53:00Z">
        <w:r w:rsidR="00B32BB7" w:rsidRPr="00B32BB7">
          <w:t xml:space="preserve">are called </w:t>
        </w:r>
        <w:r w:rsidR="00B32BB7">
          <w:t xml:space="preserve">out </w:t>
        </w:r>
        <w:r w:rsidR="00B32BB7" w:rsidRPr="00B32BB7">
          <w:t xml:space="preserve">between shifts, </w:t>
        </w:r>
      </w:ins>
      <w:ins w:id="159" w:author="Chris Hogan" w:date="2025-09-08T09:54:00Z" w16du:dateUtc="2025-09-08T15:54:00Z">
        <w:r w:rsidR="00B32BB7">
          <w:t xml:space="preserve">any hours beyond the </w:t>
        </w:r>
      </w:ins>
      <w:ins w:id="160" w:author="Chris Hogan" w:date="2025-09-08T09:53:00Z" w16du:dateUtc="2025-09-08T15:53:00Z">
        <w:r w:rsidR="00B32BB7" w:rsidRPr="00B32BB7">
          <w:t>2</w:t>
        </w:r>
      </w:ins>
      <w:ins w:id="161" w:author="Chris Hogan" w:date="2025-09-08T09:54:00Z" w16du:dateUtc="2025-09-08T15:54:00Z">
        <w:r w:rsidR="00B32BB7">
          <w:t>-</w:t>
        </w:r>
      </w:ins>
      <w:ins w:id="162" w:author="Chris Hogan" w:date="2025-09-08T09:53:00Z" w16du:dateUtc="2025-09-08T15:53:00Z">
        <w:r w:rsidR="00B32BB7" w:rsidRPr="00B32BB7">
          <w:t xml:space="preserve">hour </w:t>
        </w:r>
      </w:ins>
      <w:ins w:id="163" w:author="Chris Hogan" w:date="2025-09-08T09:54:00Z" w16du:dateUtc="2025-09-08T15:54:00Z">
        <w:r w:rsidR="00B32BB7">
          <w:t xml:space="preserve">minimum are </w:t>
        </w:r>
      </w:ins>
      <w:ins w:id="164" w:author="Chris Hogan" w:date="2025-09-08T09:55:00Z" w16du:dateUtc="2025-09-08T15:55:00Z">
        <w:r w:rsidR="001B6279">
          <w:t xml:space="preserve">also </w:t>
        </w:r>
      </w:ins>
      <w:ins w:id="165" w:author="Chris Hogan" w:date="2025-09-08T09:54:00Z" w16du:dateUtc="2025-09-08T15:54:00Z">
        <w:r w:rsidR="00B32BB7">
          <w:t>recorded at double time (2x)</w:t>
        </w:r>
      </w:ins>
      <w:ins w:id="166" w:author="Chris Hogan" w:date="2025-09-08T09:53:00Z" w16du:dateUtc="2025-09-08T15:53:00Z">
        <w:r w:rsidR="00B32BB7" w:rsidRPr="00B32BB7">
          <w:t>.</w:t>
        </w:r>
      </w:ins>
    </w:p>
    <w:p w14:paraId="1747C95E" w14:textId="77777777" w:rsidR="00C37DB1" w:rsidRDefault="00C37DB1" w:rsidP="004E3F67"/>
    <w:p w14:paraId="7B3AEE7E" w14:textId="7E5AF0EA" w:rsidR="00D67617" w:rsidRDefault="00D05D69" w:rsidP="00D05D69">
      <w:pPr>
        <w:pStyle w:val="Heading2"/>
      </w:pPr>
      <w:r>
        <w:t>Statutory Holidays, Observance</w:t>
      </w:r>
      <w:r w:rsidR="009B65B6">
        <w:t>, Double Time or Day Off</w:t>
      </w:r>
    </w:p>
    <w:p w14:paraId="537E7F03" w14:textId="6CBE0475" w:rsidR="00D05D69" w:rsidRDefault="00D05D69" w:rsidP="00D05D69">
      <w:r>
        <w:t xml:space="preserve">Source Page: </w:t>
      </w:r>
      <w:r w:rsidR="009B65B6">
        <w:t>12</w:t>
      </w:r>
    </w:p>
    <w:p w14:paraId="249F36D6" w14:textId="44747634" w:rsidR="00AA7705" w:rsidRDefault="00AA7705" w:rsidP="00D05D69">
      <w:del w:id="167" w:author="Chris Hogan" w:date="2025-09-08T09:49:00Z" w16du:dateUtc="2025-09-08T15:49:00Z">
        <w:r w:rsidDel="00FC036C">
          <w:delText>Rule</w:delText>
        </w:r>
        <w:r w:rsidR="00E369B5" w:rsidRPr="00E369B5" w:rsidDel="00FC036C">
          <w:delText xml:space="preserve"> </w:delText>
        </w:r>
        <w:r w:rsidR="00E369B5" w:rsidDel="00FC036C">
          <w:delText>Interpretation</w:delText>
        </w:r>
        <w:r w:rsidDel="00FC036C">
          <w:delText>:</w:delText>
        </w:r>
      </w:del>
      <w:r>
        <w:t xml:space="preserve"> </w:t>
      </w:r>
    </w:p>
    <w:p w14:paraId="2124B9A4" w14:textId="7D688ADC" w:rsidR="009B65B6" w:rsidRDefault="009B65B6" w:rsidP="00D05D69">
      <w:pPr>
        <w:rPr>
          <w:ins w:id="168" w:author="Chris Hogan" w:date="2025-09-08T09:49:00Z" w16du:dateUtc="2025-09-08T15:49:00Z"/>
          <w:i/>
          <w:iCs/>
        </w:rPr>
      </w:pPr>
      <w:r>
        <w:lastRenderedPageBreak/>
        <w:t xml:space="preserve">Rule </w:t>
      </w:r>
      <w:r w:rsidR="005B5413">
        <w:t>Excerpt</w:t>
      </w:r>
      <w:r>
        <w:t xml:space="preserve">: </w:t>
      </w:r>
      <w:r w:rsidRPr="005B5413">
        <w:rPr>
          <w:i/>
          <w:iCs/>
        </w:rPr>
        <w:t>On the day of observance, the Company may either pay the workforce at double-time (2) the total package straight time hourly rate or provide the day off.</w:t>
      </w:r>
    </w:p>
    <w:p w14:paraId="266021ED" w14:textId="069CBAA5" w:rsidR="00FC036C" w:rsidRPr="00FC036C" w:rsidRDefault="00FC036C" w:rsidP="00D05D69">
      <w:ins w:id="169" w:author="Chris Hogan" w:date="2025-09-08T09:49:00Z" w16du:dateUtc="2025-09-08T15:49:00Z">
        <w:r w:rsidRPr="00FC036C">
          <w:rPr>
            <w:rPrChange w:id="170" w:author="Chris Hogan" w:date="2025-09-08T09:49:00Z" w16du:dateUtc="2025-09-08T15:49:00Z">
              <w:rPr>
                <w:i/>
                <w:iCs/>
              </w:rPr>
            </w:rPrChange>
          </w:rPr>
          <w:t xml:space="preserve">Rule </w:t>
        </w:r>
      </w:ins>
      <w:ins w:id="171" w:author="Chris Hogan" w:date="2025-09-08T10:57:00Z" w16du:dateUtc="2025-09-08T16:57:00Z">
        <w:r w:rsidR="00D23D4C">
          <w:t>Meaning</w:t>
        </w:r>
      </w:ins>
      <w:ins w:id="172" w:author="Chris Hogan" w:date="2025-09-08T09:49:00Z" w16du:dateUtc="2025-09-08T15:49:00Z">
        <w:r w:rsidRPr="00FC036C">
          <w:rPr>
            <w:rPrChange w:id="173" w:author="Chris Hogan" w:date="2025-09-08T09:49:00Z" w16du:dateUtc="2025-09-08T15:49:00Z">
              <w:rPr>
                <w:i/>
                <w:iCs/>
              </w:rPr>
            </w:rPrChange>
          </w:rPr>
          <w:t xml:space="preserve">: </w:t>
        </w:r>
        <w:r w:rsidR="00F76176" w:rsidRPr="00F76176">
          <w:t xml:space="preserve">On a statutory holiday, workers either get the day off or, if they work, are paid </w:t>
        </w:r>
        <w:proofErr w:type="gramStart"/>
        <w:r w:rsidR="00F76176" w:rsidRPr="00F76176">
          <w:t>at</w:t>
        </w:r>
        <w:proofErr w:type="gramEnd"/>
        <w:r w:rsidR="00F76176" w:rsidRPr="00F76176">
          <w:t xml:space="preserve"> </w:t>
        </w:r>
        <w:r w:rsidR="00F76176">
          <w:t xml:space="preserve">double </w:t>
        </w:r>
        <w:proofErr w:type="gramStart"/>
        <w:r w:rsidR="00F76176">
          <w:t>time</w:t>
        </w:r>
        <w:proofErr w:type="gramEnd"/>
        <w:r w:rsidR="00F76176">
          <w:t xml:space="preserve"> (</w:t>
        </w:r>
        <w:r w:rsidR="00F76176" w:rsidRPr="00F76176">
          <w:t>2x</w:t>
        </w:r>
        <w:r w:rsidR="00F76176">
          <w:t>)</w:t>
        </w:r>
        <w:r w:rsidR="00F76176" w:rsidRPr="00F76176">
          <w:t>.</w:t>
        </w:r>
      </w:ins>
    </w:p>
    <w:p w14:paraId="157FD71F" w14:textId="77777777" w:rsidR="0080005B" w:rsidRDefault="0080005B" w:rsidP="00D05D69"/>
    <w:p w14:paraId="1FE5C45E" w14:textId="604C1222" w:rsidR="0080005B" w:rsidRPr="00773842" w:rsidRDefault="0080005B" w:rsidP="0080005B">
      <w:pPr>
        <w:pStyle w:val="Heading2"/>
      </w:pPr>
      <w:r w:rsidRPr="00773842">
        <w:t>Regular Hours</w:t>
      </w:r>
      <w:r>
        <w:t xml:space="preserve">, </w:t>
      </w:r>
      <w:r w:rsidR="00B61F87" w:rsidRPr="00B61F87">
        <w:t>Imperial Oil Strathcona sit</w:t>
      </w:r>
      <w:r w:rsidR="000C7E77">
        <w:t>e</w:t>
      </w:r>
    </w:p>
    <w:p w14:paraId="4CAB1E38" w14:textId="28E916EC" w:rsidR="0080005B" w:rsidRDefault="0080005B" w:rsidP="0080005B">
      <w:r>
        <w:t xml:space="preserve">Source: </w:t>
      </w:r>
      <w:r w:rsidRPr="007B2AA5">
        <w:t xml:space="preserve">Page </w:t>
      </w:r>
      <w:r w:rsidR="00E14CEE">
        <w:t>34</w:t>
      </w:r>
    </w:p>
    <w:p w14:paraId="55E64B78" w14:textId="02115B34" w:rsidR="00AA7705" w:rsidRDefault="00AA7705" w:rsidP="0080005B">
      <w:del w:id="174" w:author="Chris Hogan" w:date="2025-09-08T08:39:00Z" w16du:dateUtc="2025-09-08T14:39:00Z">
        <w:r w:rsidDel="005544A9">
          <w:delText>Rule</w:delText>
        </w:r>
        <w:r w:rsidR="00E369B5" w:rsidRPr="00E369B5" w:rsidDel="005544A9">
          <w:delText xml:space="preserve"> </w:delText>
        </w:r>
        <w:r w:rsidR="00E369B5" w:rsidDel="005544A9">
          <w:delText>Interpretation</w:delText>
        </w:r>
        <w:r w:rsidDel="005544A9">
          <w:delText xml:space="preserve">: </w:delText>
        </w:r>
      </w:del>
    </w:p>
    <w:p w14:paraId="5BB31C8A" w14:textId="386C97EF" w:rsidR="0080005B" w:rsidRDefault="0080005B" w:rsidP="0080005B">
      <w:pPr>
        <w:rPr>
          <w:ins w:id="175" w:author="Chris Hogan" w:date="2025-09-08T08:39:00Z" w16du:dateUtc="2025-09-08T14:39:00Z"/>
          <w:i/>
          <w:iCs/>
        </w:rPr>
      </w:pPr>
      <w:r>
        <w:t xml:space="preserve">Rule </w:t>
      </w:r>
      <w:r w:rsidR="005B5413">
        <w:t>Excerpt</w:t>
      </w:r>
      <w:r>
        <w:t xml:space="preserve">: </w:t>
      </w:r>
      <w:r w:rsidR="000073A8" w:rsidRPr="000073A8">
        <w:rPr>
          <w:i/>
          <w:iCs/>
        </w:rPr>
        <w:t xml:space="preserve">Those employees working </w:t>
      </w:r>
      <w:r w:rsidR="000073A8" w:rsidRPr="00E14CEE">
        <w:rPr>
          <w:b/>
          <w:bCs/>
          <w:i/>
          <w:iCs/>
        </w:rPr>
        <w:t>long-term maintenance</w:t>
      </w:r>
      <w:r w:rsidR="000073A8" w:rsidRPr="000073A8">
        <w:rPr>
          <w:i/>
          <w:iCs/>
        </w:rPr>
        <w:t xml:space="preserve"> at the </w:t>
      </w:r>
      <w:r w:rsidR="000073A8" w:rsidRPr="00E14CEE">
        <w:rPr>
          <w:b/>
          <w:bCs/>
          <w:i/>
          <w:iCs/>
        </w:rPr>
        <w:t>Imperial Oil Strathcona site</w:t>
      </w:r>
      <w:r w:rsidR="000073A8" w:rsidRPr="000073A8">
        <w:rPr>
          <w:i/>
          <w:iCs/>
        </w:rPr>
        <w:t xml:space="preserve"> will work eight and six tenths (8 .6) hours at straight-time Monday to Friday. The extra six tenths of an hour (.6) each Monday to Friday is designed to compensate the worker for the sixteen (16) scheduled EDO’s.</w:t>
      </w:r>
    </w:p>
    <w:p w14:paraId="0EA3FF8F" w14:textId="4FBA5215" w:rsidR="00521AD3" w:rsidRPr="00521AD3" w:rsidRDefault="00521AD3" w:rsidP="0080005B">
      <w:pPr>
        <w:rPr>
          <w:rPrChange w:id="176" w:author="Chris Hogan" w:date="2025-09-08T08:39:00Z" w16du:dateUtc="2025-09-08T14:39:00Z">
            <w:rPr>
              <w:i/>
              <w:iCs/>
            </w:rPr>
          </w:rPrChange>
        </w:rPr>
      </w:pPr>
      <w:ins w:id="177" w:author="Chris Hogan" w:date="2025-09-08T08:39:00Z" w16du:dateUtc="2025-09-08T14:39:00Z">
        <w:r>
          <w:t xml:space="preserve">Rule Interpretation: </w:t>
        </w:r>
        <w:r w:rsidR="005544A9" w:rsidRPr="005544A9">
          <w:t>At the Imperial Oil Strathcona site, employees work 8.6 hours per day at straight time to cover earned days off.</w:t>
        </w:r>
      </w:ins>
    </w:p>
    <w:p w14:paraId="6562D66C" w14:textId="77777777" w:rsidR="002F2919" w:rsidRDefault="002F2919" w:rsidP="002F2919">
      <w:pPr>
        <w:rPr>
          <w:ins w:id="178" w:author="Chris Hogan" w:date="2025-09-08T08:54:00Z" w16du:dateUtc="2025-09-08T14:54:00Z"/>
        </w:rPr>
      </w:pPr>
      <w:ins w:id="179" w:author="Chris Hogan" w:date="2025-09-08T08:54:00Z" w16du:dateUtc="2025-09-08T14:54:00Z">
        <w:r>
          <w:t>Applicable metadata (in addition to base):</w:t>
        </w:r>
      </w:ins>
    </w:p>
    <w:p w14:paraId="30F41C13" w14:textId="63B13B02" w:rsidR="0080005B" w:rsidRDefault="007D6814" w:rsidP="002F2919">
      <w:pPr>
        <w:pStyle w:val="ListParagraph"/>
        <w:numPr>
          <w:ilvl w:val="0"/>
          <w:numId w:val="6"/>
        </w:numPr>
        <w:rPr>
          <w:ins w:id="180" w:author="Chris Hogan" w:date="2025-09-08T08:54:00Z" w16du:dateUtc="2025-09-08T14:54:00Z"/>
        </w:rPr>
      </w:pPr>
      <w:ins w:id="181" w:author="Chris Hogan" w:date="2025-09-08T08:54:00Z" w16du:dateUtc="2025-09-08T14:54:00Z">
        <w:r>
          <w:t>Site of the job</w:t>
        </w:r>
      </w:ins>
    </w:p>
    <w:p w14:paraId="14058B3E" w14:textId="77777777" w:rsidR="007D6814" w:rsidRDefault="007D6814" w:rsidP="007D6814"/>
    <w:p w14:paraId="63BACA14" w14:textId="1D49A21D" w:rsidR="006708A5" w:rsidRPr="00773842" w:rsidRDefault="006708A5" w:rsidP="006708A5">
      <w:pPr>
        <w:pStyle w:val="Heading2"/>
      </w:pPr>
      <w:r>
        <w:t xml:space="preserve">Overtime Provisions, </w:t>
      </w:r>
      <w:r w:rsidRPr="00B61F87">
        <w:t>Imperial Oil Strathcona sit</w:t>
      </w:r>
      <w:r>
        <w:t>e</w:t>
      </w:r>
      <w:r w:rsidR="00470698">
        <w:t>, Weekdays</w:t>
      </w:r>
    </w:p>
    <w:p w14:paraId="0FE74047" w14:textId="77777777" w:rsidR="006708A5" w:rsidRDefault="006708A5" w:rsidP="006708A5">
      <w:r>
        <w:t xml:space="preserve">Source: </w:t>
      </w:r>
      <w:r w:rsidRPr="007B2AA5">
        <w:t xml:space="preserve">Page </w:t>
      </w:r>
      <w:r>
        <w:t>34</w:t>
      </w:r>
    </w:p>
    <w:p w14:paraId="16A2198C" w14:textId="475FE7CD" w:rsidR="006708A5" w:rsidDel="007D6814" w:rsidRDefault="00AA7705" w:rsidP="00D05D69">
      <w:pPr>
        <w:rPr>
          <w:del w:id="182" w:author="Chris Hogan" w:date="2025-09-08T08:55:00Z" w16du:dateUtc="2025-09-08T14:55:00Z"/>
        </w:rPr>
      </w:pPr>
      <w:del w:id="183" w:author="Chris Hogan" w:date="2025-09-08T08:55:00Z" w16du:dateUtc="2025-09-08T14:55:00Z">
        <w:r w:rsidDel="007D6814">
          <w:delText>Rule</w:delText>
        </w:r>
        <w:r w:rsidR="00FF7037" w:rsidDel="007D6814">
          <w:delText xml:space="preserve"> Interpretation</w:delText>
        </w:r>
        <w:r w:rsidDel="007D6814">
          <w:delText xml:space="preserve">: </w:delText>
        </w:r>
        <w:r w:rsidR="006C1375" w:rsidRPr="006C1375" w:rsidDel="007D6814">
          <w:delText>The first 8</w:delText>
        </w:r>
        <w:r w:rsidR="006C1375" w:rsidDel="007D6814">
          <w:delText>.6</w:delText>
        </w:r>
        <w:r w:rsidR="006C1375" w:rsidRPr="006C1375" w:rsidDel="007D6814">
          <w:delText xml:space="preserve"> hours worked per day are recorded as Straight Time. The next up to </w:delText>
        </w:r>
        <w:r w:rsidR="00541256" w:rsidDel="007D6814">
          <w:delText xml:space="preserve">1.4 </w:delText>
        </w:r>
        <w:r w:rsidR="006C1375" w:rsidRPr="006C1375" w:rsidDel="007D6814">
          <w:delText>hours per day worked are recorded as Time and One Half (1.5x). Any hours worked beyond 10 hours per day are recorded as Double Time (2x).</w:delText>
        </w:r>
      </w:del>
    </w:p>
    <w:p w14:paraId="33FCE045" w14:textId="2ACAF683" w:rsidR="00466086" w:rsidRDefault="00AA7705" w:rsidP="00D05D69">
      <w:r>
        <w:t xml:space="preserve">Rule Excerpt: </w:t>
      </w:r>
    </w:p>
    <w:p w14:paraId="6F3AE171" w14:textId="503C4A58" w:rsidR="00AA7705" w:rsidRDefault="006A46C0" w:rsidP="00466086">
      <w:pPr>
        <w:pStyle w:val="ListParagraph"/>
        <w:numPr>
          <w:ilvl w:val="0"/>
          <w:numId w:val="3"/>
        </w:numPr>
      </w:pPr>
      <w:r>
        <w:t>the table?</w:t>
      </w:r>
    </w:p>
    <w:p w14:paraId="2775365E" w14:textId="5D39BF2D" w:rsidR="00466086" w:rsidRDefault="00466086" w:rsidP="00466086">
      <w:pPr>
        <w:pStyle w:val="ListParagraph"/>
        <w:numPr>
          <w:ilvl w:val="0"/>
          <w:numId w:val="3"/>
        </w:numPr>
        <w:rPr>
          <w:i/>
          <w:iCs/>
        </w:rPr>
      </w:pPr>
      <w:r w:rsidRPr="00466086">
        <w:rPr>
          <w:i/>
          <w:iCs/>
        </w:rPr>
        <w:t xml:space="preserve">All additional hours after the eight and six tenths (8 .6) will be performed </w:t>
      </w:r>
      <w:proofErr w:type="gramStart"/>
      <w:r w:rsidRPr="00466086">
        <w:rPr>
          <w:i/>
          <w:iCs/>
        </w:rPr>
        <w:t>at</w:t>
      </w:r>
      <w:proofErr w:type="gramEnd"/>
      <w:r w:rsidRPr="00466086">
        <w:rPr>
          <w:i/>
          <w:iCs/>
        </w:rPr>
        <w:t xml:space="preserve"> the regular overtime provisions as indicated in the National Maintenance Agreement.</w:t>
      </w:r>
    </w:p>
    <w:p w14:paraId="1BD2586F" w14:textId="6C0227B2" w:rsidR="00DE36F4" w:rsidRDefault="00DE36F4" w:rsidP="00DE36F4">
      <w:pPr>
        <w:rPr>
          <w:ins w:id="184" w:author="Chris Hogan" w:date="2025-09-08T09:55:00Z" w16du:dateUtc="2025-09-08T15:55:00Z"/>
        </w:rPr>
        <w:pPrChange w:id="185" w:author="Chris Hogan" w:date="2025-09-08T09:55:00Z" w16du:dateUtc="2025-09-08T15:55:00Z">
          <w:pPr>
            <w:pStyle w:val="ListParagraph"/>
            <w:numPr>
              <w:numId w:val="3"/>
            </w:numPr>
            <w:ind w:hanging="360"/>
          </w:pPr>
        </w:pPrChange>
      </w:pPr>
      <w:ins w:id="186" w:author="Chris Hogan" w:date="2025-09-08T09:55:00Z" w16du:dateUtc="2025-09-08T15:55:00Z">
        <w:r>
          <w:t xml:space="preserve">Rule </w:t>
        </w:r>
      </w:ins>
      <w:ins w:id="187" w:author="Chris Hogan" w:date="2025-09-08T10:57:00Z" w16du:dateUtc="2025-09-08T16:57:00Z">
        <w:r w:rsidR="00D23D4C">
          <w:t>Meaning</w:t>
        </w:r>
      </w:ins>
      <w:ins w:id="188" w:author="Chris Hogan" w:date="2025-09-08T09:55:00Z" w16du:dateUtc="2025-09-08T15:55:00Z">
        <w:r>
          <w:t xml:space="preserve">: </w:t>
        </w:r>
      </w:ins>
      <w:ins w:id="189" w:author="Chris Hogan" w:date="2025-09-08T10:02:00Z" w16du:dateUtc="2025-09-08T16:02:00Z">
        <w:r w:rsidR="006B1CD0" w:rsidRPr="006B1CD0">
          <w:t>At the Imperial Oil Strathcona site</w:t>
        </w:r>
        <w:r w:rsidR="006B1CD0">
          <w:t>, o</w:t>
        </w:r>
      </w:ins>
      <w:ins w:id="190" w:author="Chris Hogan" w:date="2025-09-08T09:55:00Z" w16du:dateUtc="2025-09-08T15:55:00Z">
        <w:r w:rsidRPr="00C01DC2">
          <w:t>n weekdays</w:t>
        </w:r>
      </w:ins>
      <w:ins w:id="191" w:author="Chris Hogan" w:date="2025-09-08T10:02:00Z" w16du:dateUtc="2025-09-08T16:02:00Z">
        <w:r w:rsidR="006B1CD0">
          <w:t xml:space="preserve"> </w:t>
        </w:r>
      </w:ins>
      <w:ins w:id="192" w:author="Chris Hogan" w:date="2025-09-08T09:55:00Z" w16du:dateUtc="2025-09-08T15:55:00Z">
        <w:r w:rsidRPr="00C01DC2">
          <w:t xml:space="preserve">the first 8.6 hours are paid at straight time, the next 1.4 hours at </w:t>
        </w:r>
        <w:r>
          <w:t>time and one half (</w:t>
        </w:r>
        <w:r w:rsidRPr="00C01DC2">
          <w:t>1.5x</w:t>
        </w:r>
        <w:r>
          <w:t>)</w:t>
        </w:r>
        <w:r w:rsidRPr="00C01DC2">
          <w:t xml:space="preserve">, and any hours beyond 10 are paid at </w:t>
        </w:r>
        <w:r>
          <w:t>double time (</w:t>
        </w:r>
        <w:r w:rsidRPr="00C01DC2">
          <w:t>2x</w:t>
        </w:r>
        <w:r>
          <w:t>)</w:t>
        </w:r>
        <w:r w:rsidRPr="00C01DC2">
          <w:t>.</w:t>
        </w:r>
      </w:ins>
    </w:p>
    <w:p w14:paraId="0CD84419" w14:textId="21283569" w:rsidR="007D6814" w:rsidRDefault="007D6814" w:rsidP="007D6814">
      <w:pPr>
        <w:rPr>
          <w:ins w:id="193" w:author="Chris Hogan" w:date="2025-09-08T08:54:00Z" w16du:dateUtc="2025-09-08T14:54:00Z"/>
        </w:rPr>
      </w:pPr>
      <w:ins w:id="194" w:author="Chris Hogan" w:date="2025-09-08T08:54:00Z" w16du:dateUtc="2025-09-08T14:54:00Z">
        <w:r>
          <w:t>Applicable metadata (in addition to base):</w:t>
        </w:r>
      </w:ins>
    </w:p>
    <w:p w14:paraId="5FB93CBC" w14:textId="77777777" w:rsidR="007D6814" w:rsidRDefault="007D6814" w:rsidP="007D6814">
      <w:pPr>
        <w:pStyle w:val="ListParagraph"/>
        <w:numPr>
          <w:ilvl w:val="0"/>
          <w:numId w:val="6"/>
        </w:numPr>
        <w:rPr>
          <w:ins w:id="195" w:author="Chris Hogan" w:date="2025-09-08T08:54:00Z" w16du:dateUtc="2025-09-08T14:54:00Z"/>
        </w:rPr>
      </w:pPr>
      <w:ins w:id="196" w:author="Chris Hogan" w:date="2025-09-08T08:54:00Z" w16du:dateUtc="2025-09-08T14:54:00Z">
        <w:r>
          <w:t>Site of the job</w:t>
        </w:r>
      </w:ins>
    </w:p>
    <w:p w14:paraId="1AEFAFF3" w14:textId="77777777" w:rsidR="00AD72D9" w:rsidRDefault="00AD72D9" w:rsidP="00AD72D9"/>
    <w:p w14:paraId="1E07B940" w14:textId="1F0CE2A3" w:rsidR="00AD72D9" w:rsidRPr="00773842" w:rsidRDefault="00AD72D9" w:rsidP="00AD72D9">
      <w:pPr>
        <w:pStyle w:val="Heading2"/>
      </w:pPr>
      <w:r>
        <w:lastRenderedPageBreak/>
        <w:t xml:space="preserve">Overtime Provisions, </w:t>
      </w:r>
      <w:r w:rsidRPr="00B61F87">
        <w:t>Imperial Oil Strathcona sit</w:t>
      </w:r>
      <w:r>
        <w:t>e, Weekends</w:t>
      </w:r>
    </w:p>
    <w:p w14:paraId="295A80A0" w14:textId="77777777" w:rsidR="00AD72D9" w:rsidRDefault="00AD72D9" w:rsidP="00AD72D9">
      <w:r>
        <w:t xml:space="preserve">Source: </w:t>
      </w:r>
      <w:r w:rsidRPr="007B2AA5">
        <w:t xml:space="preserve">Page </w:t>
      </w:r>
      <w:r>
        <w:t>34</w:t>
      </w:r>
    </w:p>
    <w:p w14:paraId="26C94488" w14:textId="2B3ADCA5" w:rsidR="00E369B5" w:rsidRDefault="00AD72D9" w:rsidP="00E369B5">
      <w:del w:id="197" w:author="Chris Hogan" w:date="2025-09-08T08:52:00Z" w16du:dateUtc="2025-09-08T14:52:00Z">
        <w:r w:rsidDel="004408E0">
          <w:delText xml:space="preserve">Rule Interpretation: </w:delText>
        </w:r>
        <w:r w:rsidR="00E369B5" w:rsidRPr="00593BC2" w:rsidDel="004408E0">
          <w:delText xml:space="preserve">All hours worked on Saturday </w:delText>
        </w:r>
        <w:r w:rsidR="00E369B5" w:rsidDel="004408E0">
          <w:delText xml:space="preserve">and Sunday </w:delText>
        </w:r>
        <w:r w:rsidR="00E369B5" w:rsidRPr="00593BC2" w:rsidDel="004408E0">
          <w:delText xml:space="preserve">are recorded as </w:delText>
        </w:r>
        <w:r w:rsidR="00E369B5" w:rsidDel="004408E0">
          <w:delText>D</w:delText>
        </w:r>
        <w:r w:rsidR="00E369B5" w:rsidRPr="00593BC2" w:rsidDel="004408E0">
          <w:delText xml:space="preserve">ouble </w:delText>
        </w:r>
        <w:r w:rsidR="00E369B5" w:rsidDel="004408E0">
          <w:delText>T</w:delText>
        </w:r>
        <w:r w:rsidR="00E369B5" w:rsidRPr="00593BC2" w:rsidDel="004408E0">
          <w:delText>ime (2x)</w:delText>
        </w:r>
        <w:r w:rsidR="00E369B5" w:rsidDel="004408E0">
          <w:delText>.</w:delText>
        </w:r>
      </w:del>
    </w:p>
    <w:p w14:paraId="37421E9A" w14:textId="77777777" w:rsidR="00AD72D9" w:rsidRDefault="00AD72D9" w:rsidP="00AD72D9">
      <w:r>
        <w:t xml:space="preserve">Rule Excerpt: </w:t>
      </w:r>
    </w:p>
    <w:p w14:paraId="7B05868D" w14:textId="7853FF87" w:rsidR="00AD72D9" w:rsidRPr="00AD72D9" w:rsidRDefault="00AD72D9" w:rsidP="00AD72D9">
      <w:pPr>
        <w:pStyle w:val="ListParagraph"/>
        <w:numPr>
          <w:ilvl w:val="0"/>
          <w:numId w:val="3"/>
        </w:numPr>
      </w:pPr>
      <w:r>
        <w:t>the table?</w:t>
      </w:r>
    </w:p>
    <w:p w14:paraId="33FC72DA" w14:textId="0D6B00F4" w:rsidR="00290141" w:rsidRDefault="00290141" w:rsidP="00290141">
      <w:pPr>
        <w:rPr>
          <w:ins w:id="198" w:author="Chris Hogan" w:date="2025-09-08T08:52:00Z" w16du:dateUtc="2025-09-08T14:52:00Z"/>
        </w:rPr>
      </w:pPr>
      <w:ins w:id="199" w:author="Chris Hogan" w:date="2025-09-08T08:51:00Z" w16du:dateUtc="2025-09-08T14:51:00Z">
        <w:r>
          <w:t xml:space="preserve">Rule </w:t>
        </w:r>
      </w:ins>
      <w:ins w:id="200" w:author="Chris Hogan" w:date="2025-09-08T10:57:00Z" w16du:dateUtc="2025-09-08T16:57:00Z">
        <w:r w:rsidR="00D23D4C">
          <w:t>Meaning</w:t>
        </w:r>
      </w:ins>
      <w:ins w:id="201" w:author="Chris Hogan" w:date="2025-09-08T08:51:00Z" w16du:dateUtc="2025-09-08T14:51:00Z">
        <w:r>
          <w:t xml:space="preserve">: </w:t>
        </w:r>
      </w:ins>
      <w:ins w:id="202" w:author="Chris Hogan" w:date="2025-09-08T10:02:00Z" w16du:dateUtc="2025-09-08T16:02:00Z">
        <w:r w:rsidR="006B1CD0" w:rsidRPr="005544A9">
          <w:t>At the Imperial Oil Strathcona site</w:t>
        </w:r>
        <w:r w:rsidR="006B1CD0">
          <w:t>, o</w:t>
        </w:r>
      </w:ins>
      <w:ins w:id="203" w:author="Chris Hogan" w:date="2025-09-08T08:52:00Z" w16du:dateUtc="2025-09-08T14:52:00Z">
        <w:r w:rsidR="004408E0" w:rsidRPr="004408E0">
          <w:t xml:space="preserve">n Saturdays and Sundays all hours are </w:t>
        </w:r>
        <w:r w:rsidR="004408E0">
          <w:t>recorded</w:t>
        </w:r>
        <w:r w:rsidR="004408E0" w:rsidRPr="004408E0">
          <w:t xml:space="preserve"> at </w:t>
        </w:r>
        <w:r w:rsidR="004408E0">
          <w:t>double time (</w:t>
        </w:r>
        <w:r w:rsidR="004408E0" w:rsidRPr="004408E0">
          <w:t>2x</w:t>
        </w:r>
        <w:r w:rsidR="004408E0">
          <w:t>)</w:t>
        </w:r>
        <w:r w:rsidR="004408E0" w:rsidRPr="004408E0">
          <w:t>.</w:t>
        </w:r>
      </w:ins>
    </w:p>
    <w:p w14:paraId="402B3DED" w14:textId="77777777" w:rsidR="007D6814" w:rsidRDefault="007D6814" w:rsidP="007D6814">
      <w:pPr>
        <w:rPr>
          <w:ins w:id="204" w:author="Chris Hogan" w:date="2025-09-08T08:54:00Z" w16du:dateUtc="2025-09-08T14:54:00Z"/>
        </w:rPr>
      </w:pPr>
      <w:ins w:id="205" w:author="Chris Hogan" w:date="2025-09-08T08:54:00Z" w16du:dateUtc="2025-09-08T14:54:00Z">
        <w:r>
          <w:t>Applicable metadata (in addition to base):</w:t>
        </w:r>
      </w:ins>
    </w:p>
    <w:p w14:paraId="55F37C72" w14:textId="77777777" w:rsidR="007D6814" w:rsidRDefault="007D6814" w:rsidP="007D6814">
      <w:pPr>
        <w:pStyle w:val="ListParagraph"/>
        <w:numPr>
          <w:ilvl w:val="0"/>
          <w:numId w:val="6"/>
        </w:numPr>
        <w:rPr>
          <w:ins w:id="206" w:author="Chris Hogan" w:date="2025-09-08T08:54:00Z" w16du:dateUtc="2025-09-08T14:54:00Z"/>
        </w:rPr>
      </w:pPr>
      <w:ins w:id="207" w:author="Chris Hogan" w:date="2025-09-08T08:54:00Z" w16du:dateUtc="2025-09-08T14:54:00Z">
        <w:r>
          <w:t>Site of the job</w:t>
        </w:r>
      </w:ins>
    </w:p>
    <w:p w14:paraId="47A0F095" w14:textId="77777777" w:rsidR="004408E0" w:rsidRDefault="004408E0" w:rsidP="00290141">
      <w:pPr>
        <w:rPr>
          <w:ins w:id="208" w:author="Chris Hogan" w:date="2025-09-08T08:51:00Z" w16du:dateUtc="2025-09-08T14:51:00Z"/>
        </w:rPr>
        <w:pPrChange w:id="209" w:author="Chris Hogan" w:date="2025-09-08T08:51:00Z" w16du:dateUtc="2025-09-08T14:51:00Z">
          <w:pPr>
            <w:pStyle w:val="Heading2"/>
          </w:pPr>
        </w:pPrChange>
      </w:pPr>
    </w:p>
    <w:p w14:paraId="193946B9" w14:textId="3454CAFF" w:rsidR="00FF7037" w:rsidRPr="00773842" w:rsidRDefault="00FF7037" w:rsidP="00FF7037">
      <w:pPr>
        <w:pStyle w:val="Heading2"/>
      </w:pPr>
      <w:r>
        <w:t xml:space="preserve">Overtime Provisions, </w:t>
      </w:r>
      <w:r w:rsidRPr="00B61F87">
        <w:t>Imperial Oil Strathcona sit</w:t>
      </w:r>
      <w:r>
        <w:t xml:space="preserve">e, </w:t>
      </w:r>
      <w:r w:rsidR="00B1260B">
        <w:t>EDO</w:t>
      </w:r>
      <w:r w:rsidR="00AF58C2">
        <w:t>s Worked</w:t>
      </w:r>
    </w:p>
    <w:p w14:paraId="455AE7B8" w14:textId="77777777" w:rsidR="00FF7037" w:rsidRDefault="00FF7037" w:rsidP="00FF7037">
      <w:r>
        <w:t xml:space="preserve">Source: </w:t>
      </w:r>
      <w:r w:rsidRPr="007B2AA5">
        <w:t xml:space="preserve">Page </w:t>
      </w:r>
      <w:r>
        <w:t>34</w:t>
      </w:r>
    </w:p>
    <w:p w14:paraId="4B7866BE" w14:textId="63F38EE6" w:rsidR="00FF7037" w:rsidDel="007D6814" w:rsidRDefault="00FF7037" w:rsidP="00FF7037">
      <w:pPr>
        <w:rPr>
          <w:del w:id="210" w:author="Chris Hogan" w:date="2025-09-08T08:54:00Z" w16du:dateUtc="2025-09-08T14:54:00Z"/>
        </w:rPr>
      </w:pPr>
      <w:del w:id="211" w:author="Chris Hogan" w:date="2025-09-08T08:54:00Z" w16du:dateUtc="2025-09-08T14:54:00Z">
        <w:r w:rsidDel="007D6814">
          <w:delText xml:space="preserve">Rule Interpretation: </w:delText>
        </w:r>
        <w:r w:rsidR="00970A9E" w:rsidRPr="00970A9E" w:rsidDel="007D6814">
          <w:delText xml:space="preserve">All hours worked on </w:delText>
        </w:r>
        <w:r w:rsidR="00970A9E" w:rsidDel="007D6814">
          <w:delText xml:space="preserve">a worker’s scheduled EDO (earned day off) </w:delText>
        </w:r>
        <w:r w:rsidR="00970A9E" w:rsidRPr="00970A9E" w:rsidDel="007D6814">
          <w:delText>are recorded as Double Time (2x).</w:delText>
        </w:r>
      </w:del>
    </w:p>
    <w:p w14:paraId="650A6C40" w14:textId="77777777" w:rsidR="00FF7037" w:rsidRDefault="00FF7037" w:rsidP="00FF7037">
      <w:r>
        <w:t xml:space="preserve">Rule Excerpt: </w:t>
      </w:r>
    </w:p>
    <w:p w14:paraId="6848CBD8" w14:textId="77777777" w:rsidR="00AF58C2" w:rsidRDefault="00FF7037" w:rsidP="00FF7037">
      <w:pPr>
        <w:pStyle w:val="ListParagraph"/>
        <w:numPr>
          <w:ilvl w:val="0"/>
          <w:numId w:val="3"/>
        </w:numPr>
      </w:pPr>
      <w:r>
        <w:t>the table?</w:t>
      </w:r>
    </w:p>
    <w:p w14:paraId="2F4763D1" w14:textId="4D8AFE40" w:rsidR="00FF7037" w:rsidRPr="00B24424" w:rsidRDefault="00AF58C2" w:rsidP="00FF7037">
      <w:pPr>
        <w:pStyle w:val="ListParagraph"/>
        <w:numPr>
          <w:ilvl w:val="0"/>
          <w:numId w:val="3"/>
        </w:numPr>
      </w:pPr>
      <w:r w:rsidRPr="00AF58C2">
        <w:rPr>
          <w:i/>
          <w:iCs/>
        </w:rPr>
        <w:t>Overtime payments for work on the sixteen (16) scheduled EDO’s will be paid at double-time (2x).</w:t>
      </w:r>
    </w:p>
    <w:p w14:paraId="357A6DEC" w14:textId="5CA61B3C" w:rsidR="00B24424" w:rsidRDefault="002317B3" w:rsidP="00B24424">
      <w:pPr>
        <w:rPr>
          <w:ins w:id="212" w:author="Chris Hogan" w:date="2025-09-08T08:52:00Z" w16du:dateUtc="2025-09-08T14:52:00Z"/>
        </w:rPr>
      </w:pPr>
      <w:ins w:id="213" w:author="Chris Hogan" w:date="2025-09-08T08:52:00Z" w16du:dateUtc="2025-09-08T14:52:00Z">
        <w:r>
          <w:t xml:space="preserve">Rule </w:t>
        </w:r>
      </w:ins>
      <w:ins w:id="214" w:author="Chris Hogan" w:date="2025-09-08T10:58:00Z" w16du:dateUtc="2025-09-08T16:58:00Z">
        <w:r w:rsidR="00D23D4C">
          <w:t>Meaning</w:t>
        </w:r>
      </w:ins>
      <w:ins w:id="215" w:author="Chris Hogan" w:date="2025-09-08T08:52:00Z" w16du:dateUtc="2025-09-08T14:52:00Z">
        <w:r>
          <w:t xml:space="preserve">: </w:t>
        </w:r>
      </w:ins>
      <w:ins w:id="216" w:author="Chris Hogan" w:date="2025-09-08T10:03:00Z" w16du:dateUtc="2025-09-08T16:03:00Z">
        <w:r w:rsidR="00B37FB8" w:rsidRPr="005544A9">
          <w:t>At the Imperial Oil Strathcona site</w:t>
        </w:r>
        <w:r w:rsidR="00B37FB8">
          <w:t>, w</w:t>
        </w:r>
      </w:ins>
      <w:ins w:id="217" w:author="Chris Hogan" w:date="2025-09-08T08:52:00Z" w16du:dateUtc="2025-09-08T14:52:00Z">
        <w:r w:rsidRPr="002317B3">
          <w:t xml:space="preserve">ork on a scheduled earned day off is paid at </w:t>
        </w:r>
      </w:ins>
      <w:ins w:id="218" w:author="Chris Hogan" w:date="2025-09-08T08:53:00Z" w16du:dateUtc="2025-09-08T14:53:00Z">
        <w:r w:rsidR="002F2919">
          <w:t>double time (</w:t>
        </w:r>
      </w:ins>
      <w:ins w:id="219" w:author="Chris Hogan" w:date="2025-09-08T08:52:00Z" w16du:dateUtc="2025-09-08T14:52:00Z">
        <w:r w:rsidRPr="002317B3">
          <w:t>2x</w:t>
        </w:r>
      </w:ins>
      <w:ins w:id="220" w:author="Chris Hogan" w:date="2025-09-08T08:53:00Z" w16du:dateUtc="2025-09-08T14:53:00Z">
        <w:r w:rsidR="002F2919">
          <w:t>)</w:t>
        </w:r>
      </w:ins>
      <w:ins w:id="221" w:author="Chris Hogan" w:date="2025-09-08T08:52:00Z" w16du:dateUtc="2025-09-08T14:52:00Z">
        <w:r w:rsidRPr="002317B3">
          <w:t>.</w:t>
        </w:r>
      </w:ins>
    </w:p>
    <w:p w14:paraId="1E1C24A0" w14:textId="77777777" w:rsidR="007D6814" w:rsidRDefault="007D6814" w:rsidP="007D6814">
      <w:pPr>
        <w:rPr>
          <w:ins w:id="222" w:author="Chris Hogan" w:date="2025-09-08T08:54:00Z" w16du:dateUtc="2025-09-08T14:54:00Z"/>
        </w:rPr>
      </w:pPr>
      <w:ins w:id="223" w:author="Chris Hogan" w:date="2025-09-08T08:54:00Z" w16du:dateUtc="2025-09-08T14:54:00Z">
        <w:r>
          <w:t>Applicable metadata (in addition to base):</w:t>
        </w:r>
      </w:ins>
    </w:p>
    <w:p w14:paraId="38B5CE6A" w14:textId="77777777" w:rsidR="007D6814" w:rsidRDefault="007D6814" w:rsidP="007D6814">
      <w:pPr>
        <w:pStyle w:val="ListParagraph"/>
        <w:numPr>
          <w:ilvl w:val="0"/>
          <w:numId w:val="6"/>
        </w:numPr>
        <w:rPr>
          <w:ins w:id="224" w:author="Chris Hogan" w:date="2025-09-08T08:54:00Z" w16du:dateUtc="2025-09-08T14:54:00Z"/>
        </w:rPr>
      </w:pPr>
      <w:ins w:id="225" w:author="Chris Hogan" w:date="2025-09-08T08:54:00Z" w16du:dateUtc="2025-09-08T14:54:00Z">
        <w:r>
          <w:t>Site of the job</w:t>
        </w:r>
      </w:ins>
    </w:p>
    <w:p w14:paraId="42A92055" w14:textId="77777777" w:rsidR="002F2919" w:rsidRDefault="002F2919" w:rsidP="00B24424"/>
    <w:p w14:paraId="3AE0D6AC" w14:textId="33555209" w:rsidR="002F38D9" w:rsidRDefault="00E42853" w:rsidP="00EE529B">
      <w:pPr>
        <w:pStyle w:val="Heading1"/>
      </w:pPr>
      <w:r w:rsidRPr="00E42853">
        <w:t>2025-2028-BCA-IBB-Local-146-Maintenance-Collective-Agreement-Final_website.pdf</w:t>
      </w:r>
    </w:p>
    <w:p w14:paraId="04B1C894" w14:textId="77777777" w:rsidR="00E42853" w:rsidRDefault="00E42853" w:rsidP="00E42853"/>
    <w:p w14:paraId="4D66EEE7" w14:textId="77777777" w:rsidR="00E42853" w:rsidRDefault="00E42853" w:rsidP="00E42853">
      <w:r>
        <w:t>Base applicable metadata:</w:t>
      </w:r>
    </w:p>
    <w:p w14:paraId="00E7FDDF" w14:textId="3C228055" w:rsidR="00E42853" w:rsidRDefault="00E42853" w:rsidP="00737D2F">
      <w:pPr>
        <w:pStyle w:val="ListParagraph"/>
        <w:numPr>
          <w:ilvl w:val="0"/>
          <w:numId w:val="4"/>
        </w:numPr>
      </w:pPr>
      <w:r>
        <w:t xml:space="preserve">Applies to work involving workers of </w:t>
      </w:r>
      <w:r w:rsidR="00737D2F" w:rsidRPr="00737D2F">
        <w:rPr>
          <w:b/>
          <w:bCs/>
        </w:rPr>
        <w:t>THE INTERNATIONAL BROTHERHOOD OF BOILERMAKERS, IRON SHIP BUILDERS, BLACKSMITHS, FORGERS AND HELPERS</w:t>
      </w:r>
      <w:r w:rsidRPr="00341C7F">
        <w:t xml:space="preserve"> (from Page 1)</w:t>
      </w:r>
    </w:p>
    <w:p w14:paraId="68113074" w14:textId="4A53B6BE" w:rsidR="00737D2F" w:rsidRDefault="00737D2F" w:rsidP="00737D2F">
      <w:pPr>
        <w:pStyle w:val="ListParagraph"/>
        <w:numPr>
          <w:ilvl w:val="0"/>
          <w:numId w:val="4"/>
        </w:numPr>
      </w:pPr>
      <w:r>
        <w:lastRenderedPageBreak/>
        <w:t xml:space="preserve">Applies to work involving workers of </w:t>
      </w:r>
      <w:r w:rsidR="000E42B0" w:rsidRPr="000E42B0">
        <w:rPr>
          <w:b/>
          <w:bCs/>
        </w:rPr>
        <w:t xml:space="preserve">Local 146 </w:t>
      </w:r>
      <w:r w:rsidR="000E42B0">
        <w:rPr>
          <w:b/>
          <w:bCs/>
        </w:rPr>
        <w:t xml:space="preserve">chapter </w:t>
      </w:r>
      <w:r w:rsidR="000E42B0" w:rsidRPr="000E42B0">
        <w:rPr>
          <w:b/>
          <w:bCs/>
        </w:rPr>
        <w:t>of</w:t>
      </w:r>
      <w:r w:rsidR="000E42B0">
        <w:t xml:space="preserve"> </w:t>
      </w:r>
      <w:r w:rsidRPr="00737D2F">
        <w:rPr>
          <w:b/>
          <w:bCs/>
        </w:rPr>
        <w:t>THE INTERNATIONAL BROTHERHOOD OF BOILERMAKERS, IRON SHIP BUILDERS, BLACKSMITHS, FORGERS AND HELPERS</w:t>
      </w:r>
      <w:r w:rsidRPr="00341C7F">
        <w:t xml:space="preserve"> (from Page 1)</w:t>
      </w:r>
    </w:p>
    <w:p w14:paraId="5F030157" w14:textId="7D1461EE" w:rsidR="00E42853" w:rsidRDefault="00E42853" w:rsidP="00E42853">
      <w:pPr>
        <w:pStyle w:val="ListParagraph"/>
        <w:numPr>
          <w:ilvl w:val="0"/>
          <w:numId w:val="4"/>
        </w:numPr>
      </w:pPr>
      <w:r>
        <w:t xml:space="preserve">Applies to </w:t>
      </w:r>
      <w:r w:rsidR="00307D3B">
        <w:t xml:space="preserve">participating </w:t>
      </w:r>
      <w:r w:rsidR="00307D3B" w:rsidRPr="00B9321B">
        <w:rPr>
          <w:b/>
          <w:bCs/>
        </w:rPr>
        <w:t xml:space="preserve">Boilermaker Contractors’ </w:t>
      </w:r>
      <w:r w:rsidR="00B9321B" w:rsidRPr="00B9321B">
        <w:rPr>
          <w:b/>
          <w:bCs/>
        </w:rPr>
        <w:t>Association</w:t>
      </w:r>
      <w:r w:rsidR="00307D3B" w:rsidRPr="00B9321B">
        <w:rPr>
          <w:b/>
          <w:bCs/>
        </w:rPr>
        <w:t xml:space="preserve"> member contractors</w:t>
      </w:r>
      <w:r w:rsidRPr="00341C7F">
        <w:t xml:space="preserve"> (from Page 1)</w:t>
      </w:r>
    </w:p>
    <w:p w14:paraId="6B1D5845" w14:textId="39E54FDA" w:rsidR="00F64B82" w:rsidRDefault="00F64B82" w:rsidP="00F64B82">
      <w:pPr>
        <w:pStyle w:val="ListParagraph"/>
        <w:numPr>
          <w:ilvl w:val="0"/>
          <w:numId w:val="4"/>
        </w:numPr>
      </w:pPr>
      <w:r>
        <w:t xml:space="preserve">Applies to work of type </w:t>
      </w:r>
      <w:r w:rsidR="00833F3A" w:rsidRPr="00111672">
        <w:rPr>
          <w:b/>
          <w:bCs/>
        </w:rPr>
        <w:t>maintenance, repair, renovation, and demolition nature</w:t>
      </w:r>
      <w:r w:rsidRPr="00341C7F">
        <w:t xml:space="preserve"> (from Page 1)</w:t>
      </w:r>
    </w:p>
    <w:p w14:paraId="0A4DF0D9" w14:textId="3443B970" w:rsidR="00F64B82" w:rsidRDefault="00CA1C34" w:rsidP="00E42853">
      <w:pPr>
        <w:pStyle w:val="ListParagraph"/>
        <w:numPr>
          <w:ilvl w:val="0"/>
          <w:numId w:val="4"/>
        </w:numPr>
      </w:pPr>
      <w:r>
        <w:t xml:space="preserve">Applies to work of specific </w:t>
      </w:r>
      <w:r w:rsidRPr="00CA1C34">
        <w:rPr>
          <w:b/>
          <w:bCs/>
        </w:rPr>
        <w:t>crafts and rank</w:t>
      </w:r>
    </w:p>
    <w:p w14:paraId="3BD15EDB" w14:textId="100ADFCC" w:rsidR="00DA4EE9" w:rsidRPr="005C0B43" w:rsidRDefault="00DA4EE9" w:rsidP="00E42853">
      <w:pPr>
        <w:pStyle w:val="ListParagraph"/>
        <w:numPr>
          <w:ilvl w:val="0"/>
          <w:numId w:val="4"/>
        </w:numPr>
      </w:pPr>
      <w:r w:rsidRPr="005C0B43">
        <w:t xml:space="preserve">Applies </w:t>
      </w:r>
      <w:r w:rsidR="00B9321B">
        <w:t xml:space="preserve">to </w:t>
      </w:r>
      <w:r>
        <w:t xml:space="preserve">work within </w:t>
      </w:r>
      <w:r w:rsidRPr="005C0B43">
        <w:t xml:space="preserve">the </w:t>
      </w:r>
      <w:r w:rsidRPr="00784181">
        <w:rPr>
          <w:b/>
          <w:bCs/>
        </w:rPr>
        <w:t>province of Alberta</w:t>
      </w:r>
      <w:r w:rsidRPr="00341C7F">
        <w:t xml:space="preserve"> (from Page 1)</w:t>
      </w:r>
    </w:p>
    <w:p w14:paraId="1F299420" w14:textId="5266889B" w:rsidR="001843A9" w:rsidRDefault="001843A9" w:rsidP="00737D2F">
      <w:pPr>
        <w:pStyle w:val="ListParagraph"/>
        <w:numPr>
          <w:ilvl w:val="0"/>
          <w:numId w:val="4"/>
        </w:numPr>
      </w:pPr>
      <w:r>
        <w:t xml:space="preserve">Applies to work </w:t>
      </w:r>
      <w:r w:rsidR="00D64320">
        <w:t xml:space="preserve">performed </w:t>
      </w:r>
      <w:r>
        <w:t xml:space="preserve">within agreement </w:t>
      </w:r>
      <w:r w:rsidRPr="001843A9">
        <w:rPr>
          <w:b/>
          <w:bCs/>
        </w:rPr>
        <w:t>effective dates</w:t>
      </w:r>
      <w:r w:rsidRPr="00DF5CF8">
        <w:t xml:space="preserve"> (Page 1)</w:t>
      </w:r>
    </w:p>
    <w:p w14:paraId="404EDA50" w14:textId="77777777" w:rsidR="00E42853" w:rsidRDefault="00E42853" w:rsidP="00E42853"/>
    <w:p w14:paraId="4EF543B5" w14:textId="529590E4" w:rsidR="00E42853" w:rsidRPr="00E42853" w:rsidDel="00A81276" w:rsidRDefault="00E42853" w:rsidP="00E42853">
      <w:pPr>
        <w:rPr>
          <w:del w:id="226" w:author="Chris Hogan" w:date="2025-09-08T10:19:00Z" w16du:dateUtc="2025-09-08T16:19:00Z"/>
        </w:rPr>
      </w:pPr>
      <w:r>
        <w:t xml:space="preserve">I’ve </w:t>
      </w:r>
      <w:ins w:id="227" w:author="Chris Hogan" w:date="2025-09-08T10:19:00Z" w16du:dateUtc="2025-09-08T16:19:00Z">
        <w:r w:rsidR="00A81276">
          <w:t>only li</w:t>
        </w:r>
      </w:ins>
      <w:ins w:id="228" w:author="Chris Hogan" w:date="2025-09-08T10:20:00Z" w16du:dateUtc="2025-09-08T16:20:00Z">
        <w:r w:rsidR="00A81276">
          <w:t xml:space="preserve">sted a couple </w:t>
        </w:r>
      </w:ins>
      <w:del w:id="229" w:author="Chris Hogan" w:date="2025-09-08T10:20:00Z" w16du:dateUtc="2025-09-08T16:20:00Z">
        <w:r w:rsidDel="00A81276">
          <w:delText xml:space="preserve">not listed them </w:delText>
        </w:r>
      </w:del>
      <w:r>
        <w:t>here, but you’ll find many rules within this agreement that mirror rules that are stated in the NMA.</w:t>
      </w:r>
    </w:p>
    <w:p w14:paraId="325A6037" w14:textId="462B60C1" w:rsidR="00340E6C" w:rsidRDefault="00340E6C" w:rsidP="002F38D9">
      <w:pPr>
        <w:rPr>
          <w:ins w:id="230" w:author="Chris Hogan" w:date="2025-09-08T11:14:00Z" w16du:dateUtc="2025-09-08T17:14:00Z"/>
        </w:rPr>
      </w:pPr>
    </w:p>
    <w:p w14:paraId="7E7C0D32" w14:textId="0B71D291" w:rsidR="00AE3ED2" w:rsidRPr="00773842" w:rsidRDefault="00AE3ED2" w:rsidP="00AE3ED2">
      <w:pPr>
        <w:pStyle w:val="Heading2"/>
        <w:rPr>
          <w:ins w:id="231" w:author="Chris Hogan" w:date="2025-09-08T11:14:00Z" w16du:dateUtc="2025-09-08T17:14:00Z"/>
        </w:rPr>
      </w:pPr>
      <w:ins w:id="232" w:author="Chris Hogan" w:date="2025-09-08T11:14:00Z" w16du:dateUtc="2025-09-08T17:14:00Z">
        <w:r>
          <w:t xml:space="preserve">Overtime Meal </w:t>
        </w:r>
      </w:ins>
      <w:ins w:id="233" w:author="Chris Hogan" w:date="2025-09-08T11:15:00Z" w16du:dateUtc="2025-09-08T17:15:00Z">
        <w:r w:rsidR="00266C98">
          <w:t>Breaks</w:t>
        </w:r>
      </w:ins>
    </w:p>
    <w:p w14:paraId="7EA2FC1B" w14:textId="4301766D" w:rsidR="00266C98" w:rsidRDefault="00266C98" w:rsidP="002F38D9">
      <w:pPr>
        <w:rPr>
          <w:ins w:id="234" w:author="Chris Hogan" w:date="2025-09-08T11:14:00Z" w16du:dateUtc="2025-09-08T17:14:00Z"/>
        </w:rPr>
      </w:pPr>
      <w:ins w:id="235" w:author="Chris Hogan" w:date="2025-09-08T11:14:00Z" w16du:dateUtc="2025-09-08T17:14:00Z">
        <w:r>
          <w:t xml:space="preserve">Source: Page </w:t>
        </w:r>
      </w:ins>
      <w:ins w:id="236" w:author="Chris Hogan" w:date="2025-09-08T11:15:00Z" w16du:dateUtc="2025-09-08T17:15:00Z">
        <w:r>
          <w:t>19, Article 13.02</w:t>
        </w:r>
      </w:ins>
    </w:p>
    <w:p w14:paraId="01D893A2" w14:textId="28C43A5C" w:rsidR="00266C98" w:rsidRPr="00266C98" w:rsidRDefault="00266C98" w:rsidP="00266C98">
      <w:pPr>
        <w:rPr>
          <w:ins w:id="237" w:author="Chris Hogan" w:date="2025-09-08T11:15:00Z" w16du:dateUtc="2025-09-08T17:15:00Z"/>
          <w:i/>
          <w:iCs/>
          <w:rPrChange w:id="238" w:author="Chris Hogan" w:date="2025-09-08T11:15:00Z" w16du:dateUtc="2025-09-08T17:15:00Z">
            <w:rPr>
              <w:ins w:id="239" w:author="Chris Hogan" w:date="2025-09-08T11:15:00Z" w16du:dateUtc="2025-09-08T17:15:00Z"/>
            </w:rPr>
          </w:rPrChange>
        </w:rPr>
      </w:pPr>
      <w:ins w:id="240" w:author="Chris Hogan" w:date="2025-09-08T11:14:00Z" w16du:dateUtc="2025-09-08T17:14:00Z">
        <w:r>
          <w:t xml:space="preserve">Rule </w:t>
        </w:r>
      </w:ins>
      <w:ins w:id="241" w:author="Chris Hogan" w:date="2025-09-08T11:15:00Z" w16du:dateUtc="2025-09-08T17:15:00Z">
        <w:r>
          <w:t xml:space="preserve">Excerpt: </w:t>
        </w:r>
        <w:r w:rsidRPr="00266C98">
          <w:rPr>
            <w:i/>
            <w:iCs/>
            <w:rPrChange w:id="242" w:author="Chris Hogan" w:date="2025-09-08T11:15:00Z" w16du:dateUtc="2025-09-08T17:15:00Z">
              <w:rPr/>
            </w:rPrChange>
          </w:rPr>
          <w:t xml:space="preserve">Overtime Meal Breaks: When an employee works beyond ten (10) hours per day, they shall be entitled to a meal break and meal supplied by the Company. The meal break will be provided after ten (10) hours of work and subsequent meal breaks each four (4) hours thereafter. However, it will be the prerogative of the Company in conjunction with </w:t>
        </w:r>
        <w:proofErr w:type="gramStart"/>
        <w:r w:rsidRPr="00266C98">
          <w:rPr>
            <w:i/>
            <w:iCs/>
            <w:rPrChange w:id="243" w:author="Chris Hogan" w:date="2025-09-08T11:15:00Z" w16du:dateUtc="2025-09-08T17:15:00Z">
              <w:rPr/>
            </w:rPrChange>
          </w:rPr>
          <w:t>the Job</w:t>
        </w:r>
        <w:proofErr w:type="gramEnd"/>
        <w:r w:rsidRPr="00266C98">
          <w:rPr>
            <w:i/>
            <w:iCs/>
            <w:rPrChange w:id="244" w:author="Chris Hogan" w:date="2025-09-08T11:15:00Z" w16du:dateUtc="2025-09-08T17:15:00Z">
              <w:rPr/>
            </w:rPrChange>
          </w:rPr>
          <w:t xml:space="preserve"> Steward to arrange meal breaks for efficiency and convenience of the job.</w:t>
        </w:r>
      </w:ins>
    </w:p>
    <w:p w14:paraId="6CA45BA1" w14:textId="77777777" w:rsidR="00266C98" w:rsidRPr="00266C98" w:rsidRDefault="00266C98" w:rsidP="00266C98">
      <w:pPr>
        <w:rPr>
          <w:ins w:id="245" w:author="Chris Hogan" w:date="2025-09-08T11:15:00Z" w16du:dateUtc="2025-09-08T17:15:00Z"/>
          <w:i/>
          <w:iCs/>
          <w:rPrChange w:id="246" w:author="Chris Hogan" w:date="2025-09-08T11:15:00Z" w16du:dateUtc="2025-09-08T17:15:00Z">
            <w:rPr>
              <w:ins w:id="247" w:author="Chris Hogan" w:date="2025-09-08T11:15:00Z" w16du:dateUtc="2025-09-08T17:15:00Z"/>
            </w:rPr>
          </w:rPrChange>
        </w:rPr>
      </w:pPr>
      <w:ins w:id="248" w:author="Chris Hogan" w:date="2025-09-08T11:15:00Z" w16du:dateUtc="2025-09-08T17:15:00Z">
        <w:r w:rsidRPr="00266C98">
          <w:rPr>
            <w:i/>
            <w:iCs/>
            <w:rPrChange w:id="249" w:author="Chris Hogan" w:date="2025-09-08T11:15:00Z" w16du:dateUtc="2025-09-08T17:15:00Z">
              <w:rPr/>
            </w:rPrChange>
          </w:rPr>
          <w:t xml:space="preserve">When the four (4) ten (10) </w:t>
        </w:r>
        <w:proofErr w:type="gramStart"/>
        <w:r w:rsidRPr="00266C98">
          <w:rPr>
            <w:i/>
            <w:iCs/>
            <w:rPrChange w:id="250" w:author="Chris Hogan" w:date="2025-09-08T11:15:00Z" w16du:dateUtc="2025-09-08T17:15:00Z">
              <w:rPr/>
            </w:rPrChange>
          </w:rPr>
          <w:t>hour day</w:t>
        </w:r>
        <w:proofErr w:type="gramEnd"/>
        <w:r w:rsidRPr="00266C98">
          <w:rPr>
            <w:i/>
            <w:iCs/>
            <w:rPrChange w:id="251" w:author="Chris Hogan" w:date="2025-09-08T11:15:00Z" w16du:dateUtc="2025-09-08T17:15:00Z">
              <w:rPr/>
            </w:rPrChange>
          </w:rPr>
          <w:t xml:space="preserve"> option is worked, recognizing emergency situations will arise, if the Company has not scheduled </w:t>
        </w:r>
        <w:proofErr w:type="gramStart"/>
        <w:r w:rsidRPr="00266C98">
          <w:rPr>
            <w:i/>
            <w:iCs/>
            <w:rPrChange w:id="252" w:author="Chris Hogan" w:date="2025-09-08T11:15:00Z" w16du:dateUtc="2025-09-08T17:15:00Z">
              <w:rPr/>
            </w:rPrChange>
          </w:rPr>
          <w:t>in excess of</w:t>
        </w:r>
        <w:proofErr w:type="gramEnd"/>
        <w:r w:rsidRPr="00266C98">
          <w:rPr>
            <w:i/>
            <w:iCs/>
            <w:rPrChange w:id="253" w:author="Chris Hogan" w:date="2025-09-08T11:15:00Z" w16du:dateUtc="2025-09-08T17:15:00Z">
              <w:rPr/>
            </w:rPrChange>
          </w:rPr>
          <w:t xml:space="preserve"> the ten (10) hour shift, the Company shall be granted a one (1) hour extension where a meal and meal break are not required.</w:t>
        </w:r>
      </w:ins>
    </w:p>
    <w:p w14:paraId="785C2F04" w14:textId="77777777" w:rsidR="00266C98" w:rsidRPr="00266C98" w:rsidRDefault="00266C98" w:rsidP="00266C98">
      <w:pPr>
        <w:rPr>
          <w:ins w:id="254" w:author="Chris Hogan" w:date="2025-09-08T11:15:00Z" w16du:dateUtc="2025-09-08T17:15:00Z"/>
          <w:i/>
          <w:iCs/>
          <w:rPrChange w:id="255" w:author="Chris Hogan" w:date="2025-09-08T11:15:00Z" w16du:dateUtc="2025-09-08T17:15:00Z">
            <w:rPr>
              <w:ins w:id="256" w:author="Chris Hogan" w:date="2025-09-08T11:15:00Z" w16du:dateUtc="2025-09-08T17:15:00Z"/>
            </w:rPr>
          </w:rPrChange>
        </w:rPr>
      </w:pPr>
      <w:ins w:id="257" w:author="Chris Hogan" w:date="2025-09-08T11:15:00Z" w16du:dateUtc="2025-09-08T17:15:00Z">
        <w:r w:rsidRPr="00266C98">
          <w:rPr>
            <w:i/>
            <w:iCs/>
            <w:rPrChange w:id="258" w:author="Chris Hogan" w:date="2025-09-08T11:15:00Z" w16du:dateUtc="2025-09-08T17:15:00Z">
              <w:rPr/>
            </w:rPrChange>
          </w:rPr>
          <w:t>When an employee works Scheduled Overtime (work performed on Saturdays, Sundays and Holidays) they shall be entitled to a meal break when overtime work exceeds ten (10) hours).</w:t>
        </w:r>
      </w:ins>
    </w:p>
    <w:p w14:paraId="0384A338" w14:textId="77777777" w:rsidR="00266C98" w:rsidRPr="00266C98" w:rsidRDefault="00266C98" w:rsidP="00266C98">
      <w:pPr>
        <w:rPr>
          <w:ins w:id="259" w:author="Chris Hogan" w:date="2025-09-08T11:15:00Z" w16du:dateUtc="2025-09-08T17:15:00Z"/>
          <w:i/>
          <w:iCs/>
          <w:rPrChange w:id="260" w:author="Chris Hogan" w:date="2025-09-08T11:15:00Z" w16du:dateUtc="2025-09-08T17:15:00Z">
            <w:rPr>
              <w:ins w:id="261" w:author="Chris Hogan" w:date="2025-09-08T11:15:00Z" w16du:dateUtc="2025-09-08T17:15:00Z"/>
            </w:rPr>
          </w:rPrChange>
        </w:rPr>
      </w:pPr>
      <w:ins w:id="262" w:author="Chris Hogan" w:date="2025-09-08T11:15:00Z" w16du:dateUtc="2025-09-08T17:15:00Z">
        <w:r w:rsidRPr="00266C98">
          <w:rPr>
            <w:i/>
            <w:iCs/>
            <w:rPrChange w:id="263" w:author="Chris Hogan" w:date="2025-09-08T11:15:00Z" w16du:dateUtc="2025-09-08T17:15:00Z">
              <w:rPr/>
            </w:rPrChange>
          </w:rPr>
          <w:t xml:space="preserve">When an employee works Short Notice Emergency Call-Out Overtime (overtime work performed other than continuous with the regular </w:t>
        </w:r>
        <w:proofErr w:type="gramStart"/>
        <w:r w:rsidRPr="00266C98">
          <w:rPr>
            <w:i/>
            <w:iCs/>
            <w:rPrChange w:id="264" w:author="Chris Hogan" w:date="2025-09-08T11:15:00Z" w16du:dateUtc="2025-09-08T17:15:00Z">
              <w:rPr/>
            </w:rPrChange>
          </w:rPr>
          <w:t>work day</w:t>
        </w:r>
        <w:proofErr w:type="gramEnd"/>
        <w:r w:rsidRPr="00266C98">
          <w:rPr>
            <w:i/>
            <w:iCs/>
            <w:rPrChange w:id="265" w:author="Chris Hogan" w:date="2025-09-08T11:15:00Z" w16du:dateUtc="2025-09-08T17:15:00Z">
              <w:rPr/>
            </w:rPrChange>
          </w:rPr>
          <w:t xml:space="preserve"> or Scheduled Overtime) they shall be entitled to a meal break when overtime work exceeds four (4) hours.</w:t>
        </w:r>
      </w:ins>
    </w:p>
    <w:p w14:paraId="12764B14" w14:textId="77777777" w:rsidR="00266C98" w:rsidRPr="00266C98" w:rsidRDefault="00266C98" w:rsidP="00266C98">
      <w:pPr>
        <w:rPr>
          <w:ins w:id="266" w:author="Chris Hogan" w:date="2025-09-08T11:15:00Z" w16du:dateUtc="2025-09-08T17:15:00Z"/>
          <w:i/>
          <w:iCs/>
          <w:rPrChange w:id="267" w:author="Chris Hogan" w:date="2025-09-08T11:15:00Z" w16du:dateUtc="2025-09-08T17:15:00Z">
            <w:rPr>
              <w:ins w:id="268" w:author="Chris Hogan" w:date="2025-09-08T11:15:00Z" w16du:dateUtc="2025-09-08T17:15:00Z"/>
            </w:rPr>
          </w:rPrChange>
        </w:rPr>
      </w:pPr>
      <w:ins w:id="269" w:author="Chris Hogan" w:date="2025-09-08T11:15:00Z" w16du:dateUtc="2025-09-08T17:15:00Z">
        <w:r w:rsidRPr="00266C98">
          <w:rPr>
            <w:i/>
            <w:iCs/>
            <w:rPrChange w:id="270" w:author="Chris Hogan" w:date="2025-09-08T11:15:00Z" w16du:dateUtc="2025-09-08T17:15:00Z">
              <w:rPr/>
            </w:rPrChange>
          </w:rPr>
          <w:t>Entitlement to subsequent meal breaks will occur at approximately four (4) hour intervals during continuing overtime. No entitlement shall occur at the conclusion of overtime.</w:t>
        </w:r>
      </w:ins>
    </w:p>
    <w:p w14:paraId="4B006F76" w14:textId="5F2AE66D" w:rsidR="00266C98" w:rsidRPr="00266C98" w:rsidRDefault="00266C98" w:rsidP="00266C98">
      <w:pPr>
        <w:rPr>
          <w:ins w:id="271" w:author="Chris Hogan" w:date="2025-09-08T11:14:00Z" w16du:dateUtc="2025-09-08T17:14:00Z"/>
          <w:i/>
          <w:iCs/>
          <w:rPrChange w:id="272" w:author="Chris Hogan" w:date="2025-09-08T11:15:00Z" w16du:dateUtc="2025-09-08T17:15:00Z">
            <w:rPr>
              <w:ins w:id="273" w:author="Chris Hogan" w:date="2025-09-08T11:14:00Z" w16du:dateUtc="2025-09-08T17:14:00Z"/>
            </w:rPr>
          </w:rPrChange>
        </w:rPr>
      </w:pPr>
      <w:ins w:id="274" w:author="Chris Hogan" w:date="2025-09-08T11:15:00Z" w16du:dateUtc="2025-09-08T17:15:00Z">
        <w:r w:rsidRPr="00266C98">
          <w:rPr>
            <w:i/>
            <w:iCs/>
            <w:rPrChange w:id="275" w:author="Chris Hogan" w:date="2025-09-08T11:15:00Z" w16du:dateUtc="2025-09-08T17:15:00Z">
              <w:rPr/>
            </w:rPrChange>
          </w:rPr>
          <w:t>All overtime meal breaks will be thirty (30) minutes in duration and will be paid for at straight time rates. However</w:t>
        </w:r>
        <w:proofErr w:type="gramStart"/>
        <w:r w:rsidRPr="00266C98">
          <w:rPr>
            <w:i/>
            <w:iCs/>
            <w:rPrChange w:id="276" w:author="Chris Hogan" w:date="2025-09-08T11:15:00Z" w16du:dateUtc="2025-09-08T17:15:00Z">
              <w:rPr/>
            </w:rPrChange>
          </w:rPr>
          <w:t>, in</w:t>
        </w:r>
        <w:proofErr w:type="gramEnd"/>
        <w:r w:rsidRPr="00266C98">
          <w:rPr>
            <w:i/>
            <w:iCs/>
            <w:rPrChange w:id="277" w:author="Chris Hogan" w:date="2025-09-08T11:15:00Z" w16du:dateUtc="2025-09-08T17:15:00Z">
              <w:rPr/>
            </w:rPrChange>
          </w:rPr>
          <w:t xml:space="preserve"> calculating entitlement to a meal, the thirty (30) minute break shall not count as overtime work.</w:t>
        </w:r>
      </w:ins>
    </w:p>
    <w:p w14:paraId="33299427" w14:textId="5E912C12" w:rsidR="00975D45" w:rsidRDefault="00975D45" w:rsidP="002F38D9">
      <w:pPr>
        <w:rPr>
          <w:ins w:id="278" w:author="Chris Hogan" w:date="2025-09-08T11:13:00Z" w16du:dateUtc="2025-09-08T17:13:00Z"/>
        </w:rPr>
      </w:pPr>
      <w:ins w:id="279" w:author="Chris Hogan" w:date="2025-09-08T11:13:00Z" w16du:dateUtc="2025-09-08T17:13:00Z">
        <w:r>
          <w:t xml:space="preserve">Rule Meaning: </w:t>
        </w:r>
        <w:r w:rsidRPr="00975D45">
          <w:t xml:space="preserve">Employees must receive a paid 30-minute meal break with a company-supplied meal when they work </w:t>
        </w:r>
      </w:ins>
      <w:ins w:id="280" w:author="Chris Hogan" w:date="2025-09-08T11:18:00Z" w16du:dateUtc="2025-09-08T17:18:00Z">
        <w:r w:rsidR="00DF5626">
          <w:t xml:space="preserve">long </w:t>
        </w:r>
      </w:ins>
      <w:ins w:id="281" w:author="Chris Hogan" w:date="2025-09-08T11:13:00Z" w16du:dateUtc="2025-09-08T17:13:00Z">
        <w:r w:rsidRPr="00975D45">
          <w:t>hours.</w:t>
        </w:r>
        <w:r w:rsidR="00931C82">
          <w:t xml:space="preserve"> </w:t>
        </w:r>
        <w:r w:rsidR="00931C82" w:rsidRPr="00931C82">
          <w:t>Normally this starts after 10 hours, then every 4 hours after. On weekends or holidays</w:t>
        </w:r>
      </w:ins>
      <w:ins w:id="282" w:author="Chris Hogan" w:date="2025-09-08T11:14:00Z" w16du:dateUtc="2025-09-08T17:14:00Z">
        <w:r w:rsidR="00931C82">
          <w:t xml:space="preserve">, </w:t>
        </w:r>
      </w:ins>
      <w:ins w:id="283" w:author="Chris Hogan" w:date="2025-09-08T11:13:00Z" w16du:dateUtc="2025-09-08T17:13:00Z">
        <w:r w:rsidR="00931C82" w:rsidRPr="00931C82">
          <w:t xml:space="preserve">it also starts after 10 hours. For emergency </w:t>
        </w:r>
        <w:proofErr w:type="gramStart"/>
        <w:r w:rsidR="00931C82" w:rsidRPr="00931C82">
          <w:t>call-outs</w:t>
        </w:r>
        <w:proofErr w:type="gramEnd"/>
        <w:r w:rsidR="00931C82" w:rsidRPr="00931C82">
          <w:t xml:space="preserve">, it starts after 4 hours. </w:t>
        </w:r>
        <w:r w:rsidR="00931C82" w:rsidRPr="00931C82">
          <w:lastRenderedPageBreak/>
          <w:t>On 4</w:t>
        </w:r>
      </w:ins>
      <w:ins w:id="284" w:author="Chris Hogan" w:date="2025-09-08T11:14:00Z" w16du:dateUtc="2025-09-08T17:14:00Z">
        <w:r w:rsidR="00931C82">
          <w:t>x</w:t>
        </w:r>
      </w:ins>
      <w:ins w:id="285" w:author="Chris Hogan" w:date="2025-09-08T11:13:00Z" w16du:dateUtc="2025-09-08T17:13:00Z">
        <w:r w:rsidR="00931C82" w:rsidRPr="00931C82">
          <w:t xml:space="preserve">10 </w:t>
        </w:r>
      </w:ins>
      <w:ins w:id="286" w:author="Chris Hogan" w:date="2025-09-08T11:14:00Z" w16du:dateUtc="2025-09-08T17:14:00Z">
        <w:r w:rsidR="00AE3ED2">
          <w:t>work schedule</w:t>
        </w:r>
      </w:ins>
      <w:ins w:id="287" w:author="Chris Hogan" w:date="2025-09-08T11:13:00Z" w16du:dateUtc="2025-09-08T17:13:00Z">
        <w:r w:rsidR="00931C82" w:rsidRPr="00931C82">
          <w:t xml:space="preserve">, the company can extend the </w:t>
        </w:r>
      </w:ins>
      <w:ins w:id="288" w:author="Chris Hogan" w:date="2025-09-08T11:18:00Z" w16du:dateUtc="2025-09-08T17:18:00Z">
        <w:r w:rsidR="00695114">
          <w:t>workday</w:t>
        </w:r>
      </w:ins>
      <w:ins w:id="289" w:author="Chris Hogan" w:date="2025-09-08T11:13:00Z" w16du:dateUtc="2025-09-08T17:13:00Z">
        <w:r w:rsidR="00931C82" w:rsidRPr="00931C82">
          <w:t xml:space="preserve"> by 1 extra hour without providing a meal.</w:t>
        </w:r>
      </w:ins>
      <w:ins w:id="290" w:author="Chris Hogan" w:date="2025-09-08T11:17:00Z" w16du:dateUtc="2025-09-08T17:17:00Z">
        <w:r w:rsidR="00B074CA">
          <w:t xml:space="preserve"> </w:t>
        </w:r>
      </w:ins>
      <w:ins w:id="291" w:author="Chris Hogan" w:date="2025-09-08T11:25:00Z" w16du:dateUtc="2025-09-08T17:25:00Z">
        <w:r w:rsidR="00FE22D4" w:rsidRPr="00FE22D4">
          <w:t xml:space="preserve">Meal breaks are paid at straight-time rates </w:t>
        </w:r>
        <w:r w:rsidR="00FE22D4">
          <w:t xml:space="preserve">and </w:t>
        </w:r>
        <w:r w:rsidR="00FE22D4" w:rsidRPr="00FE22D4">
          <w:t>do not count as overtime worked when determining further meal break</w:t>
        </w:r>
        <w:r w:rsidR="0038366A">
          <w:t xml:space="preserve"> entitlements</w:t>
        </w:r>
        <w:r w:rsidR="00FE22D4" w:rsidRPr="00FE22D4">
          <w:t>.</w:t>
        </w:r>
      </w:ins>
    </w:p>
    <w:p w14:paraId="384D38F1" w14:textId="77777777" w:rsidR="00975D45" w:rsidRDefault="00975D45" w:rsidP="002F38D9">
      <w:pPr>
        <w:rPr>
          <w:ins w:id="292" w:author="Chris Hogan" w:date="2025-09-08T10:20:00Z" w16du:dateUtc="2025-09-08T16:20:00Z"/>
        </w:rPr>
      </w:pPr>
    </w:p>
    <w:p w14:paraId="460C26D3" w14:textId="6F41C056" w:rsidR="00A81276" w:rsidRPr="00773842" w:rsidRDefault="00A81276" w:rsidP="00A81276">
      <w:pPr>
        <w:pStyle w:val="Heading2"/>
        <w:rPr>
          <w:ins w:id="293" w:author="Chris Hogan" w:date="2025-09-08T10:20:00Z" w16du:dateUtc="2025-09-08T16:20:00Z"/>
        </w:rPr>
      </w:pPr>
      <w:ins w:id="294" w:author="Chris Hogan" w:date="2025-09-08T10:20:00Z" w16du:dateUtc="2025-09-08T16:20:00Z">
        <w:r>
          <w:t xml:space="preserve">Overtime </w:t>
        </w:r>
        <w:r w:rsidR="00C41046">
          <w:t>Meal Allowance</w:t>
        </w:r>
        <w:r>
          <w:t xml:space="preserve">, </w:t>
        </w:r>
        <w:r w:rsidR="00C41046">
          <w:t>Subsistence</w:t>
        </w:r>
      </w:ins>
      <w:ins w:id="295" w:author="Chris Hogan" w:date="2025-09-08T10:21:00Z" w16du:dateUtc="2025-09-08T16:21:00Z">
        <w:r w:rsidR="00C41046">
          <w:t xml:space="preserve"> or Camp</w:t>
        </w:r>
      </w:ins>
    </w:p>
    <w:p w14:paraId="7C5B070D" w14:textId="5911646A" w:rsidR="00A81276" w:rsidRDefault="00A81276" w:rsidP="002F38D9">
      <w:pPr>
        <w:rPr>
          <w:ins w:id="296" w:author="Chris Hogan" w:date="2025-09-08T10:19:00Z" w16du:dateUtc="2025-09-08T16:19:00Z"/>
        </w:rPr>
      </w:pPr>
      <w:ins w:id="297" w:author="Chris Hogan" w:date="2025-09-08T10:20:00Z" w16du:dateUtc="2025-09-08T16:20:00Z">
        <w:r>
          <w:t xml:space="preserve">Source: </w:t>
        </w:r>
        <w:r w:rsidRPr="007B2AA5">
          <w:t xml:space="preserve">Page </w:t>
        </w:r>
        <w:r>
          <w:t>20</w:t>
        </w:r>
      </w:ins>
      <w:ins w:id="298" w:author="Chris Hogan" w:date="2025-09-08T10:58:00Z" w16du:dateUtc="2025-09-08T16:58:00Z">
        <w:r w:rsidR="0085499A">
          <w:t>, Article 13.05</w:t>
        </w:r>
      </w:ins>
    </w:p>
    <w:p w14:paraId="750B4832" w14:textId="0DA9EE4A" w:rsidR="00A81276" w:rsidRPr="002F3EB6" w:rsidRDefault="00340E6C" w:rsidP="00340E6C">
      <w:pPr>
        <w:rPr>
          <w:ins w:id="299" w:author="Chris Hogan" w:date="2025-09-08T10:19:00Z" w16du:dateUtc="2025-09-08T16:19:00Z"/>
          <w:i/>
          <w:iCs/>
          <w:rPrChange w:id="300" w:author="Chris Hogan" w:date="2025-09-08T10:21:00Z" w16du:dateUtc="2025-09-08T16:21:00Z">
            <w:rPr>
              <w:ins w:id="301" w:author="Chris Hogan" w:date="2025-09-08T10:19:00Z" w16du:dateUtc="2025-09-08T16:19:00Z"/>
            </w:rPr>
          </w:rPrChange>
        </w:rPr>
      </w:pPr>
      <w:ins w:id="302" w:author="Chris Hogan" w:date="2025-09-08T10:19:00Z" w16du:dateUtc="2025-09-08T16:19:00Z">
        <w:r>
          <w:t xml:space="preserve">Rule </w:t>
        </w:r>
        <w:r w:rsidR="00A81276">
          <w:t xml:space="preserve">Excerpt: </w:t>
        </w:r>
        <w:r w:rsidRPr="002F3EB6">
          <w:rPr>
            <w:i/>
            <w:iCs/>
            <w:rPrChange w:id="303" w:author="Chris Hogan" w:date="2025-09-08T10:21:00Z" w16du:dateUtc="2025-09-08T16:21:00Z">
              <w:rPr/>
            </w:rPrChange>
          </w:rPr>
          <w:t>Overtime Meal Allowance for those on Subsistence or staying in camp:</w:t>
        </w:r>
      </w:ins>
    </w:p>
    <w:p w14:paraId="45729095" w14:textId="0EDDFBA3" w:rsidR="00340E6C" w:rsidRPr="002F3EB6" w:rsidRDefault="00340E6C" w:rsidP="00340E6C">
      <w:pPr>
        <w:rPr>
          <w:ins w:id="304" w:author="Chris Hogan" w:date="2025-09-08T10:21:00Z" w16du:dateUtc="2025-09-08T16:21:00Z"/>
          <w:i/>
          <w:iCs/>
          <w:rPrChange w:id="305" w:author="Chris Hogan" w:date="2025-09-08T10:21:00Z" w16du:dateUtc="2025-09-08T16:21:00Z">
            <w:rPr>
              <w:ins w:id="306" w:author="Chris Hogan" w:date="2025-09-08T10:21:00Z" w16du:dateUtc="2025-09-08T16:21:00Z"/>
            </w:rPr>
          </w:rPrChange>
        </w:rPr>
      </w:pPr>
      <w:ins w:id="307" w:author="Chris Hogan" w:date="2025-09-08T10:19:00Z" w16du:dateUtc="2025-09-08T16:19:00Z">
        <w:r w:rsidRPr="002F3EB6">
          <w:rPr>
            <w:i/>
            <w:iCs/>
            <w:rPrChange w:id="308" w:author="Chris Hogan" w:date="2025-09-08T10:21:00Z" w16du:dateUtc="2025-09-08T16:21:00Z">
              <w:rPr/>
            </w:rPrChange>
          </w:rPr>
          <w:t>There shall be no meal allowance applicable to those receiving subsistence, however any reduction to the current subsistence rates will attract a meal allowance payment equivalent to the reduction. Where a camp is provided, employees will not receive the forty dollars ($40.00) meal allowance where they are able to receive a camp meal at the end of their shift.</w:t>
        </w:r>
      </w:ins>
    </w:p>
    <w:p w14:paraId="28F79C36" w14:textId="003A6EBE" w:rsidR="002F3EB6" w:rsidRDefault="002F3EB6" w:rsidP="00340E6C">
      <w:pPr>
        <w:rPr>
          <w:ins w:id="309" w:author="Chris Hogan" w:date="2025-09-08T10:20:00Z" w16du:dateUtc="2025-09-08T16:20:00Z"/>
        </w:rPr>
      </w:pPr>
      <w:ins w:id="310" w:author="Chris Hogan" w:date="2025-09-08T10:21:00Z" w16du:dateUtc="2025-09-08T16:21:00Z">
        <w:r>
          <w:t xml:space="preserve">Rule </w:t>
        </w:r>
      </w:ins>
      <w:ins w:id="311" w:author="Chris Hogan" w:date="2025-09-08T10:58:00Z" w16du:dateUtc="2025-09-08T16:58:00Z">
        <w:r w:rsidR="00D23D4C">
          <w:t>Meaning</w:t>
        </w:r>
      </w:ins>
      <w:ins w:id="312" w:author="Chris Hogan" w:date="2025-09-08T10:21:00Z" w16du:dateUtc="2025-09-08T16:21:00Z">
        <w:r>
          <w:t xml:space="preserve">: </w:t>
        </w:r>
      </w:ins>
      <w:ins w:id="313" w:author="Chris Hogan" w:date="2025-09-08T10:54:00Z" w16du:dateUtc="2025-09-08T16:54:00Z">
        <w:r w:rsidR="001D5606">
          <w:t xml:space="preserve">Employees </w:t>
        </w:r>
      </w:ins>
      <w:ins w:id="314" w:author="Chris Hogan" w:date="2025-09-08T10:53:00Z" w16du:dateUtc="2025-09-08T16:53:00Z">
        <w:r w:rsidR="009258A4" w:rsidRPr="009258A4">
          <w:t xml:space="preserve">on subsistence do not receive a meal allowance unless their subsistence rate is reduced, in which case they are paid the amount of the reduction. </w:t>
        </w:r>
      </w:ins>
      <w:ins w:id="315" w:author="Chris Hogan" w:date="2025-09-08T10:54:00Z" w16du:dateUtc="2025-09-08T16:54:00Z">
        <w:r w:rsidR="001D5606">
          <w:t xml:space="preserve">Employees </w:t>
        </w:r>
      </w:ins>
      <w:ins w:id="316" w:author="Chris Hogan" w:date="2025-09-08T10:53:00Z" w16du:dateUtc="2025-09-08T16:53:00Z">
        <w:r w:rsidR="009258A4" w:rsidRPr="009258A4">
          <w:t xml:space="preserve">staying in camp do not receive </w:t>
        </w:r>
      </w:ins>
      <w:ins w:id="317" w:author="Chris Hogan" w:date="2025-09-08T10:54:00Z" w16du:dateUtc="2025-09-08T16:54:00Z">
        <w:r w:rsidR="001D5606">
          <w:t xml:space="preserve">any </w:t>
        </w:r>
      </w:ins>
      <w:ins w:id="318" w:author="Chris Hogan" w:date="2025-09-08T10:53:00Z" w16du:dateUtc="2025-09-08T16:53:00Z">
        <w:r w:rsidR="009258A4" w:rsidRPr="009258A4">
          <w:t>meal allowance if a camp meal is available after their shift.</w:t>
        </w:r>
      </w:ins>
    </w:p>
    <w:p w14:paraId="548CE947" w14:textId="77777777" w:rsidR="00A81276" w:rsidRPr="002F38D9" w:rsidRDefault="00A81276" w:rsidP="00340E6C"/>
    <w:p w14:paraId="538C435E" w14:textId="5298617D" w:rsidR="00B24424" w:rsidRDefault="001A2874" w:rsidP="00EE529B">
      <w:pPr>
        <w:pStyle w:val="Heading1"/>
      </w:pPr>
      <w:r w:rsidRPr="001A2874">
        <w:t>C1000776 Edmonton Exchanger Supply and Services Contract - signed.pdf</w:t>
      </w:r>
    </w:p>
    <w:p w14:paraId="2DF8A2B2" w14:textId="77777777" w:rsidR="004E0BB9" w:rsidRDefault="004E0BB9" w:rsidP="004E0BB9"/>
    <w:p w14:paraId="5868521E" w14:textId="4605B573" w:rsidR="004E0BB9" w:rsidRDefault="003928E3" w:rsidP="004E0BB9">
      <w:r>
        <w:t>Base a</w:t>
      </w:r>
      <w:r w:rsidR="004E0BB9">
        <w:t>pplicable metadata:</w:t>
      </w:r>
    </w:p>
    <w:p w14:paraId="25ECD6B8" w14:textId="3BAC9788" w:rsidR="004E0BB9" w:rsidRDefault="00397692" w:rsidP="004E0BB9">
      <w:pPr>
        <w:pStyle w:val="ListParagraph"/>
        <w:numPr>
          <w:ilvl w:val="0"/>
          <w:numId w:val="4"/>
        </w:numPr>
      </w:pPr>
      <w:r>
        <w:t xml:space="preserve">Applies to </w:t>
      </w:r>
      <w:r w:rsidRPr="00427AD8">
        <w:rPr>
          <w:b/>
          <w:bCs/>
        </w:rPr>
        <w:t>customer “</w:t>
      </w:r>
      <w:proofErr w:type="gramStart"/>
      <w:r w:rsidRPr="00427AD8">
        <w:rPr>
          <w:b/>
          <w:bCs/>
        </w:rPr>
        <w:t>North West</w:t>
      </w:r>
      <w:proofErr w:type="gramEnd"/>
      <w:r w:rsidRPr="00427AD8">
        <w:rPr>
          <w:b/>
          <w:bCs/>
        </w:rPr>
        <w:t xml:space="preserve"> Redwater Partnership”</w:t>
      </w:r>
    </w:p>
    <w:p w14:paraId="0388EF5C" w14:textId="549BE92F" w:rsidR="00397692" w:rsidRPr="004E0BB9" w:rsidRDefault="00397692" w:rsidP="004E0BB9">
      <w:pPr>
        <w:pStyle w:val="ListParagraph"/>
        <w:numPr>
          <w:ilvl w:val="0"/>
          <w:numId w:val="4"/>
        </w:numPr>
      </w:pPr>
      <w:r>
        <w:t xml:space="preserve">Applies to </w:t>
      </w:r>
      <w:r w:rsidR="00607BB0" w:rsidRPr="00427AD8">
        <w:rPr>
          <w:b/>
          <w:bCs/>
        </w:rPr>
        <w:t xml:space="preserve">sites/jobs </w:t>
      </w:r>
      <w:r w:rsidR="00427AD8" w:rsidRPr="00427AD8">
        <w:rPr>
          <w:b/>
          <w:bCs/>
        </w:rPr>
        <w:t xml:space="preserve">related to </w:t>
      </w:r>
      <w:r w:rsidRPr="00427AD8">
        <w:rPr>
          <w:b/>
          <w:bCs/>
        </w:rPr>
        <w:t>contract number “C1000776”</w:t>
      </w:r>
    </w:p>
    <w:p w14:paraId="322AF186" w14:textId="77777777" w:rsidR="00EE529B" w:rsidRDefault="00EE529B" w:rsidP="00EE529B"/>
    <w:p w14:paraId="05FEF308" w14:textId="44A53D25" w:rsidR="001A2874" w:rsidRPr="00773842" w:rsidRDefault="001A2874" w:rsidP="001A2874">
      <w:pPr>
        <w:pStyle w:val="Heading2"/>
      </w:pPr>
      <w:r>
        <w:t>Overtime Provisions</w:t>
      </w:r>
      <w:r w:rsidR="00173939">
        <w:t>, Overtime</w:t>
      </w:r>
    </w:p>
    <w:p w14:paraId="244F01A6" w14:textId="43CD4F43" w:rsidR="001A2874" w:rsidRDefault="001A2874" w:rsidP="00EE529B">
      <w:r>
        <w:t xml:space="preserve">Source: Page </w:t>
      </w:r>
      <w:r w:rsidR="00B1147F">
        <w:t>65</w:t>
      </w:r>
    </w:p>
    <w:p w14:paraId="7121B78C" w14:textId="6A373D3B" w:rsidR="00B1147F" w:rsidRDefault="00B1147F" w:rsidP="00EE529B">
      <w:del w:id="319" w:author="Chris Hogan" w:date="2025-09-08T08:46:00Z" w16du:dateUtc="2025-09-08T14:46:00Z">
        <w:r w:rsidDel="00585D9C">
          <w:delText xml:space="preserve">Rule Interpretation: </w:delText>
        </w:r>
        <w:r w:rsidR="00357C0F" w:rsidDel="00585D9C">
          <w:delText xml:space="preserve">Overtime provisions </w:delText>
        </w:r>
        <w:r w:rsidR="00E379AD" w:rsidDel="00585D9C">
          <w:delText xml:space="preserve">apply, </w:delText>
        </w:r>
        <w:r w:rsidR="00357C0F" w:rsidDel="00585D9C">
          <w:delText>as per respective agreement</w:delText>
        </w:r>
        <w:r w:rsidR="00E379AD" w:rsidDel="00585D9C">
          <w:delText>s (i.e. NMA or BM)</w:delText>
        </w:r>
      </w:del>
    </w:p>
    <w:p w14:paraId="48AA5E34" w14:textId="6E71174B" w:rsidR="00173939" w:rsidRDefault="00B1147F" w:rsidP="00EE529B">
      <w:pPr>
        <w:rPr>
          <w:i/>
          <w:iCs/>
        </w:rPr>
      </w:pPr>
      <w:r>
        <w:t xml:space="preserve">Rule </w:t>
      </w:r>
      <w:commentRangeStart w:id="320"/>
      <w:r>
        <w:t>Excerpt</w:t>
      </w:r>
      <w:commentRangeEnd w:id="320"/>
      <w:r w:rsidR="00CE6BF7">
        <w:rPr>
          <w:rStyle w:val="CommentReference"/>
        </w:rPr>
        <w:commentReference w:id="320"/>
      </w:r>
      <w:r>
        <w:t xml:space="preserve">: </w:t>
      </w:r>
      <w:r w:rsidR="00EE529B" w:rsidRPr="00B1147F">
        <w:rPr>
          <w:i/>
          <w:iCs/>
        </w:rPr>
        <w:t>Overtime - applies to all positions including non-manuals, as per overtime definitions in NMA or BM Agreement</w:t>
      </w:r>
    </w:p>
    <w:p w14:paraId="0AE1D42C" w14:textId="54174F26" w:rsidR="00585D9C" w:rsidRDefault="00585D9C" w:rsidP="007D2349">
      <w:pPr>
        <w:rPr>
          <w:ins w:id="321" w:author="Chris Hogan" w:date="2025-09-08T08:46:00Z" w16du:dateUtc="2025-09-08T14:46:00Z"/>
        </w:rPr>
      </w:pPr>
      <w:ins w:id="322" w:author="Chris Hogan" w:date="2025-09-08T08:47:00Z" w16du:dateUtc="2025-09-08T14:47:00Z">
        <w:r>
          <w:t xml:space="preserve">Rule </w:t>
        </w:r>
      </w:ins>
      <w:ins w:id="323" w:author="Chris Hogan" w:date="2025-09-08T10:58:00Z" w16du:dateUtc="2025-09-08T16:58:00Z">
        <w:r w:rsidR="00D23D4C">
          <w:t>Meaning</w:t>
        </w:r>
      </w:ins>
      <w:ins w:id="324" w:author="Chris Hogan" w:date="2025-09-08T08:47:00Z" w16du:dateUtc="2025-09-08T14:47:00Z">
        <w:r>
          <w:t xml:space="preserve">: </w:t>
        </w:r>
        <w:r w:rsidR="00B41FD4" w:rsidRPr="00B41FD4">
          <w:t xml:space="preserve">Overtime applies to all positions, including non-manuals, </w:t>
        </w:r>
      </w:ins>
      <w:ins w:id="325" w:author="Chris Hogan" w:date="2025-09-08T08:48:00Z" w16du:dateUtc="2025-09-08T14:48:00Z">
        <w:r w:rsidR="005F20FC">
          <w:t xml:space="preserve">as defined </w:t>
        </w:r>
      </w:ins>
      <w:ins w:id="326" w:author="Chris Hogan" w:date="2025-09-08T08:47:00Z" w16du:dateUtc="2025-09-08T14:47:00Z">
        <w:r w:rsidR="00B41FD4" w:rsidRPr="00B41FD4">
          <w:t>in the NMA or BM agreement.</w:t>
        </w:r>
      </w:ins>
    </w:p>
    <w:p w14:paraId="21D4EBF0" w14:textId="6E81F6B1" w:rsidR="007D2349" w:rsidRDefault="007D2349" w:rsidP="007D2349">
      <w:r>
        <w:t>Applicable metadata (in addition to base):</w:t>
      </w:r>
    </w:p>
    <w:p w14:paraId="006C2D7C" w14:textId="77777777" w:rsidR="007D2349" w:rsidRDefault="007D2349" w:rsidP="007D2349">
      <w:pPr>
        <w:pStyle w:val="ListParagraph"/>
        <w:numPr>
          <w:ilvl w:val="0"/>
          <w:numId w:val="4"/>
        </w:numPr>
      </w:pPr>
      <w:r>
        <w:t xml:space="preserve">Worker </w:t>
      </w:r>
      <w:r w:rsidRPr="00F97624">
        <w:rPr>
          <w:b/>
          <w:bCs/>
        </w:rPr>
        <w:t>position</w:t>
      </w:r>
    </w:p>
    <w:p w14:paraId="5119929C" w14:textId="77777777" w:rsidR="007D2349" w:rsidRDefault="007D2349" w:rsidP="007D2349">
      <w:pPr>
        <w:pStyle w:val="ListParagraph"/>
        <w:numPr>
          <w:ilvl w:val="0"/>
          <w:numId w:val="4"/>
        </w:numPr>
      </w:pPr>
      <w:r>
        <w:lastRenderedPageBreak/>
        <w:t xml:space="preserve">Worker </w:t>
      </w:r>
      <w:r w:rsidRPr="004A1390">
        <w:rPr>
          <w:b/>
          <w:bCs/>
        </w:rPr>
        <w:t>craft</w:t>
      </w:r>
    </w:p>
    <w:p w14:paraId="055B7CF1" w14:textId="77777777" w:rsidR="007D2349" w:rsidRPr="007D2349" w:rsidRDefault="007D2349" w:rsidP="00EE529B"/>
    <w:p w14:paraId="5FA68C24" w14:textId="1E041EE7" w:rsidR="00173939" w:rsidRPr="00773842" w:rsidRDefault="00173939" w:rsidP="00173939">
      <w:pPr>
        <w:pStyle w:val="Heading2"/>
      </w:pPr>
      <w:r>
        <w:t>Overtime Provisions, Double Time</w:t>
      </w:r>
    </w:p>
    <w:p w14:paraId="135B2F73" w14:textId="77777777" w:rsidR="00173939" w:rsidRDefault="00173939" w:rsidP="00173939">
      <w:r>
        <w:t>Source: Page 65</w:t>
      </w:r>
    </w:p>
    <w:p w14:paraId="2C38179C" w14:textId="033A9230" w:rsidR="00173939" w:rsidRDefault="00173939" w:rsidP="00173939">
      <w:del w:id="327" w:author="Chris Hogan" w:date="2025-09-08T08:48:00Z" w16du:dateUtc="2025-09-08T14:48:00Z">
        <w:r w:rsidDel="005F20FC">
          <w:delText xml:space="preserve">Rule Interpretation: </w:delText>
        </w:r>
        <w:r w:rsidR="00627DA3" w:rsidDel="005F20FC">
          <w:delText xml:space="preserve">Double Time </w:delText>
        </w:r>
        <w:r w:rsidDel="005F20FC">
          <w:delText>provisions apply, as per respective agreements (i.e. NMA or BM)</w:delText>
        </w:r>
      </w:del>
    </w:p>
    <w:p w14:paraId="7EEE846C" w14:textId="2E82E2DE" w:rsidR="00173939" w:rsidRPr="00EE529B" w:rsidRDefault="00173939" w:rsidP="00173939">
      <w:r>
        <w:t xml:space="preserve">Rule </w:t>
      </w:r>
      <w:commentRangeStart w:id="328"/>
      <w:r>
        <w:t>Excerpt</w:t>
      </w:r>
      <w:commentRangeEnd w:id="328"/>
      <w:r>
        <w:rPr>
          <w:rStyle w:val="CommentReference"/>
        </w:rPr>
        <w:commentReference w:id="328"/>
      </w:r>
      <w:r>
        <w:t xml:space="preserve">: </w:t>
      </w:r>
      <w:r w:rsidR="00627DA3" w:rsidRPr="00627DA3">
        <w:rPr>
          <w:i/>
          <w:iCs/>
        </w:rPr>
        <w:t>Double Time - applies to all union positions including non-manuals as per NMA or BM Agreement</w:t>
      </w:r>
    </w:p>
    <w:p w14:paraId="01A61073" w14:textId="0F965500" w:rsidR="00BE7C16" w:rsidRDefault="00BE7C16" w:rsidP="004F08EB">
      <w:pPr>
        <w:rPr>
          <w:ins w:id="329" w:author="Chris Hogan" w:date="2025-09-08T08:48:00Z" w16du:dateUtc="2025-09-08T14:48:00Z"/>
        </w:rPr>
      </w:pPr>
      <w:ins w:id="330" w:author="Chris Hogan" w:date="2025-09-08T08:48:00Z" w16du:dateUtc="2025-09-08T14:48:00Z">
        <w:r>
          <w:t xml:space="preserve">Rule </w:t>
        </w:r>
      </w:ins>
      <w:ins w:id="331" w:author="Chris Hogan" w:date="2025-09-08T10:58:00Z" w16du:dateUtc="2025-09-08T16:58:00Z">
        <w:r w:rsidR="00D23D4C">
          <w:t>Meaning</w:t>
        </w:r>
      </w:ins>
      <w:ins w:id="332" w:author="Chris Hogan" w:date="2025-09-08T08:48:00Z" w16du:dateUtc="2025-09-08T14:48:00Z">
        <w:r>
          <w:t xml:space="preserve">: </w:t>
        </w:r>
        <w:r w:rsidR="005F20FC" w:rsidRPr="005F20FC">
          <w:t>Double time applies to all union positions, including non-manuals, as defined in the NMA or BM agreement.</w:t>
        </w:r>
      </w:ins>
    </w:p>
    <w:p w14:paraId="12DAB0E6" w14:textId="3543B5E6" w:rsidR="004F08EB" w:rsidRDefault="004F08EB" w:rsidP="004F08EB">
      <w:r>
        <w:t>Applicable metadata (in addition to base):</w:t>
      </w:r>
    </w:p>
    <w:p w14:paraId="75A3B701" w14:textId="66FC60DC" w:rsidR="004F08EB" w:rsidRDefault="004F08EB" w:rsidP="004F08EB">
      <w:pPr>
        <w:pStyle w:val="ListParagraph"/>
        <w:numPr>
          <w:ilvl w:val="0"/>
          <w:numId w:val="4"/>
        </w:numPr>
      </w:pPr>
      <w:r>
        <w:t xml:space="preserve">Worker </w:t>
      </w:r>
      <w:r w:rsidRPr="004F08EB">
        <w:rPr>
          <w:b/>
          <w:bCs/>
        </w:rPr>
        <w:t>unionized?</w:t>
      </w:r>
    </w:p>
    <w:p w14:paraId="6AC119AE" w14:textId="2858E707" w:rsidR="004F08EB" w:rsidRDefault="004F08EB" w:rsidP="004F08EB">
      <w:pPr>
        <w:pStyle w:val="ListParagraph"/>
        <w:numPr>
          <w:ilvl w:val="0"/>
          <w:numId w:val="4"/>
        </w:numPr>
      </w:pPr>
      <w:r>
        <w:t xml:space="preserve">Worker </w:t>
      </w:r>
      <w:r w:rsidRPr="00F97624">
        <w:rPr>
          <w:b/>
          <w:bCs/>
        </w:rPr>
        <w:t>position</w:t>
      </w:r>
    </w:p>
    <w:p w14:paraId="0D0315E9" w14:textId="77777777" w:rsidR="004F08EB" w:rsidRDefault="004F08EB" w:rsidP="004F08EB">
      <w:pPr>
        <w:pStyle w:val="ListParagraph"/>
        <w:numPr>
          <w:ilvl w:val="0"/>
          <w:numId w:val="4"/>
        </w:numPr>
      </w:pPr>
      <w:r>
        <w:t xml:space="preserve">Worker </w:t>
      </w:r>
      <w:r w:rsidRPr="004A1390">
        <w:rPr>
          <w:b/>
          <w:bCs/>
        </w:rPr>
        <w:t>craft</w:t>
      </w:r>
    </w:p>
    <w:p w14:paraId="67DC8B59" w14:textId="77777777" w:rsidR="004F08EB" w:rsidRDefault="004F08EB" w:rsidP="00EE529B"/>
    <w:p w14:paraId="6F4AD7AE" w14:textId="47015408" w:rsidR="00560DE4" w:rsidRPr="00773842" w:rsidRDefault="00560DE4" w:rsidP="00560DE4">
      <w:pPr>
        <w:pStyle w:val="Heading2"/>
      </w:pPr>
      <w:r>
        <w:t>Overtime Provisions, Double Time, Administration</w:t>
      </w:r>
    </w:p>
    <w:p w14:paraId="2541286C" w14:textId="06075EAA" w:rsidR="00560DE4" w:rsidRDefault="00560DE4" w:rsidP="00560DE4">
      <w:r>
        <w:t xml:space="preserve">Source: Page </w:t>
      </w:r>
      <w:r w:rsidR="00824C64">
        <w:t>45</w:t>
      </w:r>
    </w:p>
    <w:p w14:paraId="4FB8749A" w14:textId="41DFAEF8" w:rsidR="00560DE4" w:rsidDel="00003242" w:rsidRDefault="00560DE4" w:rsidP="00560DE4">
      <w:pPr>
        <w:rPr>
          <w:del w:id="333" w:author="Chris Hogan" w:date="2025-09-08T08:49:00Z" w16du:dateUtc="2025-09-08T14:49:00Z"/>
        </w:rPr>
      </w:pPr>
      <w:del w:id="334" w:author="Chris Hogan" w:date="2025-09-08T08:49:00Z" w16du:dateUtc="2025-09-08T14:49:00Z">
        <w:r w:rsidDel="00003242">
          <w:delText xml:space="preserve">Rule Interpretation: </w:delText>
        </w:r>
        <w:r w:rsidR="00824C64" w:rsidDel="00003242">
          <w:delText xml:space="preserve">Double Time </w:delText>
        </w:r>
        <w:r w:rsidR="00157A8A" w:rsidDel="00003242">
          <w:delText>is not applicable to work of craft type “Administration”.</w:delText>
        </w:r>
      </w:del>
    </w:p>
    <w:p w14:paraId="725E08B7" w14:textId="6EB87483" w:rsidR="00560DE4" w:rsidRPr="00EE529B" w:rsidRDefault="00560DE4" w:rsidP="00560DE4">
      <w:r>
        <w:t xml:space="preserve">Rule Excerpt: </w:t>
      </w:r>
      <w:r w:rsidR="00824C64" w:rsidRPr="00824C64">
        <w:rPr>
          <w:i/>
          <w:iCs/>
        </w:rPr>
        <w:t>Double Time not applicable</w:t>
      </w:r>
    </w:p>
    <w:p w14:paraId="2501DEAD" w14:textId="4107D4F4" w:rsidR="00003242" w:rsidRDefault="00003242" w:rsidP="001648E0">
      <w:pPr>
        <w:rPr>
          <w:ins w:id="335" w:author="Chris Hogan" w:date="2025-09-08T08:49:00Z" w16du:dateUtc="2025-09-08T14:49:00Z"/>
        </w:rPr>
      </w:pPr>
      <w:ins w:id="336" w:author="Chris Hogan" w:date="2025-09-08T08:49:00Z" w16du:dateUtc="2025-09-08T14:49:00Z">
        <w:r>
          <w:t xml:space="preserve">Rule </w:t>
        </w:r>
      </w:ins>
      <w:ins w:id="337" w:author="Chris Hogan" w:date="2025-09-08T10:58:00Z" w16du:dateUtc="2025-09-08T16:58:00Z">
        <w:r w:rsidR="00D23D4C">
          <w:t>Meaning</w:t>
        </w:r>
      </w:ins>
      <w:ins w:id="338" w:author="Chris Hogan" w:date="2025-09-08T08:49:00Z" w16du:dateUtc="2025-09-08T14:49:00Z">
        <w:r>
          <w:t xml:space="preserve">: </w:t>
        </w:r>
        <w:r w:rsidRPr="00003242">
          <w:t>Administrative staff are not eligible for double time.</w:t>
        </w:r>
      </w:ins>
    </w:p>
    <w:p w14:paraId="45F2D9B2" w14:textId="5D4E6EEA" w:rsidR="001648E0" w:rsidRDefault="001648E0" w:rsidP="001648E0">
      <w:r>
        <w:t>Applicable metadata (in addition to base):</w:t>
      </w:r>
    </w:p>
    <w:p w14:paraId="6A4BBE0A" w14:textId="77777777" w:rsidR="001648E0" w:rsidRDefault="001648E0" w:rsidP="001648E0">
      <w:pPr>
        <w:pStyle w:val="ListParagraph"/>
        <w:numPr>
          <w:ilvl w:val="0"/>
          <w:numId w:val="4"/>
        </w:numPr>
      </w:pPr>
      <w:r>
        <w:t xml:space="preserve">Worker </w:t>
      </w:r>
      <w:r w:rsidRPr="004A1390">
        <w:rPr>
          <w:b/>
          <w:bCs/>
        </w:rPr>
        <w:t>craft</w:t>
      </w:r>
    </w:p>
    <w:p w14:paraId="7BBBD0EC" w14:textId="77777777" w:rsidR="00560DE4" w:rsidRDefault="00560DE4" w:rsidP="00EE529B"/>
    <w:p w14:paraId="0ACA4B4E" w14:textId="3FBDC8DD" w:rsidR="00FF2107" w:rsidRPr="00773842" w:rsidRDefault="00FF2107" w:rsidP="00FF2107">
      <w:pPr>
        <w:pStyle w:val="Heading2"/>
      </w:pPr>
      <w:r>
        <w:t xml:space="preserve">Statutory Holidays, </w:t>
      </w:r>
      <w:r w:rsidR="002D5A27">
        <w:t>Observance</w:t>
      </w:r>
    </w:p>
    <w:p w14:paraId="0DB7B09A" w14:textId="77777777" w:rsidR="00FF2107" w:rsidRDefault="00FF2107" w:rsidP="00FF2107">
      <w:r>
        <w:t>Source: Page 65</w:t>
      </w:r>
    </w:p>
    <w:p w14:paraId="5AFEBF70" w14:textId="121E7F0B" w:rsidR="00FF2107" w:rsidDel="005B1CCE" w:rsidRDefault="00FF2107" w:rsidP="00FF2107">
      <w:pPr>
        <w:rPr>
          <w:del w:id="339" w:author="Chris Hogan" w:date="2025-09-08T08:49:00Z" w16du:dateUtc="2025-09-08T14:49:00Z"/>
        </w:rPr>
      </w:pPr>
      <w:del w:id="340" w:author="Chris Hogan" w:date="2025-09-08T08:49:00Z" w16du:dateUtc="2025-09-08T14:49:00Z">
        <w:r w:rsidDel="005B1CCE">
          <w:delText xml:space="preserve">Rule Interpretation: </w:delText>
        </w:r>
      </w:del>
    </w:p>
    <w:p w14:paraId="7A030E11" w14:textId="13094CF2" w:rsidR="00FF2107" w:rsidRPr="00EE529B" w:rsidRDefault="00FF2107" w:rsidP="00FF2107">
      <w:r>
        <w:t xml:space="preserve">Rule Excerpt: </w:t>
      </w:r>
      <w:r w:rsidR="00A60711" w:rsidRPr="00A60711">
        <w:rPr>
          <w:i/>
          <w:iCs/>
        </w:rPr>
        <w:t>Stat Holidays - follow terms of NMA or BM Agreement</w:t>
      </w:r>
    </w:p>
    <w:p w14:paraId="01317419" w14:textId="0340250B" w:rsidR="005B1CCE" w:rsidRDefault="005B1CCE" w:rsidP="001648E0">
      <w:pPr>
        <w:rPr>
          <w:ins w:id="341" w:author="Chris Hogan" w:date="2025-09-08T08:49:00Z" w16du:dateUtc="2025-09-08T14:49:00Z"/>
        </w:rPr>
      </w:pPr>
      <w:ins w:id="342" w:author="Chris Hogan" w:date="2025-09-08T08:49:00Z" w16du:dateUtc="2025-09-08T14:49:00Z">
        <w:r>
          <w:t xml:space="preserve">Rule </w:t>
        </w:r>
      </w:ins>
      <w:ins w:id="343" w:author="Chris Hogan" w:date="2025-09-08T10:58:00Z" w16du:dateUtc="2025-09-08T16:58:00Z">
        <w:r w:rsidR="00D23D4C">
          <w:t>Meaning</w:t>
        </w:r>
      </w:ins>
      <w:ins w:id="344" w:author="Chris Hogan" w:date="2025-09-08T08:49:00Z" w16du:dateUtc="2025-09-08T14:49:00Z">
        <w:r>
          <w:t xml:space="preserve">: </w:t>
        </w:r>
        <w:r w:rsidRPr="005B1CCE">
          <w:t>Statutory holidays are observed according to the NMA or BM agreement.</w:t>
        </w:r>
      </w:ins>
    </w:p>
    <w:p w14:paraId="010F766E" w14:textId="3F8234D4" w:rsidR="001648E0" w:rsidRDefault="001648E0" w:rsidP="001648E0">
      <w:r>
        <w:t>Applicable metadata (in addition to base):</w:t>
      </w:r>
    </w:p>
    <w:p w14:paraId="0EE0E495" w14:textId="3B0F3CB3" w:rsidR="00262486" w:rsidRDefault="002F38D9" w:rsidP="001648E0">
      <w:pPr>
        <w:pStyle w:val="ListParagraph"/>
        <w:numPr>
          <w:ilvl w:val="0"/>
          <w:numId w:val="4"/>
        </w:numPr>
        <w:rPr>
          <w:b/>
          <w:bCs/>
        </w:rPr>
      </w:pPr>
      <w:r>
        <w:t xml:space="preserve">Calendar of </w:t>
      </w:r>
      <w:r w:rsidRPr="002F38D9">
        <w:t xml:space="preserve">recognized </w:t>
      </w:r>
      <w:r w:rsidR="00F84B71" w:rsidRPr="002F38D9">
        <w:t>holiday</w:t>
      </w:r>
      <w:r w:rsidRPr="002F38D9">
        <w:t>s</w:t>
      </w:r>
    </w:p>
    <w:p w14:paraId="6EA35394" w14:textId="77777777" w:rsidR="00FF2107" w:rsidRPr="00EE529B" w:rsidRDefault="00FF2107" w:rsidP="00EE529B"/>
    <w:sectPr w:rsidR="00FF2107" w:rsidRPr="00EE529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0" w:author="Chris Hogan" w:date="2025-09-02T15:42:00Z" w:initials="CH">
    <w:p w14:paraId="7B92DF87" w14:textId="77777777" w:rsidR="00AA7705" w:rsidRDefault="00AA7705" w:rsidP="00AA7705">
      <w:pPr>
        <w:pStyle w:val="CommentText"/>
      </w:pPr>
      <w:r>
        <w:rPr>
          <w:rStyle w:val="CommentReference"/>
        </w:rPr>
        <w:annotationRef/>
      </w:r>
      <w:r>
        <w:t>There’s actually two rules in here i.e. minimum guarantee &amp; overtime rate</w:t>
      </w:r>
    </w:p>
  </w:comment>
  <w:comment w:id="320" w:author="Chris Hogan" w:date="2025-09-03T08:51:00Z" w:initials="CH">
    <w:p w14:paraId="32092468" w14:textId="77777777" w:rsidR="00CE6BF7" w:rsidRDefault="00CE6BF7" w:rsidP="00CE6BF7">
      <w:pPr>
        <w:pStyle w:val="CommentText"/>
      </w:pPr>
      <w:r>
        <w:rPr>
          <w:rStyle w:val="CommentReference"/>
        </w:rPr>
        <w:annotationRef/>
      </w:r>
      <w:r>
        <w:t>There’s actually two rules in here i.e. applies to non-manuals &amp; follows rules in NMA / BM</w:t>
      </w:r>
    </w:p>
  </w:comment>
  <w:comment w:id="328" w:author="Chris Hogan" w:date="2025-09-03T08:51:00Z" w:initials="CH">
    <w:p w14:paraId="1F5B31C0" w14:textId="77777777" w:rsidR="00627DA3" w:rsidRDefault="00173939" w:rsidP="00627DA3">
      <w:pPr>
        <w:pStyle w:val="CommentText"/>
      </w:pPr>
      <w:r>
        <w:rPr>
          <w:rStyle w:val="CommentReference"/>
        </w:rPr>
        <w:annotationRef/>
      </w:r>
      <w:r w:rsidR="00627DA3">
        <w:t>There’s actually two rules in here i.e. applies to all union positions including non-manuals &amp; follows rules in NMA / BM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92DF87" w15:done="0"/>
  <w15:commentEx w15:paraId="32092468" w15:done="0"/>
  <w15:commentEx w15:paraId="1F5B31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E1D44D" w16cex:dateUtc="2025-09-02T21:42:00Z"/>
  <w16cex:commentExtensible w16cex:durableId="6E3D359D" w16cex:dateUtc="2025-09-03T14:51:00Z"/>
  <w16cex:commentExtensible w16cex:durableId="487A41F8" w16cex:dateUtc="2025-09-03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92DF87" w16cid:durableId="5FE1D44D"/>
  <w16cid:commentId w16cid:paraId="32092468" w16cid:durableId="6E3D359D"/>
  <w16cid:commentId w16cid:paraId="1F5B31C0" w16cid:durableId="487A41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43C6"/>
    <w:multiLevelType w:val="hybridMultilevel"/>
    <w:tmpl w:val="9AF63D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F4967D8"/>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E1F757A"/>
    <w:multiLevelType w:val="hybridMultilevel"/>
    <w:tmpl w:val="3AAAE8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EC83106"/>
    <w:multiLevelType w:val="hybridMultilevel"/>
    <w:tmpl w:val="FAC61F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CCB40F4"/>
    <w:multiLevelType w:val="hybridMultilevel"/>
    <w:tmpl w:val="307C8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3346682"/>
    <w:multiLevelType w:val="hybridMultilevel"/>
    <w:tmpl w:val="978410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42472502">
    <w:abstractNumId w:val="1"/>
  </w:num>
  <w:num w:numId="2" w16cid:durableId="301541029">
    <w:abstractNumId w:val="4"/>
  </w:num>
  <w:num w:numId="3" w16cid:durableId="1759477191">
    <w:abstractNumId w:val="0"/>
  </w:num>
  <w:num w:numId="4" w16cid:durableId="540558511">
    <w:abstractNumId w:val="2"/>
  </w:num>
  <w:num w:numId="5" w16cid:durableId="1501389159">
    <w:abstractNumId w:val="5"/>
  </w:num>
  <w:num w:numId="6" w16cid:durableId="134219607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Hogan">
    <w15:presenceInfo w15:providerId="AD" w15:userId="S::chris.hogan@vistavusolutions.com::f3890026-c36f-487e-937a-946981c264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9F"/>
    <w:rsid w:val="00003242"/>
    <w:rsid w:val="000073A8"/>
    <w:rsid w:val="00007B45"/>
    <w:rsid w:val="0002201E"/>
    <w:rsid w:val="00024212"/>
    <w:rsid w:val="00072460"/>
    <w:rsid w:val="0009620E"/>
    <w:rsid w:val="000C7E77"/>
    <w:rsid w:val="000E42B0"/>
    <w:rsid w:val="000F5027"/>
    <w:rsid w:val="00111672"/>
    <w:rsid w:val="00111C13"/>
    <w:rsid w:val="001276B1"/>
    <w:rsid w:val="00127947"/>
    <w:rsid w:val="00157A8A"/>
    <w:rsid w:val="001648E0"/>
    <w:rsid w:val="001700A8"/>
    <w:rsid w:val="00173939"/>
    <w:rsid w:val="001843A9"/>
    <w:rsid w:val="00187BA2"/>
    <w:rsid w:val="001A2874"/>
    <w:rsid w:val="001B6279"/>
    <w:rsid w:val="001D3FF4"/>
    <w:rsid w:val="001D5606"/>
    <w:rsid w:val="001F6496"/>
    <w:rsid w:val="002317B3"/>
    <w:rsid w:val="00233637"/>
    <w:rsid w:val="00262486"/>
    <w:rsid w:val="00266C98"/>
    <w:rsid w:val="00290141"/>
    <w:rsid w:val="0029279D"/>
    <w:rsid w:val="002D5A27"/>
    <w:rsid w:val="002E13A6"/>
    <w:rsid w:val="002F2919"/>
    <w:rsid w:val="002F38D9"/>
    <w:rsid w:val="002F3EB6"/>
    <w:rsid w:val="002F566D"/>
    <w:rsid w:val="00307D3B"/>
    <w:rsid w:val="00310360"/>
    <w:rsid w:val="003126F0"/>
    <w:rsid w:val="00340E6C"/>
    <w:rsid w:val="00341C7F"/>
    <w:rsid w:val="00357C0F"/>
    <w:rsid w:val="00360312"/>
    <w:rsid w:val="00372108"/>
    <w:rsid w:val="0038366A"/>
    <w:rsid w:val="003913A5"/>
    <w:rsid w:val="003928E3"/>
    <w:rsid w:val="00392ED0"/>
    <w:rsid w:val="00397692"/>
    <w:rsid w:val="004074CD"/>
    <w:rsid w:val="00427AD8"/>
    <w:rsid w:val="00432CFF"/>
    <w:rsid w:val="004408E0"/>
    <w:rsid w:val="004446B9"/>
    <w:rsid w:val="004638E3"/>
    <w:rsid w:val="00466086"/>
    <w:rsid w:val="00470698"/>
    <w:rsid w:val="004A1390"/>
    <w:rsid w:val="004C4048"/>
    <w:rsid w:val="004E0BB9"/>
    <w:rsid w:val="004E3F67"/>
    <w:rsid w:val="004F08EB"/>
    <w:rsid w:val="004F0AC4"/>
    <w:rsid w:val="00510AE2"/>
    <w:rsid w:val="00511E84"/>
    <w:rsid w:val="00521AD3"/>
    <w:rsid w:val="00541256"/>
    <w:rsid w:val="005431EE"/>
    <w:rsid w:val="00544E8D"/>
    <w:rsid w:val="005544A9"/>
    <w:rsid w:val="00560DE4"/>
    <w:rsid w:val="00567B60"/>
    <w:rsid w:val="00585D9C"/>
    <w:rsid w:val="00593BC2"/>
    <w:rsid w:val="005B1CCE"/>
    <w:rsid w:val="005B5413"/>
    <w:rsid w:val="005C0299"/>
    <w:rsid w:val="005C0B43"/>
    <w:rsid w:val="005C444F"/>
    <w:rsid w:val="005F20FC"/>
    <w:rsid w:val="005F7EA9"/>
    <w:rsid w:val="00604BBA"/>
    <w:rsid w:val="00607BB0"/>
    <w:rsid w:val="00620087"/>
    <w:rsid w:val="00627DA3"/>
    <w:rsid w:val="006708A5"/>
    <w:rsid w:val="0068198E"/>
    <w:rsid w:val="00695114"/>
    <w:rsid w:val="006A46C0"/>
    <w:rsid w:val="006B1CD0"/>
    <w:rsid w:val="006B4E83"/>
    <w:rsid w:val="006C1375"/>
    <w:rsid w:val="006C5F76"/>
    <w:rsid w:val="006D3917"/>
    <w:rsid w:val="00713586"/>
    <w:rsid w:val="007237DD"/>
    <w:rsid w:val="00737D2F"/>
    <w:rsid w:val="00773842"/>
    <w:rsid w:val="00784181"/>
    <w:rsid w:val="007B2AA5"/>
    <w:rsid w:val="007B4D7C"/>
    <w:rsid w:val="007C7932"/>
    <w:rsid w:val="007D2349"/>
    <w:rsid w:val="007D6814"/>
    <w:rsid w:val="007E2E6C"/>
    <w:rsid w:val="007E4C61"/>
    <w:rsid w:val="007F588C"/>
    <w:rsid w:val="0080005B"/>
    <w:rsid w:val="00816284"/>
    <w:rsid w:val="00824C64"/>
    <w:rsid w:val="008269F9"/>
    <w:rsid w:val="00833F3A"/>
    <w:rsid w:val="00836200"/>
    <w:rsid w:val="0085499A"/>
    <w:rsid w:val="00880187"/>
    <w:rsid w:val="008B6564"/>
    <w:rsid w:val="008C24B2"/>
    <w:rsid w:val="008C4F3F"/>
    <w:rsid w:val="008D6930"/>
    <w:rsid w:val="008F3289"/>
    <w:rsid w:val="00907182"/>
    <w:rsid w:val="009258A4"/>
    <w:rsid w:val="00931C82"/>
    <w:rsid w:val="00966C94"/>
    <w:rsid w:val="00970A9E"/>
    <w:rsid w:val="00973D1C"/>
    <w:rsid w:val="00975D45"/>
    <w:rsid w:val="00976126"/>
    <w:rsid w:val="00991A03"/>
    <w:rsid w:val="00996366"/>
    <w:rsid w:val="009A2840"/>
    <w:rsid w:val="009A2DE3"/>
    <w:rsid w:val="009B541A"/>
    <w:rsid w:val="009B65B6"/>
    <w:rsid w:val="009D414C"/>
    <w:rsid w:val="009E2C38"/>
    <w:rsid w:val="00A1485D"/>
    <w:rsid w:val="00A231AD"/>
    <w:rsid w:val="00A23FD8"/>
    <w:rsid w:val="00A24B11"/>
    <w:rsid w:val="00A3789F"/>
    <w:rsid w:val="00A60711"/>
    <w:rsid w:val="00A6696E"/>
    <w:rsid w:val="00A709BF"/>
    <w:rsid w:val="00A81276"/>
    <w:rsid w:val="00AA1D13"/>
    <w:rsid w:val="00AA7705"/>
    <w:rsid w:val="00AD6B74"/>
    <w:rsid w:val="00AD72D9"/>
    <w:rsid w:val="00AE3ED2"/>
    <w:rsid w:val="00AF58C2"/>
    <w:rsid w:val="00AF66DC"/>
    <w:rsid w:val="00B074CA"/>
    <w:rsid w:val="00B1147F"/>
    <w:rsid w:val="00B1260B"/>
    <w:rsid w:val="00B1499B"/>
    <w:rsid w:val="00B2404D"/>
    <w:rsid w:val="00B24424"/>
    <w:rsid w:val="00B25A5F"/>
    <w:rsid w:val="00B32BB7"/>
    <w:rsid w:val="00B37FB8"/>
    <w:rsid w:val="00B41FD4"/>
    <w:rsid w:val="00B46A7F"/>
    <w:rsid w:val="00B51D74"/>
    <w:rsid w:val="00B61F87"/>
    <w:rsid w:val="00B642F9"/>
    <w:rsid w:val="00B9321B"/>
    <w:rsid w:val="00BB3498"/>
    <w:rsid w:val="00BC1F8A"/>
    <w:rsid w:val="00BC3CB2"/>
    <w:rsid w:val="00BE34AE"/>
    <w:rsid w:val="00BE5D29"/>
    <w:rsid w:val="00BE7C16"/>
    <w:rsid w:val="00C01DC2"/>
    <w:rsid w:val="00C061FE"/>
    <w:rsid w:val="00C37DB1"/>
    <w:rsid w:val="00C41046"/>
    <w:rsid w:val="00C47667"/>
    <w:rsid w:val="00C612AD"/>
    <w:rsid w:val="00C66017"/>
    <w:rsid w:val="00CA1C34"/>
    <w:rsid w:val="00CC02F2"/>
    <w:rsid w:val="00CE6BF7"/>
    <w:rsid w:val="00CF5C5E"/>
    <w:rsid w:val="00D05D69"/>
    <w:rsid w:val="00D23D4C"/>
    <w:rsid w:val="00D547B7"/>
    <w:rsid w:val="00D64320"/>
    <w:rsid w:val="00D67617"/>
    <w:rsid w:val="00D95835"/>
    <w:rsid w:val="00D960C2"/>
    <w:rsid w:val="00DA4EE9"/>
    <w:rsid w:val="00DD7B78"/>
    <w:rsid w:val="00DE36F4"/>
    <w:rsid w:val="00DF042F"/>
    <w:rsid w:val="00DF367E"/>
    <w:rsid w:val="00DF4BE3"/>
    <w:rsid w:val="00DF5626"/>
    <w:rsid w:val="00DF5CF8"/>
    <w:rsid w:val="00E05CE0"/>
    <w:rsid w:val="00E14CEE"/>
    <w:rsid w:val="00E31C7B"/>
    <w:rsid w:val="00E3236A"/>
    <w:rsid w:val="00E369B5"/>
    <w:rsid w:val="00E371DE"/>
    <w:rsid w:val="00E379AD"/>
    <w:rsid w:val="00E40A2B"/>
    <w:rsid w:val="00E40DB6"/>
    <w:rsid w:val="00E42853"/>
    <w:rsid w:val="00E602AF"/>
    <w:rsid w:val="00EB4DBE"/>
    <w:rsid w:val="00EE0E4B"/>
    <w:rsid w:val="00EE2E3F"/>
    <w:rsid w:val="00EE529B"/>
    <w:rsid w:val="00EF3D96"/>
    <w:rsid w:val="00EF6AE3"/>
    <w:rsid w:val="00F00FB5"/>
    <w:rsid w:val="00F07EC0"/>
    <w:rsid w:val="00F161D3"/>
    <w:rsid w:val="00F22999"/>
    <w:rsid w:val="00F26BA8"/>
    <w:rsid w:val="00F27600"/>
    <w:rsid w:val="00F32519"/>
    <w:rsid w:val="00F34FC3"/>
    <w:rsid w:val="00F352F7"/>
    <w:rsid w:val="00F40CC8"/>
    <w:rsid w:val="00F43448"/>
    <w:rsid w:val="00F458C3"/>
    <w:rsid w:val="00F51599"/>
    <w:rsid w:val="00F64B82"/>
    <w:rsid w:val="00F76176"/>
    <w:rsid w:val="00F84B71"/>
    <w:rsid w:val="00F87BE5"/>
    <w:rsid w:val="00F97624"/>
    <w:rsid w:val="00FC036C"/>
    <w:rsid w:val="00FC48B7"/>
    <w:rsid w:val="00FE22D4"/>
    <w:rsid w:val="00FF2107"/>
    <w:rsid w:val="00FF35B5"/>
    <w:rsid w:val="00FF4B25"/>
    <w:rsid w:val="00FF5D65"/>
    <w:rsid w:val="00FF70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DDA2"/>
  <w15:chartTrackingRefBased/>
  <w15:docId w15:val="{81B6A984-A3AD-4348-B5AD-561E7417A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3789F"/>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89F"/>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789F"/>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89F"/>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89F"/>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89F"/>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89F"/>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89F"/>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89F"/>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89F"/>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A3789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A3789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3789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3789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3789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3789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3789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3789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37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89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37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89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3789F"/>
    <w:pPr>
      <w:spacing w:before="160"/>
      <w:jc w:val="center"/>
    </w:pPr>
    <w:rPr>
      <w:i/>
      <w:iCs/>
      <w:color w:val="404040" w:themeColor="text1" w:themeTint="BF"/>
    </w:rPr>
  </w:style>
  <w:style w:type="character" w:customStyle="1" w:styleId="QuoteChar">
    <w:name w:val="Quote Char"/>
    <w:basedOn w:val="DefaultParagraphFont"/>
    <w:link w:val="Quote"/>
    <w:uiPriority w:val="29"/>
    <w:rsid w:val="00A3789F"/>
    <w:rPr>
      <w:i/>
      <w:iCs/>
      <w:color w:val="404040" w:themeColor="text1" w:themeTint="BF"/>
      <w:lang w:val="en-US"/>
    </w:rPr>
  </w:style>
  <w:style w:type="paragraph" w:styleId="ListParagraph">
    <w:name w:val="List Paragraph"/>
    <w:basedOn w:val="Normal"/>
    <w:uiPriority w:val="34"/>
    <w:qFormat/>
    <w:rsid w:val="00A3789F"/>
    <w:pPr>
      <w:ind w:left="720"/>
      <w:contextualSpacing/>
    </w:pPr>
  </w:style>
  <w:style w:type="character" w:styleId="IntenseEmphasis">
    <w:name w:val="Intense Emphasis"/>
    <w:basedOn w:val="DefaultParagraphFont"/>
    <w:uiPriority w:val="21"/>
    <w:qFormat/>
    <w:rsid w:val="00A3789F"/>
    <w:rPr>
      <w:i/>
      <w:iCs/>
      <w:color w:val="0F4761" w:themeColor="accent1" w:themeShade="BF"/>
    </w:rPr>
  </w:style>
  <w:style w:type="paragraph" w:styleId="IntenseQuote">
    <w:name w:val="Intense Quote"/>
    <w:basedOn w:val="Normal"/>
    <w:next w:val="Normal"/>
    <w:link w:val="IntenseQuoteChar"/>
    <w:uiPriority w:val="30"/>
    <w:qFormat/>
    <w:rsid w:val="00A37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89F"/>
    <w:rPr>
      <w:i/>
      <w:iCs/>
      <w:color w:val="0F4761" w:themeColor="accent1" w:themeShade="BF"/>
      <w:lang w:val="en-US"/>
    </w:rPr>
  </w:style>
  <w:style w:type="character" w:styleId="IntenseReference">
    <w:name w:val="Intense Reference"/>
    <w:basedOn w:val="DefaultParagraphFont"/>
    <w:uiPriority w:val="32"/>
    <w:qFormat/>
    <w:rsid w:val="00A3789F"/>
    <w:rPr>
      <w:b/>
      <w:bCs/>
      <w:smallCaps/>
      <w:color w:val="0F4761" w:themeColor="accent1" w:themeShade="BF"/>
      <w:spacing w:val="5"/>
    </w:rPr>
  </w:style>
  <w:style w:type="character" w:styleId="CommentReference">
    <w:name w:val="annotation reference"/>
    <w:basedOn w:val="DefaultParagraphFont"/>
    <w:uiPriority w:val="99"/>
    <w:semiHidden/>
    <w:unhideWhenUsed/>
    <w:rsid w:val="00567B60"/>
    <w:rPr>
      <w:sz w:val="16"/>
      <w:szCs w:val="16"/>
    </w:rPr>
  </w:style>
  <w:style w:type="paragraph" w:styleId="CommentText">
    <w:name w:val="annotation text"/>
    <w:basedOn w:val="Normal"/>
    <w:link w:val="CommentTextChar"/>
    <w:uiPriority w:val="99"/>
    <w:unhideWhenUsed/>
    <w:rsid w:val="00567B60"/>
    <w:pPr>
      <w:spacing w:line="240" w:lineRule="auto"/>
    </w:pPr>
    <w:rPr>
      <w:sz w:val="20"/>
      <w:szCs w:val="20"/>
    </w:rPr>
  </w:style>
  <w:style w:type="character" w:customStyle="1" w:styleId="CommentTextChar">
    <w:name w:val="Comment Text Char"/>
    <w:basedOn w:val="DefaultParagraphFont"/>
    <w:link w:val="CommentText"/>
    <w:uiPriority w:val="99"/>
    <w:rsid w:val="00567B60"/>
    <w:rPr>
      <w:sz w:val="20"/>
      <w:szCs w:val="20"/>
      <w:lang w:val="en-US"/>
    </w:rPr>
  </w:style>
  <w:style w:type="paragraph" w:styleId="CommentSubject">
    <w:name w:val="annotation subject"/>
    <w:basedOn w:val="CommentText"/>
    <w:next w:val="CommentText"/>
    <w:link w:val="CommentSubjectChar"/>
    <w:uiPriority w:val="99"/>
    <w:semiHidden/>
    <w:unhideWhenUsed/>
    <w:rsid w:val="00567B60"/>
    <w:rPr>
      <w:b/>
      <w:bCs/>
    </w:rPr>
  </w:style>
  <w:style w:type="character" w:customStyle="1" w:styleId="CommentSubjectChar">
    <w:name w:val="Comment Subject Char"/>
    <w:basedOn w:val="CommentTextChar"/>
    <w:link w:val="CommentSubject"/>
    <w:uiPriority w:val="99"/>
    <w:semiHidden/>
    <w:rsid w:val="00567B60"/>
    <w:rPr>
      <w:b/>
      <w:bCs/>
      <w:sz w:val="20"/>
      <w:szCs w:val="20"/>
      <w:lang w:val="en-US"/>
    </w:rPr>
  </w:style>
  <w:style w:type="paragraph" w:styleId="Revision">
    <w:name w:val="Revision"/>
    <w:hidden/>
    <w:uiPriority w:val="99"/>
    <w:semiHidden/>
    <w:rsid w:val="007B4D7C"/>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6a8cdaf-d74e-4134-9b33-37a0b3d73fc1}" enabled="0" method="" siteId="{c6a8cdaf-d74e-4134-9b33-37a0b3d73fc1}" removed="1"/>
</clbl:labelList>
</file>

<file path=docProps/app.xml><?xml version="1.0" encoding="utf-8"?>
<Properties xmlns="http://schemas.openxmlformats.org/officeDocument/2006/extended-properties" xmlns:vt="http://schemas.openxmlformats.org/officeDocument/2006/docPropsVTypes">
  <Template>Normal.dotm</Template>
  <TotalTime>1365</TotalTime>
  <Pages>10</Pages>
  <Words>2388</Words>
  <Characters>13616</Characters>
  <Application>Microsoft Office Word</Application>
  <DocSecurity>0</DocSecurity>
  <Lines>113</Lines>
  <Paragraphs>31</Paragraphs>
  <ScaleCrop>false</ScaleCrop>
  <Company/>
  <LinksUpToDate>false</LinksUpToDate>
  <CharactersWithSpaces>15973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Hogan</dc:creator>
  <cp:keywords/>
  <dc:description/>
  <cp:lastModifiedBy>Chris Hogan</cp:lastModifiedBy>
  <cp:revision>237</cp:revision>
  <dcterms:created xsi:type="dcterms:W3CDTF">2025-09-02T20:23:00Z</dcterms:created>
  <dcterms:modified xsi:type="dcterms:W3CDTF">2025-09-08T17:31:00Z</dcterms:modified>
</cp:coreProperties>
</file>