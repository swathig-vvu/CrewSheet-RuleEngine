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2" w:type="dxa"/>
        <w:tblBorders>
          <w:top w:val="single" w:sz="6" w:space="0" w:color="E0E0E0"/>
          <w:left w:val="single" w:sz="6" w:space="0" w:color="E0E0E0"/>
          <w:bottom w:val="single" w:sz="6" w:space="0" w:color="E0E0E0"/>
          <w:right w:val="single" w:sz="6" w:space="0" w:color="E0E0E0"/>
        </w:tblBorders>
        <w:shd w:val="clear" w:color="auto" w:fill="FFFFFF"/>
        <w:tblCellMar>
          <w:top w:w="15" w:type="dxa"/>
          <w:left w:w="15" w:type="dxa"/>
          <w:bottom w:w="15" w:type="dxa"/>
          <w:right w:w="15" w:type="dxa"/>
        </w:tblCellMar>
        <w:tblLook w:val="04A0" w:firstRow="1" w:lastRow="0" w:firstColumn="1" w:lastColumn="0" w:noHBand="0" w:noVBand="1"/>
      </w:tblPr>
      <w:tblGrid>
        <w:gridCol w:w="3052"/>
        <w:gridCol w:w="6390"/>
      </w:tblGrid>
      <w:tr w:rsidR="0047016F" w:rsidRPr="00777338" w14:paraId="1BD816D5" w14:textId="77777777">
        <w:tc>
          <w:tcPr>
            <w:tcW w:w="3052" w:type="dxa"/>
            <w:tcBorders>
              <w:bottom w:val="single" w:sz="6" w:space="0" w:color="D6D6D6"/>
            </w:tcBorders>
            <w:shd w:val="clear" w:color="auto" w:fill="FFFFFF"/>
            <w:tcMar>
              <w:top w:w="15" w:type="dxa"/>
              <w:left w:w="75" w:type="dxa"/>
              <w:bottom w:w="15" w:type="dxa"/>
              <w:right w:w="75" w:type="dxa"/>
            </w:tcMar>
            <w:vAlign w:val="center"/>
            <w:hideMark/>
          </w:tcPr>
          <w:p w14:paraId="613CBBE1" w14:textId="77777777" w:rsidR="0047016F" w:rsidRPr="00777338" w:rsidRDefault="0047016F">
            <w:pPr>
              <w:rPr>
                <w:b/>
                <w:bCs/>
                <w:sz w:val="28"/>
                <w:szCs w:val="28"/>
                <w:lang w:val="en-CA"/>
              </w:rPr>
            </w:pPr>
            <w:r w:rsidRPr="00777338">
              <w:rPr>
                <w:b/>
                <w:bCs/>
                <w:sz w:val="28"/>
                <w:szCs w:val="28"/>
                <w:lang w:val="en-CA"/>
              </w:rPr>
              <w:t>Customer</w:t>
            </w:r>
            <w:r w:rsidRPr="00F15227">
              <w:rPr>
                <w:b/>
                <w:bCs/>
                <w:sz w:val="28"/>
                <w:szCs w:val="28"/>
                <w:lang w:val="en-CA"/>
              </w:rPr>
              <w:t>:</w:t>
            </w:r>
          </w:p>
        </w:tc>
        <w:tc>
          <w:tcPr>
            <w:tcW w:w="6390" w:type="dxa"/>
            <w:tcBorders>
              <w:bottom w:val="single" w:sz="6" w:space="0" w:color="D6D6D6"/>
            </w:tcBorders>
            <w:shd w:val="clear" w:color="auto" w:fill="FFFFFF"/>
            <w:tcMar>
              <w:top w:w="15" w:type="dxa"/>
              <w:left w:w="75" w:type="dxa"/>
              <w:bottom w:w="15" w:type="dxa"/>
              <w:right w:w="75" w:type="dxa"/>
            </w:tcMar>
            <w:vAlign w:val="center"/>
            <w:hideMark/>
          </w:tcPr>
          <w:p w14:paraId="7200981A" w14:textId="77777777" w:rsidR="0047016F" w:rsidRPr="00777338" w:rsidRDefault="0047016F">
            <w:pPr>
              <w:rPr>
                <w:sz w:val="28"/>
                <w:szCs w:val="28"/>
                <w:lang w:val="en-CA"/>
              </w:rPr>
            </w:pPr>
            <w:r w:rsidRPr="00777338">
              <w:rPr>
                <w:sz w:val="28"/>
                <w:szCs w:val="28"/>
                <w:lang w:val="en-CA"/>
              </w:rPr>
              <w:t>Edmonton Exchanger</w:t>
            </w:r>
          </w:p>
        </w:tc>
      </w:tr>
      <w:tr w:rsidR="0047016F" w:rsidRPr="00777338" w14:paraId="0C45BEA5" w14:textId="77777777">
        <w:tc>
          <w:tcPr>
            <w:tcW w:w="3052" w:type="dxa"/>
            <w:tcBorders>
              <w:bottom w:val="single" w:sz="6" w:space="0" w:color="D6D6D6"/>
            </w:tcBorders>
            <w:shd w:val="clear" w:color="auto" w:fill="FFFFFF"/>
            <w:tcMar>
              <w:top w:w="15" w:type="dxa"/>
              <w:left w:w="75" w:type="dxa"/>
              <w:bottom w:w="15" w:type="dxa"/>
              <w:right w:w="75" w:type="dxa"/>
            </w:tcMar>
            <w:vAlign w:val="center"/>
            <w:hideMark/>
          </w:tcPr>
          <w:p w14:paraId="4BF0A6BF" w14:textId="77777777" w:rsidR="0047016F" w:rsidRPr="00777338" w:rsidRDefault="0047016F">
            <w:pPr>
              <w:rPr>
                <w:b/>
                <w:bCs/>
                <w:sz w:val="28"/>
                <w:szCs w:val="28"/>
                <w:lang w:val="en-CA"/>
              </w:rPr>
            </w:pPr>
            <w:r w:rsidRPr="00777338">
              <w:rPr>
                <w:b/>
                <w:bCs/>
                <w:sz w:val="28"/>
                <w:szCs w:val="28"/>
                <w:lang w:val="en-CA"/>
              </w:rPr>
              <w:t>Project</w:t>
            </w:r>
            <w:r w:rsidRPr="00F15227">
              <w:rPr>
                <w:b/>
                <w:bCs/>
                <w:sz w:val="28"/>
                <w:szCs w:val="28"/>
                <w:lang w:val="en-CA"/>
              </w:rPr>
              <w:t>:</w:t>
            </w:r>
          </w:p>
        </w:tc>
        <w:tc>
          <w:tcPr>
            <w:tcW w:w="6390" w:type="dxa"/>
            <w:tcBorders>
              <w:bottom w:val="single" w:sz="6" w:space="0" w:color="D6D6D6"/>
            </w:tcBorders>
            <w:shd w:val="clear" w:color="auto" w:fill="FFFFFF"/>
            <w:tcMar>
              <w:top w:w="15" w:type="dxa"/>
              <w:left w:w="75" w:type="dxa"/>
              <w:bottom w:w="15" w:type="dxa"/>
              <w:right w:w="75" w:type="dxa"/>
            </w:tcMar>
            <w:vAlign w:val="center"/>
            <w:hideMark/>
          </w:tcPr>
          <w:p w14:paraId="6A39BE28" w14:textId="77777777" w:rsidR="0047016F" w:rsidRPr="00F15227" w:rsidRDefault="0047016F">
            <w:pPr>
              <w:rPr>
                <w:sz w:val="28"/>
                <w:szCs w:val="28"/>
                <w:lang w:val="en-CA"/>
              </w:rPr>
            </w:pPr>
            <w:r w:rsidRPr="00F15227">
              <w:rPr>
                <w:sz w:val="28"/>
                <w:szCs w:val="28"/>
                <w:lang w:val="en-CA"/>
              </w:rPr>
              <w:t xml:space="preserve">ENH1638 - BTP </w:t>
            </w:r>
            <w:proofErr w:type="spellStart"/>
            <w:r w:rsidRPr="00F15227">
              <w:rPr>
                <w:sz w:val="28"/>
                <w:szCs w:val="28"/>
                <w:lang w:val="en-CA"/>
              </w:rPr>
              <w:t>EdEx</w:t>
            </w:r>
            <w:proofErr w:type="spellEnd"/>
            <w:r w:rsidRPr="00F15227">
              <w:rPr>
                <w:sz w:val="28"/>
                <w:szCs w:val="28"/>
                <w:lang w:val="en-CA"/>
              </w:rPr>
              <w:t xml:space="preserve"> </w:t>
            </w:r>
            <w:proofErr w:type="spellStart"/>
            <w:r w:rsidRPr="00F15227">
              <w:rPr>
                <w:sz w:val="28"/>
                <w:szCs w:val="28"/>
                <w:lang w:val="en-CA"/>
              </w:rPr>
              <w:t>eBalance</w:t>
            </w:r>
            <w:proofErr w:type="spellEnd"/>
            <w:r w:rsidRPr="00F15227">
              <w:rPr>
                <w:sz w:val="28"/>
                <w:szCs w:val="28"/>
                <w:lang w:val="en-CA"/>
              </w:rPr>
              <w:t xml:space="preserve"> AI/ML (Project D)</w:t>
            </w:r>
          </w:p>
          <w:p w14:paraId="4440FD64" w14:textId="77777777" w:rsidR="0047016F" w:rsidRPr="00777338" w:rsidRDefault="0047016F">
            <w:pPr>
              <w:rPr>
                <w:sz w:val="28"/>
                <w:szCs w:val="28"/>
                <w:lang w:val="en-CA"/>
              </w:rPr>
            </w:pPr>
          </w:p>
        </w:tc>
      </w:tr>
      <w:tr w:rsidR="0047016F" w:rsidRPr="00777338" w14:paraId="0E3E5E06" w14:textId="77777777">
        <w:tc>
          <w:tcPr>
            <w:tcW w:w="3052" w:type="dxa"/>
            <w:tcBorders>
              <w:bottom w:val="single" w:sz="6" w:space="0" w:color="D6D6D6"/>
            </w:tcBorders>
            <w:shd w:val="clear" w:color="auto" w:fill="FFFFFF"/>
            <w:tcMar>
              <w:top w:w="15" w:type="dxa"/>
              <w:left w:w="75" w:type="dxa"/>
              <w:bottom w:w="15" w:type="dxa"/>
              <w:right w:w="75" w:type="dxa"/>
            </w:tcMar>
            <w:vAlign w:val="center"/>
            <w:hideMark/>
          </w:tcPr>
          <w:p w14:paraId="6AAF8732" w14:textId="13DA8E7F" w:rsidR="00EC73F7" w:rsidRPr="00777338" w:rsidRDefault="0047016F">
            <w:pPr>
              <w:rPr>
                <w:b/>
                <w:bCs/>
                <w:sz w:val="28"/>
                <w:szCs w:val="28"/>
                <w:lang w:val="en-CA"/>
              </w:rPr>
            </w:pPr>
            <w:r w:rsidRPr="00F15227">
              <w:rPr>
                <w:b/>
                <w:bCs/>
                <w:sz w:val="28"/>
                <w:szCs w:val="28"/>
                <w:lang w:val="en-CA"/>
              </w:rPr>
              <w:t xml:space="preserve">Document </w:t>
            </w:r>
            <w:r>
              <w:rPr>
                <w:b/>
                <w:bCs/>
                <w:sz w:val="28"/>
                <w:szCs w:val="28"/>
                <w:lang w:val="en-CA"/>
              </w:rPr>
              <w:t>Purpose</w:t>
            </w:r>
            <w:r w:rsidRPr="00F15227">
              <w:rPr>
                <w:b/>
                <w:bCs/>
                <w:sz w:val="28"/>
                <w:szCs w:val="28"/>
                <w:lang w:val="en-CA"/>
              </w:rPr>
              <w:t>:</w:t>
            </w:r>
          </w:p>
        </w:tc>
        <w:tc>
          <w:tcPr>
            <w:tcW w:w="6390" w:type="dxa"/>
            <w:tcBorders>
              <w:bottom w:val="single" w:sz="6" w:space="0" w:color="D6D6D6"/>
            </w:tcBorders>
            <w:shd w:val="clear" w:color="auto" w:fill="FFFFFF"/>
            <w:tcMar>
              <w:top w:w="15" w:type="dxa"/>
              <w:left w:w="75" w:type="dxa"/>
              <w:bottom w:w="15" w:type="dxa"/>
              <w:right w:w="75" w:type="dxa"/>
            </w:tcMar>
            <w:vAlign w:val="center"/>
            <w:hideMark/>
          </w:tcPr>
          <w:p w14:paraId="13A20257" w14:textId="263383D0" w:rsidR="00BA4116" w:rsidRDefault="00B47F09">
            <w:pPr>
              <w:rPr>
                <w:sz w:val="28"/>
                <w:szCs w:val="28"/>
                <w:lang w:val="en-CA"/>
              </w:rPr>
            </w:pPr>
            <w:r>
              <w:rPr>
                <w:sz w:val="28"/>
                <w:szCs w:val="28"/>
                <w:lang w:val="en-CA"/>
              </w:rPr>
              <w:t>C</w:t>
            </w:r>
            <w:r w:rsidRPr="00B47F09">
              <w:rPr>
                <w:sz w:val="28"/>
                <w:szCs w:val="28"/>
                <w:lang w:val="en-CA"/>
              </w:rPr>
              <w:t xml:space="preserve">onceptual </w:t>
            </w:r>
            <w:r w:rsidR="00ED6CA8">
              <w:rPr>
                <w:sz w:val="28"/>
                <w:szCs w:val="28"/>
                <w:lang w:val="en-CA"/>
              </w:rPr>
              <w:t xml:space="preserve">Solution </w:t>
            </w:r>
            <w:r w:rsidR="00BA4116">
              <w:rPr>
                <w:sz w:val="28"/>
                <w:szCs w:val="28"/>
                <w:lang w:val="en-CA"/>
              </w:rPr>
              <w:t>Design Document</w:t>
            </w:r>
          </w:p>
          <w:p w14:paraId="6AE27F66" w14:textId="25237E58" w:rsidR="0047016F" w:rsidRPr="00777338" w:rsidRDefault="008A6D62">
            <w:pPr>
              <w:rPr>
                <w:sz w:val="28"/>
                <w:szCs w:val="28"/>
                <w:lang w:val="en-CA"/>
              </w:rPr>
            </w:pPr>
            <w:r w:rsidRPr="008A6D62">
              <w:rPr>
                <w:sz w:val="28"/>
                <w:szCs w:val="28"/>
                <w:lang w:val="en-CA"/>
              </w:rPr>
              <w:t>This document defines a conceptual solution design for a rules-based validation framework in the field services industry. It introduces a rule card structure to capture and operationalize billing and payment rules from contracts, agreements, policies, and memos, enabling consistent evaluation through a Rules Knowledge Base and Rule Evaluation Engine. The design is scalable across labor, equipment, materials, and third-party charges, while Phase 1 focuses on labor hours and expenses.</w:t>
            </w:r>
          </w:p>
        </w:tc>
      </w:tr>
      <w:tr w:rsidR="00072F0B" w:rsidRPr="0097468C" w14:paraId="000F4DCF" w14:textId="77777777">
        <w:tc>
          <w:tcPr>
            <w:tcW w:w="3052" w:type="dxa"/>
            <w:tcBorders>
              <w:bottom w:val="single" w:sz="6" w:space="0" w:color="D6D6D6"/>
            </w:tcBorders>
            <w:shd w:val="clear" w:color="auto" w:fill="FFFFFF"/>
            <w:tcMar>
              <w:top w:w="15" w:type="dxa"/>
              <w:left w:w="75" w:type="dxa"/>
              <w:bottom w:w="15" w:type="dxa"/>
              <w:right w:w="75" w:type="dxa"/>
            </w:tcMar>
            <w:vAlign w:val="center"/>
          </w:tcPr>
          <w:p w14:paraId="0A84EDDD" w14:textId="0265B847" w:rsidR="00072F0B" w:rsidRPr="00F15227" w:rsidRDefault="00072F0B">
            <w:pPr>
              <w:rPr>
                <w:b/>
                <w:bCs/>
                <w:sz w:val="28"/>
                <w:szCs w:val="28"/>
                <w:lang w:val="en-CA"/>
              </w:rPr>
            </w:pPr>
            <w:r>
              <w:rPr>
                <w:b/>
                <w:bCs/>
                <w:sz w:val="28"/>
                <w:szCs w:val="28"/>
                <w:lang w:val="en-CA"/>
              </w:rPr>
              <w:t>Document Status:</w:t>
            </w:r>
          </w:p>
        </w:tc>
        <w:tc>
          <w:tcPr>
            <w:tcW w:w="6390" w:type="dxa"/>
            <w:tcBorders>
              <w:bottom w:val="single" w:sz="6" w:space="0" w:color="D6D6D6"/>
            </w:tcBorders>
            <w:shd w:val="clear" w:color="auto" w:fill="FFFFFF"/>
            <w:tcMar>
              <w:top w:w="15" w:type="dxa"/>
              <w:left w:w="75" w:type="dxa"/>
              <w:bottom w:w="15" w:type="dxa"/>
              <w:right w:w="75" w:type="dxa"/>
            </w:tcMar>
            <w:vAlign w:val="center"/>
          </w:tcPr>
          <w:p w14:paraId="28A5EA03" w14:textId="6B4C2652" w:rsidR="00072F0B" w:rsidRDefault="00072F0B">
            <w:pPr>
              <w:rPr>
                <w:sz w:val="28"/>
                <w:szCs w:val="28"/>
                <w:lang w:val="en-CA"/>
              </w:rPr>
            </w:pPr>
            <w:r>
              <w:rPr>
                <w:sz w:val="28"/>
                <w:szCs w:val="28"/>
                <w:lang w:val="en-CA"/>
              </w:rPr>
              <w:t>Draft</w:t>
            </w:r>
          </w:p>
        </w:tc>
      </w:tr>
      <w:tr w:rsidR="0047016F" w:rsidRPr="00777338" w14:paraId="3001CC41" w14:textId="77777777" w:rsidTr="00B47F09">
        <w:tc>
          <w:tcPr>
            <w:tcW w:w="3052" w:type="dxa"/>
            <w:tcBorders>
              <w:bottom w:val="single" w:sz="6" w:space="0" w:color="D6D6D6"/>
            </w:tcBorders>
            <w:shd w:val="clear" w:color="auto" w:fill="FFFFFF"/>
            <w:tcMar>
              <w:top w:w="15" w:type="dxa"/>
              <w:left w:w="75" w:type="dxa"/>
              <w:bottom w:w="15" w:type="dxa"/>
              <w:right w:w="75" w:type="dxa"/>
            </w:tcMar>
            <w:vAlign w:val="center"/>
            <w:hideMark/>
          </w:tcPr>
          <w:p w14:paraId="09A9CA4D" w14:textId="77777777" w:rsidR="0047016F" w:rsidRPr="00777338" w:rsidRDefault="0047016F">
            <w:pPr>
              <w:rPr>
                <w:b/>
                <w:bCs/>
                <w:sz w:val="28"/>
                <w:szCs w:val="28"/>
                <w:lang w:val="en-CA"/>
              </w:rPr>
            </w:pPr>
            <w:r w:rsidRPr="00777338">
              <w:rPr>
                <w:b/>
                <w:bCs/>
                <w:sz w:val="28"/>
                <w:szCs w:val="28"/>
                <w:lang w:val="en-CA"/>
              </w:rPr>
              <w:t>Author</w:t>
            </w:r>
            <w:r w:rsidRPr="00F15227">
              <w:rPr>
                <w:b/>
                <w:bCs/>
                <w:sz w:val="28"/>
                <w:szCs w:val="28"/>
                <w:lang w:val="en-CA"/>
              </w:rPr>
              <w:t>:</w:t>
            </w:r>
          </w:p>
        </w:tc>
        <w:tc>
          <w:tcPr>
            <w:tcW w:w="6390" w:type="dxa"/>
            <w:tcBorders>
              <w:bottom w:val="single" w:sz="6" w:space="0" w:color="D6D6D6"/>
            </w:tcBorders>
            <w:shd w:val="clear" w:color="auto" w:fill="FFFFFF"/>
            <w:tcMar>
              <w:top w:w="15" w:type="dxa"/>
              <w:left w:w="75" w:type="dxa"/>
              <w:bottom w:w="15" w:type="dxa"/>
              <w:right w:w="75" w:type="dxa"/>
            </w:tcMar>
            <w:vAlign w:val="center"/>
          </w:tcPr>
          <w:p w14:paraId="51C28F57" w14:textId="092E0048" w:rsidR="0047016F" w:rsidRPr="00EC73F7" w:rsidRDefault="00EC73F7">
            <w:pPr>
              <w:rPr>
                <w:i/>
                <w:iCs/>
                <w:sz w:val="28"/>
                <w:szCs w:val="28"/>
                <w:lang w:val="en-CA"/>
              </w:rPr>
            </w:pPr>
            <w:r w:rsidRPr="00B542B3">
              <w:rPr>
                <w:i/>
                <w:iCs/>
                <w:sz w:val="28"/>
                <w:szCs w:val="28"/>
                <w:lang w:val="en-CA"/>
              </w:rPr>
              <w:t>See Revision History</w:t>
            </w:r>
          </w:p>
        </w:tc>
      </w:tr>
      <w:tr w:rsidR="0047016F" w:rsidRPr="00777338" w14:paraId="0D2AE041" w14:textId="77777777">
        <w:tc>
          <w:tcPr>
            <w:tcW w:w="3052" w:type="dxa"/>
            <w:tcBorders>
              <w:bottom w:val="single" w:sz="6" w:space="0" w:color="D6D6D6"/>
            </w:tcBorders>
            <w:shd w:val="clear" w:color="auto" w:fill="FFFFFF"/>
            <w:tcMar>
              <w:top w:w="15" w:type="dxa"/>
              <w:left w:w="75" w:type="dxa"/>
              <w:bottom w:w="15" w:type="dxa"/>
              <w:right w:w="75" w:type="dxa"/>
            </w:tcMar>
            <w:vAlign w:val="center"/>
            <w:hideMark/>
          </w:tcPr>
          <w:p w14:paraId="5005B6AC" w14:textId="77777777" w:rsidR="0047016F" w:rsidRPr="00777338" w:rsidRDefault="0047016F">
            <w:pPr>
              <w:rPr>
                <w:b/>
                <w:bCs/>
                <w:sz w:val="28"/>
                <w:szCs w:val="28"/>
                <w:lang w:val="en-CA"/>
              </w:rPr>
            </w:pPr>
            <w:r w:rsidRPr="00777338">
              <w:rPr>
                <w:b/>
                <w:bCs/>
                <w:sz w:val="28"/>
                <w:szCs w:val="28"/>
                <w:lang w:val="en-CA"/>
              </w:rPr>
              <w:t>Date</w:t>
            </w:r>
            <w:r w:rsidRPr="00F15227">
              <w:rPr>
                <w:b/>
                <w:bCs/>
                <w:sz w:val="28"/>
                <w:szCs w:val="28"/>
                <w:lang w:val="en-CA"/>
              </w:rPr>
              <w:t>:</w:t>
            </w:r>
          </w:p>
        </w:tc>
        <w:tc>
          <w:tcPr>
            <w:tcW w:w="6390" w:type="dxa"/>
            <w:tcBorders>
              <w:bottom w:val="single" w:sz="6" w:space="0" w:color="D6D6D6"/>
            </w:tcBorders>
            <w:shd w:val="clear" w:color="auto" w:fill="FFFFFF"/>
            <w:tcMar>
              <w:top w:w="15" w:type="dxa"/>
              <w:left w:w="75" w:type="dxa"/>
              <w:bottom w:w="15" w:type="dxa"/>
              <w:right w:w="75" w:type="dxa"/>
            </w:tcMar>
            <w:vAlign w:val="center"/>
            <w:hideMark/>
          </w:tcPr>
          <w:p w14:paraId="063DD541" w14:textId="32460456" w:rsidR="0047016F" w:rsidRPr="00B542B3" w:rsidRDefault="00EC73F7">
            <w:pPr>
              <w:rPr>
                <w:sz w:val="28"/>
                <w:szCs w:val="28"/>
                <w:lang w:val="en-CA"/>
              </w:rPr>
            </w:pPr>
            <w:r w:rsidRPr="00FE4976">
              <w:rPr>
                <w:i/>
                <w:iCs/>
                <w:sz w:val="28"/>
                <w:szCs w:val="28"/>
                <w:lang w:val="en-CA"/>
              </w:rPr>
              <w:t>See Revision History</w:t>
            </w:r>
          </w:p>
        </w:tc>
      </w:tr>
    </w:tbl>
    <w:p w14:paraId="050D1073" w14:textId="77777777" w:rsidR="0047016F" w:rsidRDefault="0047016F" w:rsidP="00FD176A">
      <w:pPr>
        <w:pBdr>
          <w:bottom w:val="single" w:sz="6" w:space="1" w:color="auto"/>
        </w:pBdr>
      </w:pPr>
    </w:p>
    <w:p w14:paraId="0D7E95B6" w14:textId="77777777" w:rsidR="007E5B01" w:rsidRDefault="007E5B01" w:rsidP="00FD176A">
      <w:pPr>
        <w:pBdr>
          <w:bottom w:val="single" w:sz="6" w:space="1" w:color="auto"/>
        </w:pBdr>
      </w:pPr>
    </w:p>
    <w:p w14:paraId="0AD322BB" w14:textId="77777777" w:rsidR="007E5B01" w:rsidRDefault="007E5B01" w:rsidP="00FD176A"/>
    <w:p w14:paraId="29A37EC1" w14:textId="77777777" w:rsidR="007C7F31" w:rsidRPr="009C5C22" w:rsidRDefault="003F4830">
      <w:pPr>
        <w:rPr>
          <w:rFonts w:asciiTheme="majorHAnsi" w:hAnsiTheme="majorHAnsi"/>
          <w:sz w:val="40"/>
          <w:szCs w:val="40"/>
          <w:lang w:val="en-CA"/>
        </w:rPr>
      </w:pPr>
      <w:r w:rsidRPr="009C5C22">
        <w:rPr>
          <w:rFonts w:asciiTheme="majorHAnsi" w:hAnsiTheme="majorHAnsi"/>
          <w:sz w:val="40"/>
          <w:szCs w:val="40"/>
          <w:lang w:val="en-CA"/>
        </w:rPr>
        <w:t>Revision</w:t>
      </w:r>
      <w:r w:rsidR="007C7F31" w:rsidRPr="009C5C22">
        <w:rPr>
          <w:rFonts w:asciiTheme="majorHAnsi" w:hAnsiTheme="majorHAnsi"/>
          <w:sz w:val="40"/>
          <w:szCs w:val="40"/>
          <w:lang w:val="en-CA"/>
        </w:rPr>
        <w:t xml:space="preserve"> History</w:t>
      </w:r>
    </w:p>
    <w:tbl>
      <w:tblPr>
        <w:tblW w:w="9442" w:type="dxa"/>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shd w:val="clear" w:color="auto" w:fill="FFFFFF"/>
        <w:tblCellMar>
          <w:top w:w="15" w:type="dxa"/>
          <w:left w:w="15" w:type="dxa"/>
          <w:bottom w:w="15" w:type="dxa"/>
          <w:right w:w="15" w:type="dxa"/>
        </w:tblCellMar>
        <w:tblLook w:val="04A0" w:firstRow="1" w:lastRow="0" w:firstColumn="1" w:lastColumn="0" w:noHBand="0" w:noVBand="1"/>
      </w:tblPr>
      <w:tblGrid>
        <w:gridCol w:w="2102"/>
        <w:gridCol w:w="2102"/>
        <w:gridCol w:w="5238"/>
      </w:tblGrid>
      <w:tr w:rsidR="007C7F31" w:rsidRPr="00777338" w14:paraId="1B14A026" w14:textId="77777777" w:rsidTr="00EB63D9">
        <w:tc>
          <w:tcPr>
            <w:tcW w:w="2102" w:type="dxa"/>
            <w:shd w:val="clear" w:color="auto" w:fill="FFFFFF"/>
            <w:tcMar>
              <w:top w:w="15" w:type="dxa"/>
              <w:left w:w="75" w:type="dxa"/>
              <w:bottom w:w="15" w:type="dxa"/>
              <w:right w:w="75" w:type="dxa"/>
            </w:tcMar>
            <w:vAlign w:val="center"/>
            <w:hideMark/>
          </w:tcPr>
          <w:p w14:paraId="32C29A17" w14:textId="77777777" w:rsidR="007C7F31" w:rsidRPr="009C5C22" w:rsidRDefault="007C7F31" w:rsidP="00EB63D9">
            <w:pPr>
              <w:rPr>
                <w:b/>
                <w:bCs/>
                <w:lang w:val="en-CA"/>
              </w:rPr>
            </w:pPr>
            <w:r w:rsidRPr="009C5C22">
              <w:rPr>
                <w:b/>
                <w:bCs/>
                <w:lang w:val="en-CA"/>
              </w:rPr>
              <w:t>Date</w:t>
            </w:r>
          </w:p>
        </w:tc>
        <w:tc>
          <w:tcPr>
            <w:tcW w:w="2102" w:type="dxa"/>
            <w:shd w:val="clear" w:color="auto" w:fill="FFFFFF"/>
          </w:tcPr>
          <w:p w14:paraId="6E9E259E" w14:textId="77777777" w:rsidR="007C7F31" w:rsidRPr="009C5C22" w:rsidRDefault="007C7F31" w:rsidP="00EB63D9">
            <w:pPr>
              <w:rPr>
                <w:b/>
                <w:bCs/>
                <w:lang w:val="en-CA"/>
              </w:rPr>
            </w:pPr>
            <w:r w:rsidRPr="009C5C22">
              <w:rPr>
                <w:b/>
                <w:bCs/>
                <w:lang w:val="en-CA"/>
              </w:rPr>
              <w:t>Author</w:t>
            </w:r>
          </w:p>
        </w:tc>
        <w:tc>
          <w:tcPr>
            <w:tcW w:w="5238" w:type="dxa"/>
            <w:shd w:val="clear" w:color="auto" w:fill="FFFFFF"/>
            <w:tcMar>
              <w:top w:w="15" w:type="dxa"/>
              <w:left w:w="75" w:type="dxa"/>
              <w:bottom w:w="15" w:type="dxa"/>
              <w:right w:w="75" w:type="dxa"/>
            </w:tcMar>
            <w:vAlign w:val="center"/>
            <w:hideMark/>
          </w:tcPr>
          <w:p w14:paraId="44160041" w14:textId="77777777" w:rsidR="007C7F31" w:rsidRPr="009C5C22" w:rsidRDefault="007C7F31" w:rsidP="00EB63D9">
            <w:pPr>
              <w:rPr>
                <w:b/>
                <w:bCs/>
                <w:lang w:val="en-CA"/>
              </w:rPr>
            </w:pPr>
            <w:r w:rsidRPr="009C5C22">
              <w:rPr>
                <w:b/>
                <w:bCs/>
                <w:lang w:val="en-CA"/>
              </w:rPr>
              <w:t>Revision Summary</w:t>
            </w:r>
          </w:p>
        </w:tc>
      </w:tr>
      <w:tr w:rsidR="007C7F31" w:rsidRPr="00777338" w14:paraId="0E7542B6" w14:textId="77777777" w:rsidTr="00EB63D9">
        <w:tc>
          <w:tcPr>
            <w:tcW w:w="2102" w:type="dxa"/>
            <w:shd w:val="clear" w:color="auto" w:fill="FFFFFF"/>
            <w:tcMar>
              <w:top w:w="15" w:type="dxa"/>
              <w:left w:w="75" w:type="dxa"/>
              <w:bottom w:w="15" w:type="dxa"/>
              <w:right w:w="75" w:type="dxa"/>
            </w:tcMar>
            <w:vAlign w:val="center"/>
          </w:tcPr>
          <w:p w14:paraId="01507FD1" w14:textId="6EF174BA" w:rsidR="007C7F31" w:rsidRPr="009C5C22" w:rsidRDefault="007C7F31" w:rsidP="00EB63D9">
            <w:pPr>
              <w:rPr>
                <w:lang w:val="en-CA"/>
              </w:rPr>
            </w:pPr>
            <w:r w:rsidRPr="009C5C22">
              <w:rPr>
                <w:lang w:val="en-CA"/>
              </w:rPr>
              <w:t xml:space="preserve">Sep </w:t>
            </w:r>
            <w:r w:rsidR="00AB74D0" w:rsidRPr="009C5C22">
              <w:rPr>
                <w:lang w:val="en-CA"/>
              </w:rPr>
              <w:t>10</w:t>
            </w:r>
            <w:r w:rsidRPr="009C5C22">
              <w:rPr>
                <w:lang w:val="en-CA"/>
              </w:rPr>
              <w:t>, 2025</w:t>
            </w:r>
          </w:p>
        </w:tc>
        <w:tc>
          <w:tcPr>
            <w:tcW w:w="2102" w:type="dxa"/>
            <w:shd w:val="clear" w:color="auto" w:fill="FFFFFF"/>
          </w:tcPr>
          <w:p w14:paraId="08441646" w14:textId="77777777" w:rsidR="007C7F31" w:rsidRPr="009C5C22" w:rsidRDefault="007C7F31" w:rsidP="00EB63D9">
            <w:pPr>
              <w:rPr>
                <w:lang w:val="en-CA"/>
              </w:rPr>
            </w:pPr>
            <w:r w:rsidRPr="009C5C22">
              <w:rPr>
                <w:lang w:val="en-CA"/>
              </w:rPr>
              <w:t>Chris Hogan</w:t>
            </w:r>
          </w:p>
        </w:tc>
        <w:tc>
          <w:tcPr>
            <w:tcW w:w="5238" w:type="dxa"/>
            <w:shd w:val="clear" w:color="auto" w:fill="FFFFFF"/>
            <w:tcMar>
              <w:top w:w="15" w:type="dxa"/>
              <w:left w:w="75" w:type="dxa"/>
              <w:bottom w:w="15" w:type="dxa"/>
              <w:right w:w="75" w:type="dxa"/>
            </w:tcMar>
            <w:vAlign w:val="center"/>
          </w:tcPr>
          <w:p w14:paraId="37172864" w14:textId="36386751" w:rsidR="007C7F31" w:rsidRPr="009C5C22" w:rsidRDefault="007C7F31" w:rsidP="00EB63D9">
            <w:pPr>
              <w:rPr>
                <w:lang w:val="en-CA"/>
              </w:rPr>
            </w:pPr>
            <w:r w:rsidRPr="009C5C22">
              <w:rPr>
                <w:lang w:val="en-CA"/>
              </w:rPr>
              <w:t>Initial version.</w:t>
            </w:r>
          </w:p>
        </w:tc>
      </w:tr>
      <w:tr w:rsidR="007C7F31" w:rsidRPr="00777338" w14:paraId="4E4B502B" w14:textId="77777777" w:rsidTr="00EB63D9">
        <w:tc>
          <w:tcPr>
            <w:tcW w:w="2102" w:type="dxa"/>
            <w:shd w:val="clear" w:color="auto" w:fill="FFFFFF"/>
            <w:tcMar>
              <w:top w:w="15" w:type="dxa"/>
              <w:left w:w="75" w:type="dxa"/>
              <w:bottom w:w="15" w:type="dxa"/>
              <w:right w:w="75" w:type="dxa"/>
            </w:tcMar>
            <w:vAlign w:val="center"/>
          </w:tcPr>
          <w:p w14:paraId="438CE8BA" w14:textId="06AD6640" w:rsidR="007C7F31" w:rsidRPr="009C5C22" w:rsidRDefault="007C7F31" w:rsidP="00EB63D9">
            <w:pPr>
              <w:rPr>
                <w:lang w:val="en-CA"/>
              </w:rPr>
            </w:pPr>
            <w:r w:rsidRPr="009C5C22">
              <w:rPr>
                <w:lang w:val="en-CA"/>
              </w:rPr>
              <w:t xml:space="preserve">Sep </w:t>
            </w:r>
            <w:r w:rsidR="00AB74D0" w:rsidRPr="009C5C22">
              <w:rPr>
                <w:lang w:val="en-CA"/>
              </w:rPr>
              <w:t>10</w:t>
            </w:r>
            <w:r w:rsidRPr="009C5C22">
              <w:rPr>
                <w:lang w:val="en-CA"/>
              </w:rPr>
              <w:t>, 2025</w:t>
            </w:r>
          </w:p>
        </w:tc>
        <w:tc>
          <w:tcPr>
            <w:tcW w:w="2102" w:type="dxa"/>
            <w:shd w:val="clear" w:color="auto" w:fill="FFFFFF"/>
          </w:tcPr>
          <w:p w14:paraId="0FC912A5" w14:textId="7ABC2A7F" w:rsidR="007C7F31" w:rsidRPr="009C5C22" w:rsidRDefault="00AB74D0" w:rsidP="00EB63D9">
            <w:pPr>
              <w:rPr>
                <w:lang w:val="en-CA"/>
              </w:rPr>
            </w:pPr>
            <w:r w:rsidRPr="009C5C22">
              <w:rPr>
                <w:lang w:val="en-CA"/>
              </w:rPr>
              <w:t>Rob Patterson, Chris Hogan</w:t>
            </w:r>
          </w:p>
        </w:tc>
        <w:tc>
          <w:tcPr>
            <w:tcW w:w="5238" w:type="dxa"/>
            <w:shd w:val="clear" w:color="auto" w:fill="FFFFFF"/>
            <w:tcMar>
              <w:top w:w="15" w:type="dxa"/>
              <w:left w:w="75" w:type="dxa"/>
              <w:bottom w:w="15" w:type="dxa"/>
              <w:right w:w="75" w:type="dxa"/>
            </w:tcMar>
            <w:vAlign w:val="center"/>
          </w:tcPr>
          <w:p w14:paraId="2FDD0D13" w14:textId="19A96E0E" w:rsidR="007C7F31" w:rsidRPr="009C5C22" w:rsidRDefault="00EC73F7" w:rsidP="00EB63D9">
            <w:pPr>
              <w:rPr>
                <w:lang w:val="en-CA"/>
              </w:rPr>
            </w:pPr>
            <w:r w:rsidRPr="009C5C22">
              <w:rPr>
                <w:lang w:val="en-CA"/>
              </w:rPr>
              <w:t xml:space="preserve">Updates </w:t>
            </w:r>
            <w:r w:rsidR="00CB7DE1">
              <w:rPr>
                <w:lang w:val="en-CA"/>
              </w:rPr>
              <w:t xml:space="preserve">to Rule record design based on </w:t>
            </w:r>
            <w:r w:rsidRPr="009C5C22">
              <w:rPr>
                <w:lang w:val="en-CA"/>
              </w:rPr>
              <w:t>Rob, Chris working session.</w:t>
            </w:r>
          </w:p>
        </w:tc>
      </w:tr>
      <w:tr w:rsidR="00EC73F7" w:rsidRPr="00777338" w14:paraId="58EAC28B" w14:textId="77777777" w:rsidTr="00EB63D9">
        <w:tc>
          <w:tcPr>
            <w:tcW w:w="2102" w:type="dxa"/>
            <w:shd w:val="clear" w:color="auto" w:fill="FFFFFF"/>
            <w:tcMar>
              <w:top w:w="15" w:type="dxa"/>
              <w:left w:w="75" w:type="dxa"/>
              <w:bottom w:w="15" w:type="dxa"/>
              <w:right w:w="75" w:type="dxa"/>
            </w:tcMar>
            <w:vAlign w:val="center"/>
          </w:tcPr>
          <w:p w14:paraId="28AF64CA" w14:textId="683C283C" w:rsidR="00EC73F7" w:rsidRPr="009C5C22" w:rsidRDefault="00EC73F7" w:rsidP="00EB63D9">
            <w:pPr>
              <w:rPr>
                <w:lang w:val="en-CA"/>
              </w:rPr>
            </w:pPr>
            <w:r w:rsidRPr="009C5C22">
              <w:rPr>
                <w:lang w:val="en-CA"/>
              </w:rPr>
              <w:t>Sep 11, 2025</w:t>
            </w:r>
          </w:p>
        </w:tc>
        <w:tc>
          <w:tcPr>
            <w:tcW w:w="2102" w:type="dxa"/>
            <w:shd w:val="clear" w:color="auto" w:fill="FFFFFF"/>
          </w:tcPr>
          <w:p w14:paraId="6BBA5061" w14:textId="1055C4C4" w:rsidR="00EC73F7" w:rsidRPr="009C5C22" w:rsidRDefault="00EC73F7" w:rsidP="00EB63D9">
            <w:pPr>
              <w:rPr>
                <w:lang w:val="en-CA"/>
              </w:rPr>
            </w:pPr>
            <w:r w:rsidRPr="009C5C22">
              <w:rPr>
                <w:lang w:val="en-CA"/>
              </w:rPr>
              <w:t>Chris Hogan</w:t>
            </w:r>
          </w:p>
        </w:tc>
        <w:tc>
          <w:tcPr>
            <w:tcW w:w="5238" w:type="dxa"/>
            <w:shd w:val="clear" w:color="auto" w:fill="FFFFFF"/>
            <w:tcMar>
              <w:top w:w="15" w:type="dxa"/>
              <w:left w:w="75" w:type="dxa"/>
              <w:bottom w:w="15" w:type="dxa"/>
              <w:right w:w="75" w:type="dxa"/>
            </w:tcMar>
            <w:vAlign w:val="center"/>
          </w:tcPr>
          <w:p w14:paraId="65AA7F83" w14:textId="7724AB8E" w:rsidR="00EC73F7" w:rsidRPr="009C5C22" w:rsidRDefault="00CB7DE1" w:rsidP="00EB63D9">
            <w:pPr>
              <w:rPr>
                <w:lang w:val="en-CA"/>
              </w:rPr>
            </w:pPr>
            <w:r>
              <w:rPr>
                <w:lang w:val="en-CA"/>
              </w:rPr>
              <w:t xml:space="preserve">Revised Rule record design to </w:t>
            </w:r>
            <w:r w:rsidR="003635B9">
              <w:rPr>
                <w:lang w:val="en-CA"/>
              </w:rPr>
              <w:t>be more clear</w:t>
            </w:r>
            <w:r w:rsidR="00FC6CC0">
              <w:rPr>
                <w:lang w:val="en-CA"/>
              </w:rPr>
              <w:t xml:space="preserve">, better filtering, detailed provenance. </w:t>
            </w:r>
            <w:r w:rsidR="00FE4ABF" w:rsidRPr="009C5C22">
              <w:rPr>
                <w:lang w:val="en-CA"/>
              </w:rPr>
              <w:t>Reviewed with Rob.</w:t>
            </w:r>
          </w:p>
        </w:tc>
      </w:tr>
      <w:tr w:rsidR="001F4D41" w:rsidRPr="00777338" w14:paraId="4E4E1802" w14:textId="77777777" w:rsidTr="00EB63D9">
        <w:tc>
          <w:tcPr>
            <w:tcW w:w="2102" w:type="dxa"/>
            <w:shd w:val="clear" w:color="auto" w:fill="FFFFFF"/>
            <w:tcMar>
              <w:top w:w="15" w:type="dxa"/>
              <w:left w:w="75" w:type="dxa"/>
              <w:bottom w:w="15" w:type="dxa"/>
              <w:right w:w="75" w:type="dxa"/>
            </w:tcMar>
            <w:vAlign w:val="center"/>
          </w:tcPr>
          <w:p w14:paraId="1C36FDE5" w14:textId="76123593" w:rsidR="001F4D41" w:rsidRPr="009C5C22" w:rsidRDefault="001F4D41" w:rsidP="00EB63D9">
            <w:pPr>
              <w:rPr>
                <w:lang w:val="en-CA"/>
              </w:rPr>
            </w:pPr>
            <w:r w:rsidRPr="009C5C22">
              <w:rPr>
                <w:lang w:val="en-CA"/>
              </w:rPr>
              <w:t>Sep 16, 2025</w:t>
            </w:r>
          </w:p>
        </w:tc>
        <w:tc>
          <w:tcPr>
            <w:tcW w:w="2102" w:type="dxa"/>
            <w:shd w:val="clear" w:color="auto" w:fill="FFFFFF"/>
          </w:tcPr>
          <w:p w14:paraId="04B6ED12" w14:textId="3C61EBBA" w:rsidR="001F4D41" w:rsidRPr="009C5C22" w:rsidRDefault="001F4D41" w:rsidP="00EB63D9">
            <w:pPr>
              <w:rPr>
                <w:lang w:val="en-CA"/>
              </w:rPr>
            </w:pPr>
            <w:r w:rsidRPr="009C5C22">
              <w:rPr>
                <w:lang w:val="en-CA"/>
              </w:rPr>
              <w:t>Chris Hogan</w:t>
            </w:r>
          </w:p>
        </w:tc>
        <w:tc>
          <w:tcPr>
            <w:tcW w:w="5238" w:type="dxa"/>
            <w:shd w:val="clear" w:color="auto" w:fill="FFFFFF"/>
            <w:tcMar>
              <w:top w:w="15" w:type="dxa"/>
              <w:left w:w="75" w:type="dxa"/>
              <w:bottom w:w="15" w:type="dxa"/>
              <w:right w:w="75" w:type="dxa"/>
            </w:tcMar>
            <w:vAlign w:val="center"/>
          </w:tcPr>
          <w:p w14:paraId="78B18BD3" w14:textId="5D6560BE" w:rsidR="001F4D41" w:rsidRPr="009C5C22" w:rsidRDefault="00BA520B" w:rsidP="00EB63D9">
            <w:pPr>
              <w:rPr>
                <w:lang w:val="en-CA"/>
              </w:rPr>
            </w:pPr>
            <w:r w:rsidRPr="009C5C22">
              <w:rPr>
                <w:lang w:val="en-CA"/>
              </w:rPr>
              <w:t xml:space="preserve">Adding </w:t>
            </w:r>
            <w:proofErr w:type="spellStart"/>
            <w:r w:rsidRPr="009C5C22">
              <w:rPr>
                <w:lang w:val="en-CA"/>
              </w:rPr>
              <w:t>FieldVu</w:t>
            </w:r>
            <w:proofErr w:type="spellEnd"/>
            <w:r w:rsidRPr="009C5C22">
              <w:rPr>
                <w:lang w:val="en-CA"/>
              </w:rPr>
              <w:t xml:space="preserve"> fields we Do and Don’t have today.</w:t>
            </w:r>
          </w:p>
        </w:tc>
      </w:tr>
      <w:tr w:rsidR="001F4D41" w:rsidRPr="00777338" w14:paraId="1797B16B" w14:textId="77777777" w:rsidTr="00EB63D9">
        <w:tc>
          <w:tcPr>
            <w:tcW w:w="2102" w:type="dxa"/>
            <w:shd w:val="clear" w:color="auto" w:fill="FFFFFF"/>
            <w:tcMar>
              <w:top w:w="15" w:type="dxa"/>
              <w:left w:w="75" w:type="dxa"/>
              <w:bottom w:w="15" w:type="dxa"/>
              <w:right w:w="75" w:type="dxa"/>
            </w:tcMar>
            <w:vAlign w:val="center"/>
          </w:tcPr>
          <w:p w14:paraId="4F2F5696" w14:textId="6FAF4787" w:rsidR="001F4D41" w:rsidRPr="009C5C22" w:rsidRDefault="001F4D41" w:rsidP="00EB63D9">
            <w:pPr>
              <w:rPr>
                <w:lang w:val="en-CA"/>
              </w:rPr>
            </w:pPr>
            <w:r w:rsidRPr="009C5C22">
              <w:rPr>
                <w:lang w:val="en-CA"/>
              </w:rPr>
              <w:lastRenderedPageBreak/>
              <w:t>Sep 19, 2025</w:t>
            </w:r>
          </w:p>
        </w:tc>
        <w:tc>
          <w:tcPr>
            <w:tcW w:w="2102" w:type="dxa"/>
            <w:shd w:val="clear" w:color="auto" w:fill="FFFFFF"/>
          </w:tcPr>
          <w:p w14:paraId="66199CBF" w14:textId="6AA1B87F" w:rsidR="001F4D41" w:rsidRPr="009C5C22" w:rsidRDefault="001F4D41" w:rsidP="00EB63D9">
            <w:pPr>
              <w:rPr>
                <w:lang w:val="en-CA"/>
              </w:rPr>
            </w:pPr>
            <w:r w:rsidRPr="009C5C22">
              <w:rPr>
                <w:lang w:val="en-CA"/>
              </w:rPr>
              <w:t>Chris Hogan</w:t>
            </w:r>
          </w:p>
        </w:tc>
        <w:tc>
          <w:tcPr>
            <w:tcW w:w="5238" w:type="dxa"/>
            <w:shd w:val="clear" w:color="auto" w:fill="FFFFFF"/>
            <w:tcMar>
              <w:top w:w="15" w:type="dxa"/>
              <w:left w:w="75" w:type="dxa"/>
              <w:bottom w:w="15" w:type="dxa"/>
              <w:right w:w="75" w:type="dxa"/>
            </w:tcMar>
            <w:vAlign w:val="center"/>
          </w:tcPr>
          <w:p w14:paraId="7F9F2692" w14:textId="1270D12D" w:rsidR="001F4D41" w:rsidRPr="009C5C22" w:rsidRDefault="00BA520B" w:rsidP="00BA520B">
            <w:r w:rsidRPr="00265C00">
              <w:t>Revised Rule record design now addresses rule dependencies, substitutions, and modifications.</w:t>
            </w:r>
          </w:p>
        </w:tc>
      </w:tr>
      <w:tr w:rsidR="008A6D62" w:rsidRPr="00777338" w14:paraId="0F3B35FC" w14:textId="77777777" w:rsidTr="00EB63D9">
        <w:tc>
          <w:tcPr>
            <w:tcW w:w="2102" w:type="dxa"/>
            <w:shd w:val="clear" w:color="auto" w:fill="FFFFFF"/>
            <w:tcMar>
              <w:top w:w="15" w:type="dxa"/>
              <w:left w:w="75" w:type="dxa"/>
              <w:bottom w:w="15" w:type="dxa"/>
              <w:right w:w="75" w:type="dxa"/>
            </w:tcMar>
            <w:vAlign w:val="center"/>
          </w:tcPr>
          <w:p w14:paraId="7955A8B3" w14:textId="497EBD67" w:rsidR="008A6D62" w:rsidRPr="008A6D62" w:rsidRDefault="008A6D62" w:rsidP="00EB63D9">
            <w:pPr>
              <w:rPr>
                <w:lang w:val="en-CA"/>
              </w:rPr>
            </w:pPr>
            <w:r>
              <w:rPr>
                <w:lang w:val="en-CA"/>
              </w:rPr>
              <w:t xml:space="preserve">Sep </w:t>
            </w:r>
            <w:r w:rsidR="00B502FD">
              <w:rPr>
                <w:lang w:val="en-CA"/>
              </w:rPr>
              <w:t>20-2</w:t>
            </w:r>
            <w:r w:rsidR="008F3A90">
              <w:rPr>
                <w:lang w:val="en-CA"/>
              </w:rPr>
              <w:t>1</w:t>
            </w:r>
            <w:r w:rsidR="00B502FD">
              <w:rPr>
                <w:lang w:val="en-CA"/>
              </w:rPr>
              <w:t>, 2025</w:t>
            </w:r>
          </w:p>
        </w:tc>
        <w:tc>
          <w:tcPr>
            <w:tcW w:w="2102" w:type="dxa"/>
            <w:shd w:val="clear" w:color="auto" w:fill="FFFFFF"/>
          </w:tcPr>
          <w:p w14:paraId="6635D3A9" w14:textId="4DB0AB6A" w:rsidR="008A6D62" w:rsidRPr="008A6D62" w:rsidRDefault="00B502FD" w:rsidP="00EB63D9">
            <w:pPr>
              <w:rPr>
                <w:lang w:val="en-CA"/>
              </w:rPr>
            </w:pPr>
            <w:r>
              <w:rPr>
                <w:lang w:val="en-CA"/>
              </w:rPr>
              <w:t>Chris Hogan</w:t>
            </w:r>
          </w:p>
        </w:tc>
        <w:tc>
          <w:tcPr>
            <w:tcW w:w="5238" w:type="dxa"/>
            <w:shd w:val="clear" w:color="auto" w:fill="FFFFFF"/>
            <w:tcMar>
              <w:top w:w="15" w:type="dxa"/>
              <w:left w:w="75" w:type="dxa"/>
              <w:bottom w:w="15" w:type="dxa"/>
              <w:right w:w="75" w:type="dxa"/>
            </w:tcMar>
            <w:vAlign w:val="center"/>
          </w:tcPr>
          <w:p w14:paraId="3A05E551" w14:textId="696156C9" w:rsidR="008A6D62" w:rsidRPr="00265C00" w:rsidRDefault="008F3A90" w:rsidP="00BA520B">
            <w:r>
              <w:t>Added new sections “High-Level Conceptual Solution Overview”, “</w:t>
            </w:r>
            <w:r w:rsidR="004231DE">
              <w:t>(NEW) Rule Card Structure”, “NEW) Rule Card Elements”. Updated Worked Rule Card examples section overtime meal breaks, meals, meal allowances examples to reflect revisions.</w:t>
            </w:r>
          </w:p>
        </w:tc>
      </w:tr>
      <w:tr w:rsidR="00596CA8" w:rsidRPr="00777338" w14:paraId="076DABF4" w14:textId="77777777" w:rsidTr="00EB63D9">
        <w:tc>
          <w:tcPr>
            <w:tcW w:w="2102" w:type="dxa"/>
            <w:shd w:val="clear" w:color="auto" w:fill="FFFFFF"/>
            <w:tcMar>
              <w:top w:w="15" w:type="dxa"/>
              <w:left w:w="75" w:type="dxa"/>
              <w:bottom w:w="15" w:type="dxa"/>
              <w:right w:w="75" w:type="dxa"/>
            </w:tcMar>
            <w:vAlign w:val="center"/>
          </w:tcPr>
          <w:p w14:paraId="286D3297" w14:textId="69248D4C" w:rsidR="00596CA8" w:rsidRDefault="00E52317" w:rsidP="00EB63D9">
            <w:pPr>
              <w:rPr>
                <w:lang w:val="en-CA"/>
              </w:rPr>
            </w:pPr>
            <w:r>
              <w:rPr>
                <w:lang w:val="en-CA"/>
              </w:rPr>
              <w:t>Sep 22, 2025</w:t>
            </w:r>
          </w:p>
        </w:tc>
        <w:tc>
          <w:tcPr>
            <w:tcW w:w="2102" w:type="dxa"/>
            <w:shd w:val="clear" w:color="auto" w:fill="FFFFFF"/>
          </w:tcPr>
          <w:p w14:paraId="56FD90C7" w14:textId="77777777" w:rsidR="00E52317" w:rsidRDefault="00E52317" w:rsidP="00EB63D9">
            <w:pPr>
              <w:rPr>
                <w:lang w:val="en-CA"/>
              </w:rPr>
            </w:pPr>
            <w:r>
              <w:rPr>
                <w:lang w:val="en-CA"/>
              </w:rPr>
              <w:t>Chris Hogan</w:t>
            </w:r>
          </w:p>
          <w:p w14:paraId="003A8C7F" w14:textId="484D4284" w:rsidR="00596CA8" w:rsidRDefault="00E52317" w:rsidP="00EB63D9">
            <w:pPr>
              <w:rPr>
                <w:lang w:val="en-CA"/>
              </w:rPr>
            </w:pPr>
            <w:r>
              <w:rPr>
                <w:lang w:val="en-CA"/>
              </w:rPr>
              <w:t>Rob Patterson</w:t>
            </w:r>
          </w:p>
        </w:tc>
        <w:tc>
          <w:tcPr>
            <w:tcW w:w="5238" w:type="dxa"/>
            <w:shd w:val="clear" w:color="auto" w:fill="FFFFFF"/>
            <w:tcMar>
              <w:top w:w="15" w:type="dxa"/>
              <w:left w:w="75" w:type="dxa"/>
              <w:bottom w:w="15" w:type="dxa"/>
              <w:right w:w="75" w:type="dxa"/>
            </w:tcMar>
            <w:vAlign w:val="center"/>
          </w:tcPr>
          <w:p w14:paraId="612C9C1B" w14:textId="5A20A063" w:rsidR="00596CA8" w:rsidRDefault="00596CA8" w:rsidP="00BA520B">
            <w:r w:rsidRPr="00596CA8">
              <w:t xml:space="preserve">Updates to Rule record design based on Rob, Chris </w:t>
            </w:r>
            <w:r w:rsidR="00E52317">
              <w:t>review</w:t>
            </w:r>
            <w:r w:rsidRPr="00596CA8">
              <w:t xml:space="preserve"> session.</w:t>
            </w:r>
          </w:p>
        </w:tc>
      </w:tr>
      <w:tr w:rsidR="00312C08" w:rsidRPr="00777338" w14:paraId="36D0F496" w14:textId="77777777" w:rsidTr="00EB63D9">
        <w:tc>
          <w:tcPr>
            <w:tcW w:w="2102" w:type="dxa"/>
            <w:shd w:val="clear" w:color="auto" w:fill="FFFFFF"/>
            <w:tcMar>
              <w:top w:w="15" w:type="dxa"/>
              <w:left w:w="75" w:type="dxa"/>
              <w:bottom w:w="15" w:type="dxa"/>
              <w:right w:w="75" w:type="dxa"/>
            </w:tcMar>
            <w:vAlign w:val="center"/>
          </w:tcPr>
          <w:p w14:paraId="7991D5F2" w14:textId="404EAA42" w:rsidR="00312C08" w:rsidRDefault="00312C08" w:rsidP="00312C08">
            <w:pPr>
              <w:rPr>
                <w:lang w:val="en-CA"/>
              </w:rPr>
            </w:pPr>
            <w:r>
              <w:rPr>
                <w:lang w:val="en-CA"/>
              </w:rPr>
              <w:t>Sep 22, 2025</w:t>
            </w:r>
          </w:p>
        </w:tc>
        <w:tc>
          <w:tcPr>
            <w:tcW w:w="2102" w:type="dxa"/>
            <w:shd w:val="clear" w:color="auto" w:fill="FFFFFF"/>
          </w:tcPr>
          <w:p w14:paraId="6AC9A87C" w14:textId="2F910706" w:rsidR="00312C08" w:rsidRDefault="00312C08" w:rsidP="00312C08">
            <w:pPr>
              <w:rPr>
                <w:lang w:val="en-CA"/>
              </w:rPr>
            </w:pPr>
            <w:r>
              <w:rPr>
                <w:lang w:val="en-CA"/>
              </w:rPr>
              <w:t>Chris Hogan</w:t>
            </w:r>
          </w:p>
        </w:tc>
        <w:tc>
          <w:tcPr>
            <w:tcW w:w="5238" w:type="dxa"/>
            <w:shd w:val="clear" w:color="auto" w:fill="FFFFFF"/>
            <w:tcMar>
              <w:top w:w="15" w:type="dxa"/>
              <w:left w:w="75" w:type="dxa"/>
              <w:bottom w:w="15" w:type="dxa"/>
              <w:right w:w="75" w:type="dxa"/>
            </w:tcMar>
            <w:vAlign w:val="center"/>
          </w:tcPr>
          <w:p w14:paraId="55519BC0" w14:textId="318F6F04" w:rsidR="00312C08" w:rsidRDefault="00312C08" w:rsidP="00312C08">
            <w:r>
              <w:rPr>
                <w:lang w:val="en-CA"/>
              </w:rPr>
              <w:t>Added section “</w:t>
            </w:r>
            <w:r w:rsidR="003B1392" w:rsidRPr="003B1392">
              <w:rPr>
                <w:lang w:val="en-CA"/>
              </w:rPr>
              <w:t xml:space="preserve">High-Level Workflow: </w:t>
            </w:r>
            <w:proofErr w:type="spellStart"/>
            <w:r w:rsidR="003B1392" w:rsidRPr="003B1392">
              <w:rPr>
                <w:lang w:val="en-CA"/>
              </w:rPr>
              <w:t>FieldVu</w:t>
            </w:r>
            <w:proofErr w:type="spellEnd"/>
            <w:r w:rsidR="003B1392" w:rsidRPr="003B1392">
              <w:rPr>
                <w:lang w:val="en-CA"/>
              </w:rPr>
              <w:t xml:space="preserve"> → Rule Validation Engine → Pass/Fail Outcomes</w:t>
            </w:r>
            <w:r w:rsidR="003B1392">
              <w:rPr>
                <w:lang w:val="en-CA"/>
              </w:rPr>
              <w:t>”.</w:t>
            </w:r>
          </w:p>
        </w:tc>
      </w:tr>
      <w:tr w:rsidR="00AC5858" w:rsidRPr="00777338" w14:paraId="07EB444F" w14:textId="77777777" w:rsidTr="00EB63D9">
        <w:tc>
          <w:tcPr>
            <w:tcW w:w="2102" w:type="dxa"/>
            <w:shd w:val="clear" w:color="auto" w:fill="FFFFFF"/>
            <w:tcMar>
              <w:top w:w="15" w:type="dxa"/>
              <w:left w:w="75" w:type="dxa"/>
              <w:bottom w:w="15" w:type="dxa"/>
              <w:right w:w="75" w:type="dxa"/>
            </w:tcMar>
            <w:vAlign w:val="center"/>
          </w:tcPr>
          <w:p w14:paraId="1E681293" w14:textId="4E311CE6" w:rsidR="00AC5858" w:rsidRDefault="00AC5858" w:rsidP="00312C08">
            <w:pPr>
              <w:rPr>
                <w:lang w:val="en-CA"/>
              </w:rPr>
            </w:pPr>
            <w:r>
              <w:rPr>
                <w:lang w:val="en-CA"/>
              </w:rPr>
              <w:t>Sep 22, 2025</w:t>
            </w:r>
          </w:p>
        </w:tc>
        <w:tc>
          <w:tcPr>
            <w:tcW w:w="2102" w:type="dxa"/>
            <w:shd w:val="clear" w:color="auto" w:fill="FFFFFF"/>
          </w:tcPr>
          <w:p w14:paraId="199D52BE" w14:textId="615CE02E" w:rsidR="00AC5858" w:rsidRDefault="00AC5858" w:rsidP="00312C08">
            <w:pPr>
              <w:rPr>
                <w:lang w:val="en-CA"/>
              </w:rPr>
            </w:pPr>
            <w:r>
              <w:rPr>
                <w:lang w:val="en-CA"/>
              </w:rPr>
              <w:t>Rob Patterson</w:t>
            </w:r>
          </w:p>
        </w:tc>
        <w:tc>
          <w:tcPr>
            <w:tcW w:w="5238" w:type="dxa"/>
            <w:shd w:val="clear" w:color="auto" w:fill="FFFFFF"/>
            <w:tcMar>
              <w:top w:w="15" w:type="dxa"/>
              <w:left w:w="75" w:type="dxa"/>
              <w:bottom w:w="15" w:type="dxa"/>
              <w:right w:w="75" w:type="dxa"/>
            </w:tcMar>
            <w:vAlign w:val="center"/>
          </w:tcPr>
          <w:p w14:paraId="437C057C" w14:textId="43407D90" w:rsidR="00AC5858" w:rsidRDefault="00AC5858" w:rsidP="00312C08">
            <w:pPr>
              <w:rPr>
                <w:lang w:val="en-CA"/>
              </w:rPr>
            </w:pPr>
            <w:r>
              <w:rPr>
                <w:lang w:val="en-CA"/>
              </w:rPr>
              <w:t xml:space="preserve">Reviewed </w:t>
            </w:r>
            <w:r w:rsidR="00BB712B">
              <w:rPr>
                <w:lang w:val="en-CA"/>
              </w:rPr>
              <w:t>“</w:t>
            </w:r>
            <w:r w:rsidR="00BB712B" w:rsidRPr="003B1392">
              <w:rPr>
                <w:lang w:val="en-CA"/>
              </w:rPr>
              <w:t xml:space="preserve">High-Level Workflow: </w:t>
            </w:r>
            <w:proofErr w:type="spellStart"/>
            <w:r w:rsidR="00BB712B" w:rsidRPr="003B1392">
              <w:rPr>
                <w:lang w:val="en-CA"/>
              </w:rPr>
              <w:t>FieldVu</w:t>
            </w:r>
            <w:proofErr w:type="spellEnd"/>
            <w:r w:rsidR="00BB712B" w:rsidRPr="003B1392">
              <w:rPr>
                <w:lang w:val="en-CA"/>
              </w:rPr>
              <w:t xml:space="preserve"> → Rule Validation Engine → Pass/Fail Outcomes</w:t>
            </w:r>
            <w:r w:rsidR="00BB712B">
              <w:rPr>
                <w:lang w:val="en-CA"/>
              </w:rPr>
              <w:t>”</w:t>
            </w:r>
            <w:r w:rsidR="00DD4489">
              <w:rPr>
                <w:lang w:val="en-CA"/>
              </w:rPr>
              <w:t>. A</w:t>
            </w:r>
            <w:r w:rsidR="00BB712B">
              <w:rPr>
                <w:lang w:val="en-CA"/>
              </w:rPr>
              <w:t>dded comments</w:t>
            </w:r>
            <w:r w:rsidR="00DD4489">
              <w:rPr>
                <w:lang w:val="en-CA"/>
              </w:rPr>
              <w:t>/feedback</w:t>
            </w:r>
            <w:r w:rsidR="00BB712B">
              <w:rPr>
                <w:lang w:val="en-CA"/>
              </w:rPr>
              <w:t>.</w:t>
            </w:r>
          </w:p>
        </w:tc>
      </w:tr>
      <w:tr w:rsidR="00312C08" w:rsidRPr="00777338" w14:paraId="46B14930" w14:textId="77777777" w:rsidTr="00EB63D9">
        <w:tc>
          <w:tcPr>
            <w:tcW w:w="2102" w:type="dxa"/>
            <w:shd w:val="clear" w:color="auto" w:fill="FFFFFF"/>
            <w:tcMar>
              <w:top w:w="15" w:type="dxa"/>
              <w:left w:w="75" w:type="dxa"/>
              <w:bottom w:w="15" w:type="dxa"/>
              <w:right w:w="75" w:type="dxa"/>
            </w:tcMar>
            <w:vAlign w:val="center"/>
          </w:tcPr>
          <w:p w14:paraId="567BF43F" w14:textId="0ACFAC83" w:rsidR="00312C08" w:rsidRDefault="004A01CD" w:rsidP="00312C08">
            <w:pPr>
              <w:rPr>
                <w:lang w:val="en-CA"/>
              </w:rPr>
            </w:pPr>
            <w:r>
              <w:rPr>
                <w:lang w:val="en-CA"/>
              </w:rPr>
              <w:t xml:space="preserve">Sep </w:t>
            </w:r>
            <w:r w:rsidR="00312C08">
              <w:rPr>
                <w:lang w:val="en-CA"/>
              </w:rPr>
              <w:t>23, 2025</w:t>
            </w:r>
          </w:p>
        </w:tc>
        <w:tc>
          <w:tcPr>
            <w:tcW w:w="2102" w:type="dxa"/>
            <w:shd w:val="clear" w:color="auto" w:fill="FFFFFF"/>
          </w:tcPr>
          <w:p w14:paraId="0C2E6E17" w14:textId="77777777" w:rsidR="004A01CD" w:rsidRDefault="00312C08" w:rsidP="00312C08">
            <w:pPr>
              <w:rPr>
                <w:lang w:val="en-CA"/>
              </w:rPr>
            </w:pPr>
            <w:r>
              <w:rPr>
                <w:lang w:val="en-CA"/>
              </w:rPr>
              <w:t>Chris Hogan</w:t>
            </w:r>
          </w:p>
          <w:p w14:paraId="6C55E91B" w14:textId="246D3246" w:rsidR="00312C08" w:rsidRDefault="00312C08" w:rsidP="00312C08">
            <w:pPr>
              <w:rPr>
                <w:lang w:val="en-CA"/>
              </w:rPr>
            </w:pPr>
            <w:r>
              <w:rPr>
                <w:lang w:val="en-CA"/>
              </w:rPr>
              <w:t>Rob Patterson</w:t>
            </w:r>
          </w:p>
        </w:tc>
        <w:tc>
          <w:tcPr>
            <w:tcW w:w="5238" w:type="dxa"/>
            <w:shd w:val="clear" w:color="auto" w:fill="FFFFFF"/>
            <w:tcMar>
              <w:top w:w="15" w:type="dxa"/>
              <w:left w:w="75" w:type="dxa"/>
              <w:bottom w:w="15" w:type="dxa"/>
              <w:right w:w="75" w:type="dxa"/>
            </w:tcMar>
            <w:vAlign w:val="center"/>
          </w:tcPr>
          <w:p w14:paraId="36DC90F1" w14:textId="364E1D03" w:rsidR="00312C08" w:rsidRDefault="00DD4489" w:rsidP="00312C08">
            <w:r>
              <w:t xml:space="preserve">Met with Rob, discussed comments/feedback, we’re both aligned on </w:t>
            </w:r>
            <w:r w:rsidR="008E0B69">
              <w:t xml:space="preserve">current conceptual design </w:t>
            </w:r>
            <w:r w:rsidR="00B53AA2">
              <w:t>approach</w:t>
            </w:r>
            <w:r w:rsidR="00AC5858">
              <w:t xml:space="preserve"> (sections 1-7)</w:t>
            </w:r>
            <w:r w:rsidR="008E0B69">
              <w:t>.</w:t>
            </w:r>
          </w:p>
        </w:tc>
      </w:tr>
    </w:tbl>
    <w:p w14:paraId="4E46F2EF" w14:textId="00AA8B02" w:rsidR="00A35518" w:rsidRDefault="00A35518">
      <w:pPr>
        <w:rPr>
          <w:rFonts w:asciiTheme="majorHAnsi" w:eastAsiaTheme="majorEastAsia" w:hAnsiTheme="majorHAnsi" w:cstheme="majorBidi"/>
          <w:color w:val="0F4761" w:themeColor="accent1" w:themeShade="BF"/>
          <w:sz w:val="40"/>
          <w:szCs w:val="40"/>
          <w:lang w:val="en-CA"/>
        </w:rPr>
      </w:pPr>
      <w:r>
        <w:rPr>
          <w:lang w:val="en-CA"/>
        </w:rPr>
        <w:br w:type="page"/>
      </w:r>
    </w:p>
    <w:p w14:paraId="2811AF44" w14:textId="1EEEE7FF" w:rsidR="00FD176A" w:rsidRPr="00FD176A" w:rsidRDefault="00FD176A" w:rsidP="00FD176A">
      <w:pPr>
        <w:pStyle w:val="Heading1"/>
        <w:rPr>
          <w:lang w:val="en-CA"/>
        </w:rPr>
      </w:pPr>
      <w:r w:rsidRPr="00FD176A">
        <w:rPr>
          <w:lang w:val="en-CA"/>
        </w:rPr>
        <w:lastRenderedPageBreak/>
        <w:t>Introduction</w:t>
      </w:r>
    </w:p>
    <w:p w14:paraId="497D81F8" w14:textId="02878EC6" w:rsidR="00FD176A" w:rsidRPr="00FD176A" w:rsidRDefault="00FD176A" w:rsidP="00FD176A">
      <w:pPr>
        <w:rPr>
          <w:lang w:val="en-CA"/>
        </w:rPr>
      </w:pPr>
      <w:r w:rsidRPr="00FD176A">
        <w:rPr>
          <w:lang w:val="en-CA"/>
        </w:rPr>
        <w:t xml:space="preserve">The purpose of this document is to articulate the </w:t>
      </w:r>
      <w:r w:rsidRPr="00FD176A">
        <w:rPr>
          <w:b/>
          <w:bCs/>
          <w:lang w:val="en-CA"/>
        </w:rPr>
        <w:t>conceptual design</w:t>
      </w:r>
      <w:r w:rsidRPr="00FD176A">
        <w:rPr>
          <w:lang w:val="en-CA"/>
        </w:rPr>
        <w:t xml:space="preserve"> of a rule card structure for representing rules extracted from </w:t>
      </w:r>
      <w:r w:rsidR="00B445AA">
        <w:rPr>
          <w:lang w:val="en-CA"/>
        </w:rPr>
        <w:t xml:space="preserve">customer </w:t>
      </w:r>
      <w:r w:rsidRPr="00FD176A">
        <w:rPr>
          <w:lang w:val="en-CA"/>
        </w:rPr>
        <w:t xml:space="preserve">contracts, </w:t>
      </w:r>
      <w:r w:rsidR="00B445AA">
        <w:rPr>
          <w:lang w:val="en-CA"/>
        </w:rPr>
        <w:t xml:space="preserve">union </w:t>
      </w:r>
      <w:r w:rsidRPr="00FD176A">
        <w:rPr>
          <w:lang w:val="en-CA"/>
        </w:rPr>
        <w:t xml:space="preserve">agreements, </w:t>
      </w:r>
      <w:r w:rsidR="00B445AA">
        <w:rPr>
          <w:lang w:val="en-CA"/>
        </w:rPr>
        <w:t xml:space="preserve">company </w:t>
      </w:r>
      <w:r w:rsidRPr="00FD176A">
        <w:rPr>
          <w:lang w:val="en-CA"/>
        </w:rPr>
        <w:t>policies</w:t>
      </w:r>
      <w:r w:rsidR="00B445AA">
        <w:rPr>
          <w:lang w:val="en-CA"/>
        </w:rPr>
        <w:t xml:space="preserve"> and procedures</w:t>
      </w:r>
      <w:r w:rsidRPr="00FD176A">
        <w:rPr>
          <w:lang w:val="en-CA"/>
        </w:rPr>
        <w:t xml:space="preserve">, </w:t>
      </w:r>
      <w:r w:rsidR="00B445AA">
        <w:rPr>
          <w:lang w:val="en-CA"/>
        </w:rPr>
        <w:t xml:space="preserve">amendments, </w:t>
      </w:r>
      <w:r w:rsidRPr="00FD176A">
        <w:rPr>
          <w:lang w:val="en-CA"/>
        </w:rPr>
        <w:t>and memos in the field services industry.</w:t>
      </w:r>
    </w:p>
    <w:p w14:paraId="6EEFDEC2" w14:textId="77777777" w:rsidR="00FD176A" w:rsidRPr="00FD176A" w:rsidRDefault="00FD176A" w:rsidP="00FD176A">
      <w:pPr>
        <w:rPr>
          <w:lang w:val="en-CA"/>
        </w:rPr>
      </w:pPr>
      <w:r w:rsidRPr="00FD176A">
        <w:rPr>
          <w:lang w:val="en-CA"/>
        </w:rPr>
        <w:t xml:space="preserve">This is not a prescriptive technical solution, architecture, or system design. Instead, it is a </w:t>
      </w:r>
      <w:r w:rsidRPr="00FD176A">
        <w:rPr>
          <w:b/>
          <w:bCs/>
          <w:lang w:val="en-CA"/>
        </w:rPr>
        <w:t>working draft of concepts, elements, and illustrated examples</w:t>
      </w:r>
      <w:r w:rsidRPr="00FD176A">
        <w:rPr>
          <w:lang w:val="en-CA"/>
        </w:rPr>
        <w:t xml:space="preserve"> that convey the shape of the rule structure. The intent is to ensure a shared understanding across stakeholders — from ML scientists to solution architects to business leaders — of how rules will be captured, organized, and expressed for downstream systems to use.</w:t>
      </w:r>
    </w:p>
    <w:p w14:paraId="0341A640" w14:textId="77777777" w:rsidR="00FD176A" w:rsidRPr="00FD176A" w:rsidRDefault="00FD176A" w:rsidP="00FD176A">
      <w:pPr>
        <w:rPr>
          <w:lang w:val="en-CA"/>
        </w:rPr>
      </w:pPr>
      <w:r w:rsidRPr="00FD176A">
        <w:rPr>
          <w:lang w:val="en-CA"/>
        </w:rPr>
        <w:t>The rule card format provides a minimal but complete way to express extracted rules so they can be deterministically evaluated at runtime, applied consistently, and explained clearly.</w:t>
      </w:r>
    </w:p>
    <w:p w14:paraId="08939CC7" w14:textId="484EAB32" w:rsidR="00FD176A" w:rsidRPr="00FD176A" w:rsidRDefault="00FD176A" w:rsidP="00FD176A">
      <w:pPr>
        <w:rPr>
          <w:lang w:val="en-CA"/>
        </w:rPr>
      </w:pPr>
    </w:p>
    <w:p w14:paraId="21F22243" w14:textId="70626356" w:rsidR="00FD176A" w:rsidRPr="00FD176A" w:rsidRDefault="00FD176A" w:rsidP="00FD176A">
      <w:pPr>
        <w:pStyle w:val="Heading1"/>
        <w:rPr>
          <w:lang w:val="en-CA"/>
        </w:rPr>
      </w:pPr>
      <w:r w:rsidRPr="00FD176A">
        <w:rPr>
          <w:lang w:val="en-CA"/>
        </w:rPr>
        <w:t>Overarching Design Principles</w:t>
      </w:r>
    </w:p>
    <w:p w14:paraId="61193600" w14:textId="77777777" w:rsidR="00FD176A" w:rsidRPr="00FD176A" w:rsidRDefault="00FD176A" w:rsidP="00FD176A">
      <w:pPr>
        <w:rPr>
          <w:lang w:val="en-CA"/>
        </w:rPr>
      </w:pPr>
      <w:r w:rsidRPr="00FD176A">
        <w:rPr>
          <w:lang w:val="en-CA"/>
        </w:rPr>
        <w:t xml:space="preserve">The solution we are designing must address the </w:t>
      </w:r>
      <w:r w:rsidRPr="00FD176A">
        <w:rPr>
          <w:b/>
          <w:bCs/>
          <w:lang w:val="en-CA"/>
        </w:rPr>
        <w:t xml:space="preserve">pain points of the field </w:t>
      </w:r>
      <w:proofErr w:type="gramStart"/>
      <w:r w:rsidRPr="00FD176A">
        <w:rPr>
          <w:b/>
          <w:bCs/>
          <w:lang w:val="en-CA"/>
        </w:rPr>
        <w:t>services industry as a whole</w:t>
      </w:r>
      <w:proofErr w:type="gramEnd"/>
      <w:r w:rsidRPr="00FD176A">
        <w:rPr>
          <w:lang w:val="en-CA"/>
        </w:rPr>
        <w:t xml:space="preserve">. While </w:t>
      </w:r>
      <w:proofErr w:type="spellStart"/>
      <w:r w:rsidRPr="00FD176A">
        <w:rPr>
          <w:lang w:val="en-CA"/>
        </w:rPr>
        <w:t>EdEx</w:t>
      </w:r>
      <w:proofErr w:type="spellEnd"/>
      <w:r w:rsidRPr="00FD176A">
        <w:rPr>
          <w:lang w:val="en-CA"/>
        </w:rPr>
        <w:t xml:space="preserve"> is the first customer and Phase 1 focuses on labor hours and expenses, the long-term design must be broad enough to cover equipment, materials, third-party, and other charges. </w:t>
      </w:r>
      <w:proofErr w:type="spellStart"/>
      <w:r w:rsidRPr="00FD176A">
        <w:rPr>
          <w:lang w:val="en-CA"/>
        </w:rPr>
        <w:t>EdEx</w:t>
      </w:r>
      <w:proofErr w:type="spellEnd"/>
      <w:r w:rsidRPr="00FD176A">
        <w:rPr>
          <w:lang w:val="en-CA"/>
        </w:rPr>
        <w:t xml:space="preserve"> themselves have confirmed they ultimately want such a solution once their process and data issues allow.</w:t>
      </w:r>
    </w:p>
    <w:p w14:paraId="1F398E82" w14:textId="77777777" w:rsidR="00FD176A" w:rsidRPr="00FD176A" w:rsidRDefault="00FD176A" w:rsidP="00FD176A">
      <w:pPr>
        <w:rPr>
          <w:lang w:val="en-CA"/>
        </w:rPr>
      </w:pPr>
      <w:r w:rsidRPr="00FD176A">
        <w:rPr>
          <w:lang w:val="en-CA"/>
        </w:rPr>
        <w:t xml:space="preserve">Therefore, we cannot design narrowly for </w:t>
      </w:r>
      <w:proofErr w:type="spellStart"/>
      <w:r w:rsidRPr="00FD176A">
        <w:rPr>
          <w:lang w:val="en-CA"/>
        </w:rPr>
        <w:t>EdEx’s</w:t>
      </w:r>
      <w:proofErr w:type="spellEnd"/>
      <w:r w:rsidRPr="00FD176A">
        <w:rPr>
          <w:lang w:val="en-CA"/>
        </w:rPr>
        <w:t xml:space="preserve"> current state, nor can we design only around today’s systems. Instead, we must design from the </w:t>
      </w:r>
      <w:r w:rsidRPr="00FD176A">
        <w:rPr>
          <w:b/>
          <w:bCs/>
          <w:lang w:val="en-CA"/>
        </w:rPr>
        <w:t>document rules</w:t>
      </w:r>
      <w:r w:rsidRPr="00FD176A">
        <w:rPr>
          <w:lang w:val="en-CA"/>
        </w:rPr>
        <w:t xml:space="preserve"> — because those rules are what govern how field services project costs are billed to customers and paid to workers and suppliers.</w:t>
      </w:r>
    </w:p>
    <w:p w14:paraId="7E1CCD9E" w14:textId="77777777" w:rsidR="00FD176A" w:rsidRPr="00FD176A" w:rsidRDefault="00FD176A" w:rsidP="00FD176A">
      <w:pPr>
        <w:rPr>
          <w:lang w:val="en-CA"/>
        </w:rPr>
      </w:pPr>
      <w:r w:rsidRPr="00FD176A">
        <w:rPr>
          <w:lang w:val="en-CA"/>
        </w:rPr>
        <w:t>The following principles guide this solution design:</w:t>
      </w:r>
    </w:p>
    <w:p w14:paraId="32090FAD" w14:textId="77777777" w:rsidR="00FD176A" w:rsidRPr="00FD176A" w:rsidRDefault="00FD176A" w:rsidP="00FD176A">
      <w:pPr>
        <w:pStyle w:val="ListParagraph"/>
        <w:numPr>
          <w:ilvl w:val="0"/>
          <w:numId w:val="1"/>
        </w:numPr>
        <w:rPr>
          <w:lang w:val="en-CA"/>
        </w:rPr>
      </w:pPr>
      <w:r w:rsidRPr="00FD176A">
        <w:rPr>
          <w:b/>
          <w:bCs/>
          <w:lang w:val="en-CA"/>
        </w:rPr>
        <w:t>Industry-driven, not customer-limited</w:t>
      </w:r>
      <w:r w:rsidRPr="00FD176A">
        <w:rPr>
          <w:lang w:val="en-CA"/>
        </w:rPr>
        <w:t xml:space="preserve"> — the design comes from the governing documents of field services (contracts, agreements, policies, memos), not from the current capabilities or constraints of </w:t>
      </w:r>
      <w:proofErr w:type="spellStart"/>
      <w:r w:rsidRPr="00FD176A">
        <w:rPr>
          <w:lang w:val="en-CA"/>
        </w:rPr>
        <w:t>EdEx</w:t>
      </w:r>
      <w:proofErr w:type="spellEnd"/>
      <w:r w:rsidRPr="00FD176A">
        <w:rPr>
          <w:lang w:val="en-CA"/>
        </w:rPr>
        <w:t xml:space="preserve">, </w:t>
      </w:r>
      <w:proofErr w:type="spellStart"/>
      <w:r w:rsidRPr="00FD176A">
        <w:rPr>
          <w:lang w:val="en-CA"/>
        </w:rPr>
        <w:t>FieldVu</w:t>
      </w:r>
      <w:proofErr w:type="spellEnd"/>
      <w:r w:rsidRPr="00FD176A">
        <w:rPr>
          <w:lang w:val="en-CA"/>
        </w:rPr>
        <w:t xml:space="preserve">, or any one system. This ensures the solution is relevant to the </w:t>
      </w:r>
      <w:proofErr w:type="gramStart"/>
      <w:r w:rsidRPr="00FD176A">
        <w:rPr>
          <w:lang w:val="en-CA"/>
        </w:rPr>
        <w:t>industry as a whole</w:t>
      </w:r>
      <w:proofErr w:type="gramEnd"/>
      <w:r w:rsidRPr="00FD176A">
        <w:rPr>
          <w:lang w:val="en-CA"/>
        </w:rPr>
        <w:t>.</w:t>
      </w:r>
    </w:p>
    <w:p w14:paraId="20AB1B45" w14:textId="260F3E57" w:rsidR="00FD176A" w:rsidRPr="00FD176A" w:rsidRDefault="00FD176A" w:rsidP="00FD176A">
      <w:pPr>
        <w:pStyle w:val="ListParagraph"/>
        <w:numPr>
          <w:ilvl w:val="0"/>
          <w:numId w:val="1"/>
        </w:numPr>
        <w:rPr>
          <w:lang w:val="en-CA"/>
        </w:rPr>
      </w:pPr>
      <w:r w:rsidRPr="00FD176A">
        <w:rPr>
          <w:b/>
          <w:bCs/>
          <w:lang w:val="en-CA"/>
        </w:rPr>
        <w:t>System-aware but not system-bound</w:t>
      </w:r>
      <w:r w:rsidRPr="00FD176A">
        <w:rPr>
          <w:lang w:val="en-CA"/>
        </w:rPr>
        <w:t xml:space="preserve"> — the structure must allow systems like </w:t>
      </w:r>
      <w:proofErr w:type="spellStart"/>
      <w:r w:rsidRPr="00FD176A">
        <w:rPr>
          <w:lang w:val="en-CA"/>
        </w:rPr>
        <w:t>FieldVu</w:t>
      </w:r>
      <w:proofErr w:type="spellEnd"/>
      <w:r w:rsidRPr="00FD176A">
        <w:rPr>
          <w:lang w:val="en-CA"/>
        </w:rPr>
        <w:t xml:space="preserve"> to look up and apply rules reliably, but it is not designed </w:t>
      </w:r>
      <w:r w:rsidR="0036650C" w:rsidRPr="0036650C">
        <w:rPr>
          <w:i/>
          <w:iCs/>
          <w:lang w:val="en-CA"/>
        </w:rPr>
        <w:t>only</w:t>
      </w:r>
      <w:r w:rsidR="0036650C" w:rsidRPr="00D24624">
        <w:rPr>
          <w:lang w:val="en-CA"/>
        </w:rPr>
        <w:t xml:space="preserve"> </w:t>
      </w:r>
      <w:r w:rsidRPr="00D24624">
        <w:rPr>
          <w:lang w:val="en-CA"/>
        </w:rPr>
        <w:t xml:space="preserve">for </w:t>
      </w:r>
      <w:proofErr w:type="spellStart"/>
      <w:r w:rsidRPr="00FD176A">
        <w:rPr>
          <w:lang w:val="en-CA"/>
        </w:rPr>
        <w:t>FieldVu</w:t>
      </w:r>
      <w:proofErr w:type="spellEnd"/>
      <w:r w:rsidRPr="00FD176A">
        <w:rPr>
          <w:lang w:val="en-CA"/>
        </w:rPr>
        <w:t xml:space="preserve">. It is designed </w:t>
      </w:r>
      <w:r w:rsidRPr="00FD176A">
        <w:rPr>
          <w:i/>
          <w:iCs/>
          <w:lang w:val="en-CA"/>
        </w:rPr>
        <w:t>from</w:t>
      </w:r>
      <w:r w:rsidRPr="00FD176A">
        <w:rPr>
          <w:lang w:val="en-CA"/>
        </w:rPr>
        <w:t xml:space="preserve"> the rules themselves, </w:t>
      </w:r>
      <w:r w:rsidR="00B007B8" w:rsidRPr="00B007B8">
        <w:rPr>
          <w:lang w:val="en-CA"/>
        </w:rPr>
        <w:t>so that any system needing to query the rule set and check compliance or non-compliance can consume it in the same way</w:t>
      </w:r>
      <w:r w:rsidRPr="00FD176A">
        <w:rPr>
          <w:lang w:val="en-CA"/>
        </w:rPr>
        <w:t>.</w:t>
      </w:r>
    </w:p>
    <w:p w14:paraId="5F41DB1D" w14:textId="77777777" w:rsidR="00FD176A" w:rsidRPr="00FD176A" w:rsidRDefault="00FD176A" w:rsidP="00FD176A">
      <w:pPr>
        <w:pStyle w:val="ListParagraph"/>
        <w:numPr>
          <w:ilvl w:val="0"/>
          <w:numId w:val="1"/>
        </w:numPr>
        <w:rPr>
          <w:lang w:val="en-CA"/>
        </w:rPr>
      </w:pPr>
      <w:r w:rsidRPr="00FD176A">
        <w:rPr>
          <w:b/>
          <w:bCs/>
          <w:lang w:val="en-CA"/>
        </w:rPr>
        <w:t>Simplicity</w:t>
      </w:r>
      <w:r w:rsidRPr="00FD176A">
        <w:rPr>
          <w:lang w:val="en-CA"/>
        </w:rPr>
        <w:t xml:space="preserve"> — keep the design minimal, with each part serving one clear purpose. Complexity should only be added when it delivers direct value.</w:t>
      </w:r>
    </w:p>
    <w:p w14:paraId="7C7FD873" w14:textId="77777777" w:rsidR="00FD176A" w:rsidRPr="00FD176A" w:rsidRDefault="00FD176A" w:rsidP="00FD176A">
      <w:pPr>
        <w:pStyle w:val="ListParagraph"/>
        <w:numPr>
          <w:ilvl w:val="0"/>
          <w:numId w:val="1"/>
        </w:numPr>
        <w:rPr>
          <w:lang w:val="en-CA"/>
        </w:rPr>
      </w:pPr>
      <w:r w:rsidRPr="00FD176A">
        <w:rPr>
          <w:b/>
          <w:bCs/>
          <w:lang w:val="en-CA"/>
        </w:rPr>
        <w:t>Extensibility</w:t>
      </w:r>
      <w:r w:rsidRPr="00FD176A">
        <w:rPr>
          <w:lang w:val="en-CA"/>
        </w:rPr>
        <w:t xml:space="preserve"> — the design must be open so it can grow naturally to handle future requirements (e.g., equipment, materials, third-party charges, other costs) without reinvention.</w:t>
      </w:r>
    </w:p>
    <w:p w14:paraId="4F9FA9B7" w14:textId="77777777" w:rsidR="00FD176A" w:rsidRPr="00FD176A" w:rsidRDefault="00FD176A" w:rsidP="00FD176A">
      <w:pPr>
        <w:pStyle w:val="ListParagraph"/>
        <w:numPr>
          <w:ilvl w:val="0"/>
          <w:numId w:val="1"/>
        </w:numPr>
        <w:rPr>
          <w:lang w:val="en-CA"/>
        </w:rPr>
      </w:pPr>
      <w:r w:rsidRPr="00FD176A">
        <w:rPr>
          <w:b/>
          <w:bCs/>
          <w:lang w:val="en-CA"/>
        </w:rPr>
        <w:t>YAGNI (You Aren’t Going to Need It)</w:t>
      </w:r>
      <w:r w:rsidRPr="00FD176A">
        <w:rPr>
          <w:lang w:val="en-CA"/>
        </w:rPr>
        <w:t xml:space="preserve"> — avoid building elements that are not needed today. This prevents over-engineering and keeps the design focused.</w:t>
      </w:r>
    </w:p>
    <w:p w14:paraId="3B3EA7B9" w14:textId="77777777" w:rsidR="00FD176A" w:rsidRPr="00FD176A" w:rsidRDefault="00FD176A" w:rsidP="00FD176A">
      <w:pPr>
        <w:pStyle w:val="ListParagraph"/>
        <w:numPr>
          <w:ilvl w:val="0"/>
          <w:numId w:val="1"/>
        </w:numPr>
        <w:rPr>
          <w:lang w:val="en-CA"/>
        </w:rPr>
      </w:pPr>
      <w:r w:rsidRPr="00FD176A">
        <w:rPr>
          <w:b/>
          <w:bCs/>
          <w:lang w:val="en-CA"/>
        </w:rPr>
        <w:lastRenderedPageBreak/>
        <w:t>Deterministic and consistent</w:t>
      </w:r>
      <w:r w:rsidRPr="00FD176A">
        <w:rPr>
          <w:lang w:val="en-CA"/>
        </w:rPr>
        <w:t xml:space="preserve"> — every line of data must be evaluated the same way every time. Rules either qualify for evaluation or they don’t; triggers always produce true or false. This consistency builds trust in both real-time validation and historical audits.</w:t>
      </w:r>
    </w:p>
    <w:p w14:paraId="6DB540AB" w14:textId="77777777" w:rsidR="00FD176A" w:rsidRPr="00FD176A" w:rsidRDefault="00FD176A" w:rsidP="00FD176A">
      <w:pPr>
        <w:pStyle w:val="ListParagraph"/>
        <w:numPr>
          <w:ilvl w:val="0"/>
          <w:numId w:val="1"/>
        </w:numPr>
        <w:rPr>
          <w:lang w:val="en-CA"/>
        </w:rPr>
      </w:pPr>
      <w:r w:rsidRPr="00FD176A">
        <w:rPr>
          <w:b/>
          <w:bCs/>
          <w:lang w:val="en-CA"/>
        </w:rPr>
        <w:t>Fast and scalable</w:t>
      </w:r>
      <w:r w:rsidRPr="00FD176A">
        <w:rPr>
          <w:lang w:val="en-CA"/>
        </w:rPr>
        <w:t xml:space="preserve"> — the solution must support efficient lookups and evaluations across a single line, an entire timesheet, or historical datasets. Performance is achieved through reuse of candidate rules, grouping by shared attributes, and precomputed totals.</w:t>
      </w:r>
    </w:p>
    <w:p w14:paraId="508CC68F" w14:textId="77777777" w:rsidR="00FD176A" w:rsidRDefault="00FD176A" w:rsidP="00FD176A"/>
    <w:p w14:paraId="477D1472" w14:textId="28DB03CA" w:rsidR="00C168F5" w:rsidRPr="00C168F5" w:rsidRDefault="00C168F5" w:rsidP="0036650C">
      <w:pPr>
        <w:pStyle w:val="Heading1"/>
        <w:rPr>
          <w:lang w:val="en-CA"/>
        </w:rPr>
      </w:pPr>
      <w:r w:rsidRPr="00C168F5">
        <w:rPr>
          <w:lang w:val="en-CA"/>
        </w:rPr>
        <w:t>Scope of Rules the Solution Covers</w:t>
      </w:r>
    </w:p>
    <w:p w14:paraId="248623AC" w14:textId="77777777" w:rsidR="00C168F5" w:rsidRPr="00C168F5" w:rsidRDefault="00C168F5" w:rsidP="00C168F5">
      <w:pPr>
        <w:rPr>
          <w:lang w:val="en-CA"/>
        </w:rPr>
      </w:pPr>
      <w:r w:rsidRPr="00C168F5">
        <w:rPr>
          <w:lang w:val="en-CA"/>
        </w:rPr>
        <w:t xml:space="preserve">Not all document rules are relevant to this solution. Our focus is the subset of rules that govern </w:t>
      </w:r>
      <w:r w:rsidRPr="00C168F5">
        <w:rPr>
          <w:b/>
          <w:bCs/>
          <w:lang w:val="en-CA"/>
        </w:rPr>
        <w:t>how project costs are billed to the customer and how workers, suppliers, and other parties are paid</w:t>
      </w:r>
      <w:r w:rsidRPr="00C168F5">
        <w:rPr>
          <w:lang w:val="en-CA"/>
        </w:rPr>
        <w:t>. Within that subset, we distinguish between labor, equipment, materials, third-party, and other charges.</w:t>
      </w:r>
    </w:p>
    <w:p w14:paraId="4913312F" w14:textId="77777777" w:rsidR="00C168F5" w:rsidRPr="00C168F5" w:rsidRDefault="00C168F5" w:rsidP="00C168F5">
      <w:pPr>
        <w:rPr>
          <w:lang w:val="en-CA"/>
        </w:rPr>
      </w:pPr>
      <w:r w:rsidRPr="00C168F5">
        <w:rPr>
          <w:lang w:val="en-CA"/>
        </w:rPr>
        <w:t xml:space="preserve">Phase 1 of the solution focuses on </w:t>
      </w:r>
      <w:r w:rsidRPr="00C168F5">
        <w:rPr>
          <w:b/>
          <w:bCs/>
          <w:lang w:val="en-CA"/>
        </w:rPr>
        <w:t>labor hours and expenses</w:t>
      </w:r>
      <w:r w:rsidRPr="00C168F5">
        <w:rPr>
          <w:lang w:val="en-CA"/>
        </w:rPr>
        <w:t>, but the design is intentionally broad enough to handle equipment, materials, third-party, and other charges in future phases — without requiring redesign or re-ingestion of documents.</w:t>
      </w:r>
    </w:p>
    <w:p w14:paraId="0052BEA8" w14:textId="77777777" w:rsidR="00C168F5" w:rsidRPr="00C168F5" w:rsidRDefault="00C168F5" w:rsidP="00C168F5">
      <w:pPr>
        <w:rPr>
          <w:lang w:val="en-CA"/>
        </w:rPr>
      </w:pPr>
      <w:r w:rsidRPr="00C168F5">
        <w:rPr>
          <w:lang w:val="en-CA"/>
        </w:rPr>
        <w:t>The diagram below illustrates the relationship between all document rules, the subset relating to billing and payment, and the categories within that subset. The table clarifies what is included in the overall solution design, what is in scope for Phase 1, and what is deferred to future phases.</w:t>
      </w:r>
    </w:p>
    <w:p w14:paraId="611CB02D" w14:textId="27CD67C6" w:rsidR="007D3D53" w:rsidRDefault="007D3D53">
      <w:pPr>
        <w:rPr>
          <w:rFonts w:cs="Segoe UI Emoji"/>
          <w:b/>
          <w:bCs/>
        </w:rPr>
      </w:pPr>
      <w:r>
        <w:rPr>
          <w:noProof/>
        </w:rPr>
        <w:drawing>
          <wp:inline distT="0" distB="0" distL="0" distR="0" wp14:anchorId="0E12D307" wp14:editId="0A16104F">
            <wp:extent cx="3657600" cy="3657600"/>
            <wp:effectExtent l="0" t="0" r="0" b="0"/>
            <wp:docPr id="1384193777" name="Picture 2" descr="A diagram of rules and r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93777" name="Picture 2" descr="A diagram of rules and rul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pic:spPr>
                </pic:pic>
              </a:graphicData>
            </a:graphic>
          </wp:inline>
        </w:drawing>
      </w:r>
    </w:p>
    <w:p w14:paraId="1BAF1BE2" w14:textId="77777777" w:rsidR="007D3D53" w:rsidRDefault="007D3D53">
      <w:pPr>
        <w:rPr>
          <w:rFonts w:cs="Segoe UI Emoji"/>
          <w:b/>
          <w:bCs/>
        </w:rPr>
      </w:pPr>
    </w:p>
    <w:tbl>
      <w:tblPr>
        <w:tblStyle w:val="PlainTable1"/>
        <w:tblW w:w="0" w:type="auto"/>
        <w:tblLook w:val="0420" w:firstRow="1" w:lastRow="0" w:firstColumn="0" w:lastColumn="0" w:noHBand="0" w:noVBand="1"/>
      </w:tblPr>
      <w:tblGrid>
        <w:gridCol w:w="2957"/>
        <w:gridCol w:w="2131"/>
        <w:gridCol w:w="2131"/>
        <w:gridCol w:w="2131"/>
      </w:tblGrid>
      <w:tr w:rsidR="00DE087A" w:rsidRPr="007506B4" w14:paraId="7EDDBA1C" w14:textId="25AFC4DF" w:rsidTr="00DE087A">
        <w:trPr>
          <w:cnfStyle w:val="100000000000" w:firstRow="1" w:lastRow="0" w:firstColumn="0" w:lastColumn="0" w:oddVBand="0" w:evenVBand="0" w:oddHBand="0" w:evenHBand="0" w:firstRowFirstColumn="0" w:firstRowLastColumn="0" w:lastRowFirstColumn="0" w:lastRowLastColumn="0"/>
        </w:trPr>
        <w:tc>
          <w:tcPr>
            <w:tcW w:w="2957" w:type="dxa"/>
          </w:tcPr>
          <w:p w14:paraId="5794B482" w14:textId="6936B051" w:rsidR="00DE087A" w:rsidRPr="007506B4" w:rsidRDefault="00D314FD" w:rsidP="007506B4">
            <w:r>
              <w:lastRenderedPageBreak/>
              <w:t>Set</w:t>
            </w:r>
          </w:p>
        </w:tc>
        <w:tc>
          <w:tcPr>
            <w:tcW w:w="2131" w:type="dxa"/>
          </w:tcPr>
          <w:p w14:paraId="24D0DEF6" w14:textId="44ED6F2D" w:rsidR="00DE087A" w:rsidRDefault="00D314FD" w:rsidP="007506B4">
            <w:r>
              <w:t xml:space="preserve">Solution </w:t>
            </w:r>
            <w:r w:rsidR="00656D39">
              <w:t>Design</w:t>
            </w:r>
          </w:p>
        </w:tc>
        <w:tc>
          <w:tcPr>
            <w:tcW w:w="2131" w:type="dxa"/>
          </w:tcPr>
          <w:p w14:paraId="5D5D949E" w14:textId="014C5F19" w:rsidR="00DE087A" w:rsidRDefault="003869AE" w:rsidP="007506B4">
            <w:r>
              <w:t>Solution Scope Phase 1</w:t>
            </w:r>
          </w:p>
        </w:tc>
        <w:tc>
          <w:tcPr>
            <w:tcW w:w="2131" w:type="dxa"/>
          </w:tcPr>
          <w:p w14:paraId="632076E7" w14:textId="63CED8E7" w:rsidR="00DE087A" w:rsidRDefault="003869AE" w:rsidP="007506B4">
            <w:r>
              <w:t>Solution Scope Future Phase</w:t>
            </w:r>
            <w:r w:rsidR="00656D39">
              <w:t>s</w:t>
            </w:r>
          </w:p>
        </w:tc>
      </w:tr>
      <w:tr w:rsidR="00DE087A" w:rsidRPr="007506B4" w14:paraId="4D1EB7E3" w14:textId="2227C2AA" w:rsidTr="00DE087A">
        <w:trPr>
          <w:cnfStyle w:val="000000100000" w:firstRow="0" w:lastRow="0" w:firstColumn="0" w:lastColumn="0" w:oddVBand="0" w:evenVBand="0" w:oddHBand="1" w:evenHBand="0" w:firstRowFirstColumn="0" w:firstRowLastColumn="0" w:lastRowFirstColumn="0" w:lastRowLastColumn="0"/>
        </w:trPr>
        <w:tc>
          <w:tcPr>
            <w:tcW w:w="2957" w:type="dxa"/>
          </w:tcPr>
          <w:p w14:paraId="2D486385" w14:textId="2E815FC0" w:rsidR="00DE087A" w:rsidRDefault="00DE087A" w:rsidP="007506B4">
            <w:r>
              <w:t>All Document Rules</w:t>
            </w:r>
          </w:p>
        </w:tc>
        <w:tc>
          <w:tcPr>
            <w:tcW w:w="2131" w:type="dxa"/>
          </w:tcPr>
          <w:p w14:paraId="2847B808" w14:textId="534B0C13" w:rsidR="00DE087A" w:rsidRDefault="003869AE" w:rsidP="007506B4">
            <w:r w:rsidRPr="004E1E06">
              <w:rPr>
                <w:rFonts w:ascii="Segoe UI Emoji" w:hAnsi="Segoe UI Emoji" w:cs="Segoe UI Emoji"/>
              </w:rPr>
              <w:t>❌</w:t>
            </w:r>
          </w:p>
        </w:tc>
        <w:tc>
          <w:tcPr>
            <w:tcW w:w="2131" w:type="dxa"/>
          </w:tcPr>
          <w:p w14:paraId="4FD3259E" w14:textId="011B0FA5" w:rsidR="00DE087A" w:rsidRDefault="003869AE" w:rsidP="007506B4">
            <w:r w:rsidRPr="004E1E06">
              <w:rPr>
                <w:rFonts w:ascii="Segoe UI Emoji" w:hAnsi="Segoe UI Emoji" w:cs="Segoe UI Emoji"/>
              </w:rPr>
              <w:t>❌</w:t>
            </w:r>
          </w:p>
        </w:tc>
        <w:tc>
          <w:tcPr>
            <w:tcW w:w="2131" w:type="dxa"/>
          </w:tcPr>
          <w:p w14:paraId="6A63AEF3" w14:textId="0633DF26" w:rsidR="00DE087A" w:rsidRDefault="003869AE" w:rsidP="007506B4">
            <w:r w:rsidRPr="004E1E06">
              <w:rPr>
                <w:rFonts w:ascii="Segoe UI Emoji" w:hAnsi="Segoe UI Emoji" w:cs="Segoe UI Emoji"/>
              </w:rPr>
              <w:t>❌</w:t>
            </w:r>
          </w:p>
        </w:tc>
      </w:tr>
      <w:tr w:rsidR="00DE087A" w:rsidRPr="007506B4" w14:paraId="0214AD73" w14:textId="3EEEA4A8" w:rsidTr="00DE087A">
        <w:tc>
          <w:tcPr>
            <w:tcW w:w="2957" w:type="dxa"/>
          </w:tcPr>
          <w:p w14:paraId="19EF080D" w14:textId="4206FC68" w:rsidR="00DE087A" w:rsidRDefault="00DE087A" w:rsidP="007506B4">
            <w:r>
              <w:t>All Document Rules Relating to How Project Costs are Billed and Paid</w:t>
            </w:r>
          </w:p>
        </w:tc>
        <w:tc>
          <w:tcPr>
            <w:tcW w:w="2131" w:type="dxa"/>
          </w:tcPr>
          <w:p w14:paraId="45C88EFB" w14:textId="425CF068" w:rsidR="00DE087A" w:rsidRDefault="003869AE" w:rsidP="007506B4">
            <w:r w:rsidRPr="004E1E06">
              <w:rPr>
                <w:rFonts w:ascii="Segoe UI Emoji" w:hAnsi="Segoe UI Emoji" w:cs="Segoe UI Emoji"/>
              </w:rPr>
              <w:t>✅</w:t>
            </w:r>
          </w:p>
        </w:tc>
        <w:tc>
          <w:tcPr>
            <w:tcW w:w="2131" w:type="dxa"/>
          </w:tcPr>
          <w:p w14:paraId="4557794A" w14:textId="027F8B65" w:rsidR="00DE087A" w:rsidRDefault="003869AE" w:rsidP="007506B4">
            <w:r w:rsidRPr="004E1E06">
              <w:rPr>
                <w:rFonts w:ascii="Segoe UI Emoji" w:hAnsi="Segoe UI Emoji" w:cs="Segoe UI Emoji"/>
              </w:rPr>
              <w:t>✅</w:t>
            </w:r>
          </w:p>
        </w:tc>
        <w:tc>
          <w:tcPr>
            <w:tcW w:w="2131" w:type="dxa"/>
          </w:tcPr>
          <w:p w14:paraId="642FA1B0" w14:textId="72134B59" w:rsidR="00DE087A" w:rsidRDefault="003869AE" w:rsidP="007506B4">
            <w:r w:rsidRPr="004E1E06">
              <w:rPr>
                <w:rFonts w:ascii="Segoe UI Emoji" w:hAnsi="Segoe UI Emoji" w:cs="Segoe UI Emoji"/>
              </w:rPr>
              <w:t>✅</w:t>
            </w:r>
          </w:p>
        </w:tc>
      </w:tr>
      <w:tr w:rsidR="003869AE" w:rsidRPr="007506B4" w14:paraId="228C2FCA" w14:textId="77777777" w:rsidTr="00DE087A">
        <w:trPr>
          <w:cnfStyle w:val="000000100000" w:firstRow="0" w:lastRow="0" w:firstColumn="0" w:lastColumn="0" w:oddVBand="0" w:evenVBand="0" w:oddHBand="1" w:evenHBand="0" w:firstRowFirstColumn="0" w:firstRowLastColumn="0" w:lastRowFirstColumn="0" w:lastRowLastColumn="0"/>
        </w:trPr>
        <w:tc>
          <w:tcPr>
            <w:tcW w:w="2957" w:type="dxa"/>
          </w:tcPr>
          <w:p w14:paraId="62375351" w14:textId="75143383" w:rsidR="003869AE" w:rsidRDefault="00FB0568" w:rsidP="008C24C1">
            <w:pPr>
              <w:ind w:left="341"/>
            </w:pPr>
            <w:proofErr w:type="spellStart"/>
            <w:r w:rsidRPr="00FB0568">
              <w:t>Labour</w:t>
            </w:r>
            <w:proofErr w:type="spellEnd"/>
            <w:r w:rsidRPr="00FB0568">
              <w:t xml:space="preserve"> Hours &amp; Expenses Rules</w:t>
            </w:r>
          </w:p>
        </w:tc>
        <w:tc>
          <w:tcPr>
            <w:tcW w:w="2131" w:type="dxa"/>
          </w:tcPr>
          <w:p w14:paraId="7F843B7D" w14:textId="04B74451" w:rsidR="003869AE" w:rsidRPr="004E1E06" w:rsidRDefault="003869AE" w:rsidP="007506B4">
            <w:pPr>
              <w:rPr>
                <w:rFonts w:ascii="Segoe UI Emoji" w:hAnsi="Segoe UI Emoji" w:cs="Segoe UI Emoji"/>
              </w:rPr>
            </w:pPr>
            <w:r w:rsidRPr="004E1E06">
              <w:rPr>
                <w:rFonts w:ascii="Segoe UI Emoji" w:hAnsi="Segoe UI Emoji" w:cs="Segoe UI Emoji"/>
              </w:rPr>
              <w:t>✅</w:t>
            </w:r>
          </w:p>
        </w:tc>
        <w:tc>
          <w:tcPr>
            <w:tcW w:w="2131" w:type="dxa"/>
          </w:tcPr>
          <w:p w14:paraId="0EEB2E4A" w14:textId="05C492FF" w:rsidR="003869AE" w:rsidRPr="004E1E06" w:rsidRDefault="003869AE" w:rsidP="007506B4">
            <w:pPr>
              <w:rPr>
                <w:rFonts w:ascii="Segoe UI Emoji" w:hAnsi="Segoe UI Emoji" w:cs="Segoe UI Emoji"/>
              </w:rPr>
            </w:pPr>
            <w:r w:rsidRPr="004E1E06">
              <w:rPr>
                <w:rFonts w:ascii="Segoe UI Emoji" w:hAnsi="Segoe UI Emoji" w:cs="Segoe UI Emoji"/>
              </w:rPr>
              <w:t>✅</w:t>
            </w:r>
          </w:p>
        </w:tc>
        <w:tc>
          <w:tcPr>
            <w:tcW w:w="2131" w:type="dxa"/>
          </w:tcPr>
          <w:p w14:paraId="6F5B745E" w14:textId="6148039F" w:rsidR="003869AE" w:rsidRPr="004E1E06" w:rsidRDefault="003869AE" w:rsidP="007506B4">
            <w:pPr>
              <w:rPr>
                <w:rFonts w:ascii="Segoe UI Emoji" w:hAnsi="Segoe UI Emoji" w:cs="Segoe UI Emoji"/>
              </w:rPr>
            </w:pPr>
            <w:r w:rsidRPr="004E1E06">
              <w:rPr>
                <w:rFonts w:ascii="Segoe UI Emoji" w:hAnsi="Segoe UI Emoji" w:cs="Segoe UI Emoji"/>
              </w:rPr>
              <w:t>✅</w:t>
            </w:r>
          </w:p>
        </w:tc>
      </w:tr>
      <w:tr w:rsidR="003869AE" w:rsidRPr="007506B4" w14:paraId="6DEB1565" w14:textId="77777777" w:rsidTr="00DE087A">
        <w:tc>
          <w:tcPr>
            <w:tcW w:w="2957" w:type="dxa"/>
          </w:tcPr>
          <w:p w14:paraId="17A4597D" w14:textId="08204A37" w:rsidR="003869AE" w:rsidRDefault="00FB0568" w:rsidP="00EF472F">
            <w:pPr>
              <w:ind w:left="341"/>
            </w:pPr>
            <w:r w:rsidRPr="00FB0568">
              <w:t>Equipment Usage Rules</w:t>
            </w:r>
          </w:p>
        </w:tc>
        <w:tc>
          <w:tcPr>
            <w:tcW w:w="2131" w:type="dxa"/>
          </w:tcPr>
          <w:p w14:paraId="1709CF0E" w14:textId="0971B1B9" w:rsidR="003869AE" w:rsidRPr="004E1E06" w:rsidRDefault="003A5BFD" w:rsidP="007506B4">
            <w:pPr>
              <w:rPr>
                <w:rFonts w:ascii="Segoe UI Emoji" w:hAnsi="Segoe UI Emoji" w:cs="Segoe UI Emoji"/>
              </w:rPr>
            </w:pPr>
            <w:r w:rsidRPr="004E1E06">
              <w:rPr>
                <w:rFonts w:ascii="Segoe UI Emoji" w:hAnsi="Segoe UI Emoji" w:cs="Segoe UI Emoji"/>
              </w:rPr>
              <w:t>✅</w:t>
            </w:r>
          </w:p>
        </w:tc>
        <w:tc>
          <w:tcPr>
            <w:tcW w:w="2131" w:type="dxa"/>
          </w:tcPr>
          <w:p w14:paraId="6E58F9DD" w14:textId="6FF7CEEA" w:rsidR="003869AE" w:rsidRPr="004E1E06" w:rsidRDefault="003A5BFD" w:rsidP="007506B4">
            <w:pPr>
              <w:rPr>
                <w:rFonts w:ascii="Segoe UI Emoji" w:hAnsi="Segoe UI Emoji" w:cs="Segoe UI Emoji"/>
              </w:rPr>
            </w:pPr>
            <w:r>
              <w:t>–</w:t>
            </w:r>
          </w:p>
        </w:tc>
        <w:tc>
          <w:tcPr>
            <w:tcW w:w="2131" w:type="dxa"/>
          </w:tcPr>
          <w:p w14:paraId="667692D0" w14:textId="7E3A0F3D" w:rsidR="003869AE" w:rsidRPr="004E1E06" w:rsidRDefault="003869AE" w:rsidP="007506B4">
            <w:pPr>
              <w:rPr>
                <w:rFonts w:ascii="Segoe UI Emoji" w:hAnsi="Segoe UI Emoji" w:cs="Segoe UI Emoji"/>
              </w:rPr>
            </w:pPr>
            <w:r w:rsidRPr="004E1E06">
              <w:rPr>
                <w:rFonts w:ascii="Segoe UI Emoji" w:hAnsi="Segoe UI Emoji" w:cs="Segoe UI Emoji"/>
              </w:rPr>
              <w:t>✅</w:t>
            </w:r>
          </w:p>
        </w:tc>
      </w:tr>
      <w:tr w:rsidR="00FB0568" w:rsidRPr="007506B4" w14:paraId="387E887D" w14:textId="77777777" w:rsidTr="00DE087A">
        <w:trPr>
          <w:cnfStyle w:val="000000100000" w:firstRow="0" w:lastRow="0" w:firstColumn="0" w:lastColumn="0" w:oddVBand="0" w:evenVBand="0" w:oddHBand="1" w:evenHBand="0" w:firstRowFirstColumn="0" w:firstRowLastColumn="0" w:lastRowFirstColumn="0" w:lastRowLastColumn="0"/>
        </w:trPr>
        <w:tc>
          <w:tcPr>
            <w:tcW w:w="2957" w:type="dxa"/>
          </w:tcPr>
          <w:p w14:paraId="4C89776D" w14:textId="11CFC123" w:rsidR="00FB0568" w:rsidRDefault="00EF472F" w:rsidP="00EF472F">
            <w:pPr>
              <w:ind w:left="341"/>
            </w:pPr>
            <w:r w:rsidRPr="00EF472F">
              <w:t>Materials Consumption Rules</w:t>
            </w:r>
          </w:p>
        </w:tc>
        <w:tc>
          <w:tcPr>
            <w:tcW w:w="2131" w:type="dxa"/>
          </w:tcPr>
          <w:p w14:paraId="50B767BD" w14:textId="5F9EB977" w:rsidR="00EF472F" w:rsidRPr="004E1E06" w:rsidRDefault="003A5BFD" w:rsidP="007506B4">
            <w:pPr>
              <w:rPr>
                <w:rFonts w:ascii="Segoe UI Emoji" w:hAnsi="Segoe UI Emoji" w:cs="Segoe UI Emoji"/>
              </w:rPr>
            </w:pPr>
            <w:r w:rsidRPr="004E1E06">
              <w:rPr>
                <w:rFonts w:ascii="Segoe UI Emoji" w:hAnsi="Segoe UI Emoji" w:cs="Segoe UI Emoji"/>
              </w:rPr>
              <w:t>✅</w:t>
            </w:r>
          </w:p>
        </w:tc>
        <w:tc>
          <w:tcPr>
            <w:tcW w:w="2131" w:type="dxa"/>
          </w:tcPr>
          <w:p w14:paraId="2713A104" w14:textId="2976B42D" w:rsidR="00FB0568" w:rsidRPr="004E1E06" w:rsidRDefault="00EF472F" w:rsidP="007506B4">
            <w:pPr>
              <w:rPr>
                <w:rFonts w:ascii="Segoe UI Emoji" w:hAnsi="Segoe UI Emoji" w:cs="Segoe UI Emoji"/>
              </w:rPr>
            </w:pPr>
            <w:r>
              <w:t>–</w:t>
            </w:r>
          </w:p>
        </w:tc>
        <w:tc>
          <w:tcPr>
            <w:tcW w:w="2131" w:type="dxa"/>
          </w:tcPr>
          <w:p w14:paraId="3714EAC0" w14:textId="2960266C" w:rsidR="00FB0568" w:rsidRPr="004E1E06" w:rsidRDefault="003A5BFD" w:rsidP="007506B4">
            <w:pPr>
              <w:rPr>
                <w:rFonts w:ascii="Segoe UI Emoji" w:hAnsi="Segoe UI Emoji" w:cs="Segoe UI Emoji"/>
              </w:rPr>
            </w:pPr>
            <w:r w:rsidRPr="004E1E06">
              <w:rPr>
                <w:rFonts w:ascii="Segoe UI Emoji" w:hAnsi="Segoe UI Emoji" w:cs="Segoe UI Emoji"/>
              </w:rPr>
              <w:t>✅</w:t>
            </w:r>
          </w:p>
        </w:tc>
      </w:tr>
      <w:tr w:rsidR="00FB0568" w:rsidRPr="007506B4" w14:paraId="49015025" w14:textId="77777777" w:rsidTr="00DE087A">
        <w:tc>
          <w:tcPr>
            <w:tcW w:w="2957" w:type="dxa"/>
          </w:tcPr>
          <w:p w14:paraId="1712E425" w14:textId="196AD1D3" w:rsidR="00FB0568" w:rsidRDefault="00EF472F" w:rsidP="00EF472F">
            <w:pPr>
              <w:ind w:left="341"/>
            </w:pPr>
            <w:r w:rsidRPr="00EF472F">
              <w:t>3rd Party Charges Rules</w:t>
            </w:r>
          </w:p>
        </w:tc>
        <w:tc>
          <w:tcPr>
            <w:tcW w:w="2131" w:type="dxa"/>
          </w:tcPr>
          <w:p w14:paraId="4AC70C40" w14:textId="4C047C7A" w:rsidR="00FB0568" w:rsidRPr="004E1E06" w:rsidRDefault="003A5BFD" w:rsidP="007506B4">
            <w:pPr>
              <w:rPr>
                <w:rFonts w:ascii="Segoe UI Emoji" w:hAnsi="Segoe UI Emoji" w:cs="Segoe UI Emoji"/>
              </w:rPr>
            </w:pPr>
            <w:r w:rsidRPr="004E1E06">
              <w:rPr>
                <w:rFonts w:ascii="Segoe UI Emoji" w:hAnsi="Segoe UI Emoji" w:cs="Segoe UI Emoji"/>
              </w:rPr>
              <w:t>✅</w:t>
            </w:r>
          </w:p>
        </w:tc>
        <w:tc>
          <w:tcPr>
            <w:tcW w:w="2131" w:type="dxa"/>
          </w:tcPr>
          <w:p w14:paraId="512DBE8D" w14:textId="10C9EC89" w:rsidR="00FB0568" w:rsidRPr="004E1E06" w:rsidRDefault="003A5BFD" w:rsidP="007506B4">
            <w:pPr>
              <w:rPr>
                <w:rFonts w:ascii="Segoe UI Emoji" w:hAnsi="Segoe UI Emoji" w:cs="Segoe UI Emoji"/>
              </w:rPr>
            </w:pPr>
            <w:r>
              <w:t>–</w:t>
            </w:r>
          </w:p>
        </w:tc>
        <w:tc>
          <w:tcPr>
            <w:tcW w:w="2131" w:type="dxa"/>
          </w:tcPr>
          <w:p w14:paraId="62F4161D" w14:textId="68AEC46B" w:rsidR="00FB0568" w:rsidRPr="004E1E06" w:rsidRDefault="003A5BFD" w:rsidP="007506B4">
            <w:pPr>
              <w:rPr>
                <w:rFonts w:ascii="Segoe UI Emoji" w:hAnsi="Segoe UI Emoji" w:cs="Segoe UI Emoji"/>
              </w:rPr>
            </w:pPr>
            <w:r w:rsidRPr="004E1E06">
              <w:rPr>
                <w:rFonts w:ascii="Segoe UI Emoji" w:hAnsi="Segoe UI Emoji" w:cs="Segoe UI Emoji"/>
              </w:rPr>
              <w:t>✅</w:t>
            </w:r>
          </w:p>
        </w:tc>
      </w:tr>
      <w:tr w:rsidR="00FB0568" w:rsidRPr="007506B4" w14:paraId="1D75A76C" w14:textId="77777777" w:rsidTr="00DE087A">
        <w:trPr>
          <w:cnfStyle w:val="000000100000" w:firstRow="0" w:lastRow="0" w:firstColumn="0" w:lastColumn="0" w:oddVBand="0" w:evenVBand="0" w:oddHBand="1" w:evenHBand="0" w:firstRowFirstColumn="0" w:firstRowLastColumn="0" w:lastRowFirstColumn="0" w:lastRowLastColumn="0"/>
        </w:trPr>
        <w:tc>
          <w:tcPr>
            <w:tcW w:w="2957" w:type="dxa"/>
          </w:tcPr>
          <w:p w14:paraId="7D9B0E35" w14:textId="034F65A3" w:rsidR="00FB0568" w:rsidRDefault="00EF472F" w:rsidP="00EF472F">
            <w:pPr>
              <w:ind w:left="341"/>
            </w:pPr>
            <w:r w:rsidRPr="00EF472F">
              <w:t>Other Charges Rules</w:t>
            </w:r>
          </w:p>
        </w:tc>
        <w:tc>
          <w:tcPr>
            <w:tcW w:w="2131" w:type="dxa"/>
          </w:tcPr>
          <w:p w14:paraId="407D0343" w14:textId="1A906943" w:rsidR="00FB0568" w:rsidRPr="004E1E06" w:rsidRDefault="003A5BFD" w:rsidP="007506B4">
            <w:pPr>
              <w:rPr>
                <w:rFonts w:ascii="Segoe UI Emoji" w:hAnsi="Segoe UI Emoji" w:cs="Segoe UI Emoji"/>
              </w:rPr>
            </w:pPr>
            <w:r w:rsidRPr="004E1E06">
              <w:rPr>
                <w:rFonts w:ascii="Segoe UI Emoji" w:hAnsi="Segoe UI Emoji" w:cs="Segoe UI Emoji"/>
              </w:rPr>
              <w:t>✅</w:t>
            </w:r>
          </w:p>
        </w:tc>
        <w:tc>
          <w:tcPr>
            <w:tcW w:w="2131" w:type="dxa"/>
          </w:tcPr>
          <w:p w14:paraId="16F2EC7F" w14:textId="2D83EB42" w:rsidR="00FB0568" w:rsidRPr="004E1E06" w:rsidRDefault="003A5BFD" w:rsidP="007506B4">
            <w:pPr>
              <w:rPr>
                <w:rFonts w:ascii="Segoe UI Emoji" w:hAnsi="Segoe UI Emoji" w:cs="Segoe UI Emoji"/>
              </w:rPr>
            </w:pPr>
            <w:r>
              <w:t>–</w:t>
            </w:r>
          </w:p>
        </w:tc>
        <w:tc>
          <w:tcPr>
            <w:tcW w:w="2131" w:type="dxa"/>
          </w:tcPr>
          <w:p w14:paraId="00677EBC" w14:textId="13B21CC8" w:rsidR="00FB0568" w:rsidRPr="004E1E06" w:rsidRDefault="003A5BFD" w:rsidP="007506B4">
            <w:pPr>
              <w:rPr>
                <w:rFonts w:ascii="Segoe UI Emoji" w:hAnsi="Segoe UI Emoji" w:cs="Segoe UI Emoji"/>
              </w:rPr>
            </w:pPr>
            <w:r w:rsidRPr="004E1E06">
              <w:rPr>
                <w:rFonts w:ascii="Segoe UI Emoji" w:hAnsi="Segoe UI Emoji" w:cs="Segoe UI Emoji"/>
              </w:rPr>
              <w:t>✅</w:t>
            </w:r>
          </w:p>
        </w:tc>
      </w:tr>
    </w:tbl>
    <w:p w14:paraId="767BA0F5" w14:textId="77777777" w:rsidR="00FA36FF" w:rsidRDefault="00FA36FF"/>
    <w:p w14:paraId="6BFF917B" w14:textId="40C8F02C" w:rsidR="008B75E4" w:rsidRDefault="006D087C">
      <w:pPr>
        <w:pStyle w:val="Heading1"/>
        <w:rPr>
          <w:ins w:id="0" w:author="Chris Hogan" w:date="2025-09-21T12:03:00Z" w16du:dateUtc="2025-09-21T18:03:00Z"/>
        </w:rPr>
      </w:pPr>
      <w:ins w:id="1" w:author="Chris Hogan" w:date="2025-09-21T12:03:00Z" w16du:dateUtc="2025-09-21T18:03:00Z">
        <w:r>
          <w:t xml:space="preserve">High-Level </w:t>
        </w:r>
      </w:ins>
      <w:ins w:id="2" w:author="Chris Hogan" w:date="2025-09-21T12:48:00Z" w16du:dateUtc="2025-09-21T18:48:00Z">
        <w:r w:rsidR="00133B33">
          <w:t xml:space="preserve">Conceptual </w:t>
        </w:r>
        <w:r w:rsidR="00FB46A9">
          <w:t xml:space="preserve">Solution </w:t>
        </w:r>
      </w:ins>
      <w:ins w:id="3" w:author="Chris Hogan" w:date="2025-09-21T12:03:00Z" w16du:dateUtc="2025-09-21T18:03:00Z">
        <w:r>
          <w:t>Overview</w:t>
        </w:r>
      </w:ins>
    </w:p>
    <w:p w14:paraId="4AFB7673" w14:textId="77777777" w:rsidR="006D087C" w:rsidRDefault="006D087C" w:rsidP="006D087C">
      <w:pPr>
        <w:rPr>
          <w:ins w:id="4" w:author="Chris Hogan" w:date="2025-09-21T12:03:00Z" w16du:dateUtc="2025-09-21T18:03:00Z"/>
        </w:rPr>
      </w:pPr>
    </w:p>
    <w:p w14:paraId="45197502" w14:textId="76B68FD6" w:rsidR="006D087C" w:rsidRDefault="006D087C" w:rsidP="006D087C">
      <w:pPr>
        <w:rPr>
          <w:ins w:id="5" w:author="Chris Hogan" w:date="2025-09-21T12:03:00Z" w16du:dateUtc="2025-09-21T18:03:00Z"/>
        </w:rPr>
      </w:pPr>
      <w:ins w:id="6" w:author="Chris Hogan" w:date="2025-09-21T12:03:00Z" w16du:dateUtc="2025-09-21T18:03:00Z">
        <w:r w:rsidRPr="006D087C">
          <w:rPr>
            <w:noProof/>
          </w:rPr>
          <w:drawing>
            <wp:inline distT="0" distB="0" distL="0" distR="0" wp14:anchorId="54B8FCC7" wp14:editId="062DB13D">
              <wp:extent cx="5943600" cy="1364615"/>
              <wp:effectExtent l="0" t="0" r="0" b="6985"/>
              <wp:docPr id="161808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8002" name="Picture 1" descr="A screenshot of a computer&#10;&#10;AI-generated content may be incorrect."/>
                      <pic:cNvPicPr/>
                    </pic:nvPicPr>
                    <pic:blipFill>
                      <a:blip r:embed="rId9"/>
                      <a:stretch>
                        <a:fillRect/>
                      </a:stretch>
                    </pic:blipFill>
                    <pic:spPr>
                      <a:xfrm>
                        <a:off x="0" y="0"/>
                        <a:ext cx="5943600" cy="1364615"/>
                      </a:xfrm>
                      <a:prstGeom prst="rect">
                        <a:avLst/>
                      </a:prstGeom>
                    </pic:spPr>
                  </pic:pic>
                </a:graphicData>
              </a:graphic>
            </wp:inline>
          </w:drawing>
        </w:r>
      </w:ins>
    </w:p>
    <w:p w14:paraId="19F78AFD" w14:textId="77777777" w:rsidR="00F1101C" w:rsidRDefault="00F1101C" w:rsidP="006D087C">
      <w:pPr>
        <w:rPr>
          <w:ins w:id="7" w:author="Chris Hogan" w:date="2025-09-21T12:03:00Z" w16du:dateUtc="2025-09-21T18:03:00Z"/>
        </w:rPr>
      </w:pPr>
    </w:p>
    <w:p w14:paraId="1043B03F" w14:textId="77777777" w:rsidR="00F1101C" w:rsidRDefault="00214321" w:rsidP="00F1101C">
      <w:pPr>
        <w:pStyle w:val="ListParagraph"/>
        <w:numPr>
          <w:ilvl w:val="0"/>
          <w:numId w:val="31"/>
        </w:numPr>
        <w:rPr>
          <w:ins w:id="8" w:author="Chris Hogan" w:date="2025-09-21T12:07:00Z" w16du:dateUtc="2025-09-21T18:07:00Z"/>
        </w:rPr>
      </w:pPr>
      <w:ins w:id="9" w:author="Chris Hogan" w:date="2025-09-21T12:04:00Z" w16du:dateUtc="2025-09-21T18:04:00Z">
        <w:r w:rsidRPr="00F1101C">
          <w:t>Rule Extraction</w:t>
        </w:r>
      </w:ins>
    </w:p>
    <w:p w14:paraId="410635C2" w14:textId="1C15ED77" w:rsidR="00A44A17" w:rsidRDefault="00214321" w:rsidP="00F1101C">
      <w:pPr>
        <w:pStyle w:val="ListParagraph"/>
        <w:numPr>
          <w:ilvl w:val="1"/>
          <w:numId w:val="31"/>
        </w:numPr>
        <w:rPr>
          <w:ins w:id="10" w:author="Chris Hogan" w:date="2025-09-21T12:06:00Z" w16du:dateUtc="2025-09-21T18:06:00Z"/>
        </w:rPr>
      </w:pPr>
      <w:ins w:id="11" w:author="Chris Hogan" w:date="2025-09-21T12:04:00Z" w16du:dateUtc="2025-09-21T18:04:00Z">
        <w:r w:rsidRPr="00F1101C">
          <w:rPr>
            <w:b/>
            <w:bCs/>
            <w:rPrChange w:id="12" w:author="Chris Hogan" w:date="2025-09-21T12:07:00Z" w16du:dateUtc="2025-09-21T18:07:00Z">
              <w:rPr/>
            </w:rPrChange>
          </w:rPr>
          <w:t>Who:</w:t>
        </w:r>
        <w:r>
          <w:t xml:space="preserve"> </w:t>
        </w:r>
      </w:ins>
      <w:ins w:id="13" w:author="Chris Hogan" w:date="2025-09-21T12:05:00Z" w16du:dateUtc="2025-09-21T18:05:00Z">
        <w:r w:rsidR="007C7198">
          <w:t xml:space="preserve">LLM, </w:t>
        </w:r>
      </w:ins>
      <w:ins w:id="14" w:author="Chris Hogan" w:date="2025-09-21T12:04:00Z" w16du:dateUtc="2025-09-21T18:04:00Z">
        <w:r>
          <w:t>automation</w:t>
        </w:r>
      </w:ins>
    </w:p>
    <w:p w14:paraId="075B7765" w14:textId="3A3EAE5B" w:rsidR="00F1101C" w:rsidRDefault="00214321" w:rsidP="00214321">
      <w:pPr>
        <w:pStyle w:val="ListParagraph"/>
        <w:numPr>
          <w:ilvl w:val="1"/>
          <w:numId w:val="31"/>
        </w:numPr>
        <w:rPr>
          <w:ins w:id="15" w:author="Chris Hogan" w:date="2025-09-21T12:06:00Z" w16du:dateUtc="2025-09-21T18:06:00Z"/>
        </w:rPr>
      </w:pPr>
      <w:ins w:id="16" w:author="Chris Hogan" w:date="2025-09-21T12:04:00Z" w16du:dateUtc="2025-09-21T18:04:00Z">
        <w:r w:rsidRPr="00F1101C">
          <w:rPr>
            <w:b/>
            <w:bCs/>
            <w:rPrChange w:id="17" w:author="Chris Hogan" w:date="2025-09-21T12:07:00Z" w16du:dateUtc="2025-09-21T18:07:00Z">
              <w:rPr/>
            </w:rPrChange>
          </w:rPr>
          <w:t>What:</w:t>
        </w:r>
        <w:r>
          <w:t xml:space="preserve"> </w:t>
        </w:r>
      </w:ins>
      <w:ins w:id="18" w:author="Chris Hogan" w:date="2025-09-21T12:09:00Z" w16du:dateUtc="2025-09-21T18:09:00Z">
        <w:r w:rsidR="00B65FA8">
          <w:t xml:space="preserve">extract </w:t>
        </w:r>
      </w:ins>
      <w:ins w:id="19" w:author="Chris Hogan" w:date="2025-09-21T12:04:00Z" w16du:dateUtc="2025-09-21T18:04:00Z">
        <w:r>
          <w:t xml:space="preserve">rules from </w:t>
        </w:r>
      </w:ins>
      <w:ins w:id="20" w:author="Chris Hogan" w:date="2025-09-21T12:09:00Z" w16du:dateUtc="2025-09-21T18:09:00Z">
        <w:r w:rsidR="00B65FA8">
          <w:t>source document (</w:t>
        </w:r>
        <w:proofErr w:type="spellStart"/>
        <w:r w:rsidR="00B65FA8">
          <w:t>e.g</w:t>
        </w:r>
        <w:proofErr w:type="spellEnd"/>
        <w:r w:rsidR="00B65FA8">
          <w:t xml:space="preserve"> customer </w:t>
        </w:r>
      </w:ins>
      <w:ins w:id="21" w:author="Chris Hogan" w:date="2025-09-21T12:04:00Z" w16du:dateUtc="2025-09-21T18:04:00Z">
        <w:r>
          <w:t>contracts</w:t>
        </w:r>
      </w:ins>
      <w:ins w:id="22" w:author="Chris Hogan" w:date="2025-09-21T12:09:00Z" w16du:dateUtc="2025-09-21T18:09:00Z">
        <w:r w:rsidR="00B65FA8">
          <w:t xml:space="preserve">, union agreements, </w:t>
        </w:r>
      </w:ins>
      <w:ins w:id="23" w:author="Chris Hogan" w:date="2025-09-21T12:04:00Z" w16du:dateUtc="2025-09-21T18:04:00Z">
        <w:r>
          <w:t>amendments</w:t>
        </w:r>
      </w:ins>
      <w:ins w:id="24" w:author="Chris Hogan" w:date="2025-09-21T12:09:00Z" w16du:dateUtc="2025-09-21T18:09:00Z">
        <w:r w:rsidR="00B65FA8">
          <w:t xml:space="preserve">, policies, </w:t>
        </w:r>
      </w:ins>
      <w:ins w:id="25" w:author="Chris Hogan" w:date="2025-09-21T12:04:00Z" w16du:dateUtc="2025-09-21T18:04:00Z">
        <w:r>
          <w:t>memos</w:t>
        </w:r>
      </w:ins>
      <w:ins w:id="26" w:author="Chris Hogan" w:date="2025-09-21T12:09:00Z" w16du:dateUtc="2025-09-21T18:09:00Z">
        <w:r w:rsidR="00B65FA8">
          <w:t xml:space="preserve">, </w:t>
        </w:r>
        <w:proofErr w:type="spellStart"/>
        <w:r w:rsidR="00B65FA8">
          <w:t>etc</w:t>
        </w:r>
        <w:proofErr w:type="spellEnd"/>
        <w:r w:rsidR="00B65FA8">
          <w:t xml:space="preserve">) </w:t>
        </w:r>
      </w:ins>
      <w:ins w:id="27" w:author="Chris Hogan" w:date="2025-09-21T12:04:00Z" w16du:dateUtc="2025-09-21T18:04:00Z">
        <w:r>
          <w:t>and draft them in</w:t>
        </w:r>
      </w:ins>
      <w:ins w:id="28" w:author="Chris Hogan" w:date="2025-09-21T12:09:00Z" w16du:dateUtc="2025-09-21T18:09:00Z">
        <w:r w:rsidR="00047357">
          <w:t>to</w:t>
        </w:r>
      </w:ins>
      <w:ins w:id="29" w:author="Chris Hogan" w:date="2025-09-21T12:04:00Z" w16du:dateUtc="2025-09-21T18:04:00Z">
        <w:r>
          <w:t xml:space="preserve"> </w:t>
        </w:r>
      </w:ins>
      <w:ins w:id="30" w:author="Chris Hogan" w:date="2025-09-21T12:10:00Z" w16du:dateUtc="2025-09-21T18:10:00Z">
        <w:r w:rsidR="00047357" w:rsidRPr="00047357">
          <w:rPr>
            <w:b/>
            <w:bCs/>
            <w:rPrChange w:id="31" w:author="Chris Hogan" w:date="2025-09-21T12:10:00Z" w16du:dateUtc="2025-09-21T18:10:00Z">
              <w:rPr/>
            </w:rPrChange>
          </w:rPr>
          <w:t>Rule Card</w:t>
        </w:r>
        <w:r w:rsidR="00047357">
          <w:t xml:space="preserve"> machine-readable </w:t>
        </w:r>
      </w:ins>
      <w:ins w:id="32" w:author="Chris Hogan" w:date="2025-09-21T12:04:00Z" w16du:dateUtc="2025-09-21T18:04:00Z">
        <w:r>
          <w:t>format.</w:t>
        </w:r>
      </w:ins>
    </w:p>
    <w:p w14:paraId="61C935E2" w14:textId="68EB8911" w:rsidR="00F1101C" w:rsidRPr="00F1101C" w:rsidRDefault="00214321" w:rsidP="00214321">
      <w:pPr>
        <w:pStyle w:val="ListParagraph"/>
        <w:numPr>
          <w:ilvl w:val="0"/>
          <w:numId w:val="31"/>
        </w:numPr>
        <w:rPr>
          <w:ins w:id="33" w:author="Chris Hogan" w:date="2025-09-21T12:06:00Z" w16du:dateUtc="2025-09-21T18:06:00Z"/>
        </w:rPr>
      </w:pPr>
      <w:ins w:id="34" w:author="Chris Hogan" w:date="2025-09-21T12:04:00Z" w16du:dateUtc="2025-09-21T18:04:00Z">
        <w:r w:rsidRPr="00F1101C">
          <w:t>Human-in-the-Loop Review</w:t>
        </w:r>
      </w:ins>
    </w:p>
    <w:p w14:paraId="00CE3950" w14:textId="23D545F8" w:rsidR="00F1101C" w:rsidRDefault="00214321" w:rsidP="00214321">
      <w:pPr>
        <w:pStyle w:val="ListParagraph"/>
        <w:numPr>
          <w:ilvl w:val="1"/>
          <w:numId w:val="31"/>
        </w:numPr>
        <w:rPr>
          <w:ins w:id="35" w:author="Chris Hogan" w:date="2025-09-21T12:06:00Z" w16du:dateUtc="2025-09-21T18:06:00Z"/>
        </w:rPr>
      </w:pPr>
      <w:ins w:id="36" w:author="Chris Hogan" w:date="2025-09-21T12:04:00Z" w16du:dateUtc="2025-09-21T18:04:00Z">
        <w:r w:rsidRPr="00F1101C">
          <w:rPr>
            <w:b/>
            <w:bCs/>
            <w:rPrChange w:id="37" w:author="Chris Hogan" w:date="2025-09-21T12:08:00Z" w16du:dateUtc="2025-09-21T18:08:00Z">
              <w:rPr/>
            </w:rPrChange>
          </w:rPr>
          <w:t>Who:</w:t>
        </w:r>
        <w:r>
          <w:t xml:space="preserve"> </w:t>
        </w:r>
      </w:ins>
      <w:ins w:id="38" w:author="Chris Hogan" w:date="2025-09-21T12:10:00Z" w16du:dateUtc="2025-09-21T18:10:00Z">
        <w:r w:rsidR="0001404A">
          <w:t>contract subject matter expert (busin</w:t>
        </w:r>
      </w:ins>
      <w:ins w:id="39" w:author="Chris Hogan" w:date="2025-09-21T12:11:00Z" w16du:dateUtc="2025-09-21T18:11:00Z">
        <w:r w:rsidR="0001404A">
          <w:t>ess user)</w:t>
        </w:r>
      </w:ins>
    </w:p>
    <w:p w14:paraId="7D5FE5C2" w14:textId="77777777" w:rsidR="002A0B95" w:rsidRPr="00A60388" w:rsidRDefault="00214321" w:rsidP="00214321">
      <w:pPr>
        <w:pStyle w:val="ListParagraph"/>
        <w:numPr>
          <w:ilvl w:val="1"/>
          <w:numId w:val="31"/>
        </w:numPr>
        <w:rPr>
          <w:ins w:id="40" w:author="Chris Hogan" w:date="2025-09-21T12:12:00Z" w16du:dateUtc="2025-09-21T18:12:00Z"/>
          <w:rPrChange w:id="41" w:author="Chris Hogan" w:date="2025-09-21T12:12:00Z" w16du:dateUtc="2025-09-21T18:12:00Z">
            <w:rPr>
              <w:ins w:id="42" w:author="Chris Hogan" w:date="2025-09-21T12:12:00Z" w16du:dateUtc="2025-09-21T18:12:00Z"/>
              <w:b/>
              <w:bCs/>
            </w:rPr>
          </w:rPrChange>
        </w:rPr>
      </w:pPr>
      <w:ins w:id="43" w:author="Chris Hogan" w:date="2025-09-21T12:04:00Z" w16du:dateUtc="2025-09-21T18:04:00Z">
        <w:r w:rsidRPr="00F1101C">
          <w:rPr>
            <w:b/>
            <w:bCs/>
            <w:rPrChange w:id="44" w:author="Chris Hogan" w:date="2025-09-21T12:08:00Z" w16du:dateUtc="2025-09-21T18:08:00Z">
              <w:rPr/>
            </w:rPrChange>
          </w:rPr>
          <w:t>What:</w:t>
        </w:r>
      </w:ins>
    </w:p>
    <w:p w14:paraId="77E357F4" w14:textId="55CEEA6C" w:rsidR="002A0B95" w:rsidRDefault="00214321" w:rsidP="00A60388">
      <w:pPr>
        <w:pStyle w:val="ListParagraph"/>
        <w:numPr>
          <w:ilvl w:val="2"/>
          <w:numId w:val="31"/>
        </w:numPr>
        <w:rPr>
          <w:ins w:id="45" w:author="Chris Hogan" w:date="2025-09-21T12:14:00Z" w16du:dateUtc="2025-09-21T18:14:00Z"/>
        </w:rPr>
      </w:pPr>
      <w:ins w:id="46" w:author="Chris Hogan" w:date="2025-09-21T12:04:00Z" w16du:dateUtc="2025-09-21T18:04:00Z">
        <w:r w:rsidRPr="00A60388">
          <w:t>validate</w:t>
        </w:r>
      </w:ins>
      <w:ins w:id="47" w:author="Chris Hogan" w:date="2025-09-21T12:11:00Z" w16du:dateUtc="2025-09-21T18:11:00Z">
        <w:r w:rsidR="002A0B95" w:rsidRPr="00A60388">
          <w:t>s</w:t>
        </w:r>
      </w:ins>
      <w:ins w:id="48" w:author="Chris Hogan" w:date="2025-09-21T12:04:00Z" w16du:dateUtc="2025-09-21T18:04:00Z">
        <w:r w:rsidRPr="00A60388">
          <w:t xml:space="preserve"> machine-drafted rule</w:t>
        </w:r>
      </w:ins>
      <w:ins w:id="49" w:author="Chris Hogan" w:date="2025-09-21T12:15:00Z" w16du:dateUtc="2025-09-21T18:15:00Z">
        <w:r w:rsidR="005940C4">
          <w:t xml:space="preserve"> cards </w:t>
        </w:r>
      </w:ins>
      <w:ins w:id="50" w:author="Chris Hogan" w:date="2025-09-21T12:04:00Z" w16du:dateUtc="2025-09-21T18:04:00Z">
        <w:r w:rsidRPr="00A60388">
          <w:t xml:space="preserve">against the source </w:t>
        </w:r>
      </w:ins>
      <w:ins w:id="51" w:author="Chris Hogan" w:date="2025-09-21T12:12:00Z" w16du:dateUtc="2025-09-21T18:12:00Z">
        <w:r w:rsidR="00864D29">
          <w:t>document</w:t>
        </w:r>
      </w:ins>
    </w:p>
    <w:p w14:paraId="167D81AC" w14:textId="7EE529E5" w:rsidR="002A0B95" w:rsidRPr="00A60388" w:rsidRDefault="002A0B95" w:rsidP="00A60388">
      <w:pPr>
        <w:pStyle w:val="ListParagraph"/>
        <w:numPr>
          <w:ilvl w:val="2"/>
          <w:numId w:val="31"/>
        </w:numPr>
        <w:rPr>
          <w:ins w:id="52" w:author="Chris Hogan" w:date="2025-09-21T12:11:00Z" w16du:dateUtc="2025-09-21T18:11:00Z"/>
        </w:rPr>
      </w:pPr>
      <w:ins w:id="53" w:author="Chris Hogan" w:date="2025-09-21T12:12:00Z" w16du:dateUtc="2025-09-21T18:12:00Z">
        <w:r w:rsidRPr="00A60388">
          <w:t xml:space="preserve">edits </w:t>
        </w:r>
      </w:ins>
      <w:ins w:id="54" w:author="Chris Hogan" w:date="2025-09-21T12:11:00Z" w16du:dateUtc="2025-09-21T18:11:00Z">
        <w:r w:rsidRPr="00A60388">
          <w:t>rule</w:t>
        </w:r>
      </w:ins>
      <w:ins w:id="55" w:author="Chris Hogan" w:date="2025-09-21T12:15:00Z" w16du:dateUtc="2025-09-21T18:15:00Z">
        <w:r w:rsidR="005940C4">
          <w:t xml:space="preserve"> cards</w:t>
        </w:r>
      </w:ins>
      <w:ins w:id="56" w:author="Chris Hogan" w:date="2025-09-21T12:11:00Z" w16du:dateUtc="2025-09-21T18:11:00Z">
        <w:r w:rsidRPr="00A60388">
          <w:t xml:space="preserve"> as needed</w:t>
        </w:r>
      </w:ins>
    </w:p>
    <w:p w14:paraId="5F88B625" w14:textId="32EABBAC" w:rsidR="00F1101C" w:rsidRPr="00A60388" w:rsidRDefault="002A0B95">
      <w:pPr>
        <w:pStyle w:val="ListParagraph"/>
        <w:numPr>
          <w:ilvl w:val="2"/>
          <w:numId w:val="31"/>
        </w:numPr>
        <w:rPr>
          <w:ins w:id="57" w:author="Chris Hogan" w:date="2025-09-21T12:06:00Z" w16du:dateUtc="2025-09-21T18:06:00Z"/>
        </w:rPr>
        <w:pPrChange w:id="58" w:author="Chris Hogan" w:date="2025-09-21T12:12:00Z" w16du:dateUtc="2025-09-21T18:12:00Z">
          <w:pPr>
            <w:pStyle w:val="ListParagraph"/>
            <w:numPr>
              <w:ilvl w:val="1"/>
              <w:numId w:val="31"/>
            </w:numPr>
            <w:ind w:left="1440" w:hanging="360"/>
          </w:pPr>
        </w:pPrChange>
      </w:pPr>
      <w:ins w:id="59" w:author="Chris Hogan" w:date="2025-09-21T12:11:00Z" w16du:dateUtc="2025-09-21T18:11:00Z">
        <w:r w:rsidRPr="00A60388">
          <w:t>approves rule</w:t>
        </w:r>
      </w:ins>
      <w:ins w:id="60" w:author="Chris Hogan" w:date="2025-09-21T12:15:00Z" w16du:dateUtc="2025-09-21T18:15:00Z">
        <w:r w:rsidR="005940C4">
          <w:t xml:space="preserve"> cards</w:t>
        </w:r>
      </w:ins>
      <w:ins w:id="61" w:author="Chris Hogan" w:date="2025-09-21T12:11:00Z" w16du:dateUtc="2025-09-21T18:11:00Z">
        <w:r w:rsidRPr="00A60388">
          <w:t xml:space="preserve"> for ingestion into Rules Knowledge</w:t>
        </w:r>
      </w:ins>
      <w:ins w:id="62" w:author="Chris Hogan" w:date="2025-09-21T12:13:00Z" w16du:dateUtc="2025-09-21T18:13:00Z">
        <w:r w:rsidR="0050167A">
          <w:t xml:space="preserve"> B</w:t>
        </w:r>
      </w:ins>
      <w:ins w:id="63" w:author="Chris Hogan" w:date="2025-09-21T12:11:00Z" w16du:dateUtc="2025-09-21T18:11:00Z">
        <w:r w:rsidRPr="00A60388">
          <w:t>ase</w:t>
        </w:r>
      </w:ins>
    </w:p>
    <w:p w14:paraId="36E0DC74" w14:textId="3ECAFFDB" w:rsidR="00F1101C" w:rsidRDefault="00214321" w:rsidP="00214321">
      <w:pPr>
        <w:pStyle w:val="ListParagraph"/>
        <w:numPr>
          <w:ilvl w:val="0"/>
          <w:numId w:val="31"/>
        </w:numPr>
        <w:rPr>
          <w:ins w:id="64" w:author="Chris Hogan" w:date="2025-09-21T12:06:00Z" w16du:dateUtc="2025-09-21T18:06:00Z"/>
        </w:rPr>
      </w:pPr>
      <w:ins w:id="65" w:author="Chris Hogan" w:date="2025-09-21T12:04:00Z" w16du:dateUtc="2025-09-21T18:04:00Z">
        <w:r>
          <w:t>Rule Ingestion</w:t>
        </w:r>
      </w:ins>
    </w:p>
    <w:p w14:paraId="54E92AB6" w14:textId="354E9F29" w:rsidR="00F1101C" w:rsidRDefault="00214321" w:rsidP="00214321">
      <w:pPr>
        <w:pStyle w:val="ListParagraph"/>
        <w:numPr>
          <w:ilvl w:val="1"/>
          <w:numId w:val="31"/>
        </w:numPr>
        <w:rPr>
          <w:ins w:id="66" w:author="Chris Hogan" w:date="2025-09-21T12:06:00Z" w16du:dateUtc="2025-09-21T18:06:00Z"/>
        </w:rPr>
      </w:pPr>
      <w:ins w:id="67" w:author="Chris Hogan" w:date="2025-09-21T12:04:00Z" w16du:dateUtc="2025-09-21T18:04:00Z">
        <w:r w:rsidRPr="00F1101C">
          <w:rPr>
            <w:b/>
            <w:bCs/>
            <w:rPrChange w:id="68" w:author="Chris Hogan" w:date="2025-09-21T12:08:00Z" w16du:dateUtc="2025-09-21T18:08:00Z">
              <w:rPr/>
            </w:rPrChange>
          </w:rPr>
          <w:t>Who:</w:t>
        </w:r>
        <w:r>
          <w:t xml:space="preserve"> </w:t>
        </w:r>
      </w:ins>
      <w:ins w:id="69" w:author="Chris Hogan" w:date="2025-09-21T12:16:00Z" w16du:dateUtc="2025-09-21T18:16:00Z">
        <w:r w:rsidR="006F7069">
          <w:t xml:space="preserve">rule </w:t>
        </w:r>
        <w:r w:rsidR="005520F9">
          <w:t xml:space="preserve">lifecycle </w:t>
        </w:r>
      </w:ins>
      <w:ins w:id="70" w:author="Chris Hogan" w:date="2025-09-21T12:04:00Z" w16du:dateUtc="2025-09-21T18:04:00Z">
        <w:r>
          <w:t>service</w:t>
        </w:r>
      </w:ins>
    </w:p>
    <w:p w14:paraId="78F195B0" w14:textId="77777777" w:rsidR="007345B2" w:rsidRDefault="00214321" w:rsidP="00214321">
      <w:pPr>
        <w:pStyle w:val="ListParagraph"/>
        <w:numPr>
          <w:ilvl w:val="1"/>
          <w:numId w:val="31"/>
        </w:numPr>
        <w:rPr>
          <w:ins w:id="71" w:author="Chris Hogan" w:date="2025-09-21T12:17:00Z" w16du:dateUtc="2025-09-21T18:17:00Z"/>
        </w:rPr>
      </w:pPr>
      <w:ins w:id="72" w:author="Chris Hogan" w:date="2025-09-21T12:04:00Z" w16du:dateUtc="2025-09-21T18:04:00Z">
        <w:r w:rsidRPr="00F1101C">
          <w:rPr>
            <w:b/>
            <w:bCs/>
            <w:rPrChange w:id="73" w:author="Chris Hogan" w:date="2025-09-21T12:08:00Z" w16du:dateUtc="2025-09-21T18:08:00Z">
              <w:rPr/>
            </w:rPrChange>
          </w:rPr>
          <w:t>What:</w:t>
        </w:r>
      </w:ins>
    </w:p>
    <w:p w14:paraId="47866D81" w14:textId="1E4CE235" w:rsidR="00F1101C" w:rsidRDefault="0050167A" w:rsidP="007345B2">
      <w:pPr>
        <w:pStyle w:val="ListParagraph"/>
        <w:numPr>
          <w:ilvl w:val="2"/>
          <w:numId w:val="31"/>
        </w:numPr>
        <w:rPr>
          <w:ins w:id="74" w:author="Chris Hogan" w:date="2025-09-21T12:19:00Z" w16du:dateUtc="2025-09-21T18:19:00Z"/>
        </w:rPr>
      </w:pPr>
      <w:ins w:id="75" w:author="Chris Hogan" w:date="2025-09-21T12:13:00Z" w16du:dateUtc="2025-09-21T18:13:00Z">
        <w:r>
          <w:t xml:space="preserve">Makes </w:t>
        </w:r>
      </w:ins>
      <w:ins w:id="76" w:author="Chris Hogan" w:date="2025-09-21T12:16:00Z" w16du:dateUtc="2025-09-21T18:16:00Z">
        <w:r w:rsidR="005520F9">
          <w:t xml:space="preserve">rule </w:t>
        </w:r>
        <w:proofErr w:type="gramStart"/>
        <w:r w:rsidR="005520F9">
          <w:t>card</w:t>
        </w:r>
      </w:ins>
      <w:proofErr w:type="gramEnd"/>
      <w:ins w:id="77" w:author="Chris Hogan" w:date="2025-09-21T12:18:00Z" w16du:dateUtc="2025-09-21T18:18:00Z">
        <w:r w:rsidR="00B76189">
          <w:t xml:space="preserve"> </w:t>
        </w:r>
      </w:ins>
      <w:ins w:id="78" w:author="Chris Hogan" w:date="2025-09-21T12:16:00Z" w16du:dateUtc="2025-09-21T18:16:00Z">
        <w:r w:rsidR="005520F9">
          <w:t xml:space="preserve">available for discovery </w:t>
        </w:r>
      </w:ins>
      <w:ins w:id="79" w:author="Chris Hogan" w:date="2025-09-21T12:19:00Z" w16du:dateUtc="2025-09-21T18:19:00Z">
        <w:r w:rsidR="004F32D5">
          <w:t>within the Rules Knowledge Base</w:t>
        </w:r>
      </w:ins>
      <w:ins w:id="80" w:author="Chris Hogan" w:date="2025-09-21T12:04:00Z" w16du:dateUtc="2025-09-21T18:04:00Z">
        <w:r w:rsidR="00214321">
          <w:t>.</w:t>
        </w:r>
      </w:ins>
    </w:p>
    <w:p w14:paraId="2E26349E" w14:textId="1EAEB6B3" w:rsidR="00410DD5" w:rsidRDefault="00410DD5" w:rsidP="00410DD5">
      <w:pPr>
        <w:pStyle w:val="ListParagraph"/>
        <w:numPr>
          <w:ilvl w:val="2"/>
          <w:numId w:val="31"/>
        </w:numPr>
        <w:rPr>
          <w:ins w:id="81" w:author="Chris Hogan" w:date="2025-09-21T12:18:00Z" w16du:dateUtc="2025-09-21T18:18:00Z"/>
        </w:rPr>
      </w:pPr>
      <w:ins w:id="82" w:author="Chris Hogan" w:date="2025-09-21T12:19:00Z" w16du:dateUtc="2025-09-21T18:19:00Z">
        <w:r w:rsidRPr="007345B2">
          <w:lastRenderedPageBreak/>
          <w:t xml:space="preserve">Controls </w:t>
        </w:r>
        <w:r>
          <w:t xml:space="preserve">a </w:t>
        </w:r>
        <w:r w:rsidRPr="007345B2">
          <w:t xml:space="preserve">rule’s </w:t>
        </w:r>
        <w:r>
          <w:t xml:space="preserve">overall </w:t>
        </w:r>
        <w:r w:rsidRPr="007345B2">
          <w:t>lifecycle</w:t>
        </w:r>
        <w:r>
          <w:t xml:space="preserve">, </w:t>
        </w:r>
        <w:r w:rsidRPr="007345B2">
          <w:t xml:space="preserve">discoverability, and </w:t>
        </w:r>
        <w:r>
          <w:t xml:space="preserve">use within an </w:t>
        </w:r>
        <w:r w:rsidRPr="007345B2">
          <w:t>environment.</w:t>
        </w:r>
      </w:ins>
    </w:p>
    <w:p w14:paraId="14CAE0B4" w14:textId="63521320" w:rsidR="00F1101C" w:rsidRDefault="00214321" w:rsidP="00214321">
      <w:pPr>
        <w:pStyle w:val="ListParagraph"/>
        <w:numPr>
          <w:ilvl w:val="0"/>
          <w:numId w:val="31"/>
        </w:numPr>
        <w:rPr>
          <w:ins w:id="83" w:author="Chris Hogan" w:date="2025-09-21T12:07:00Z" w16du:dateUtc="2025-09-21T18:07:00Z"/>
        </w:rPr>
      </w:pPr>
      <w:ins w:id="84" w:author="Chris Hogan" w:date="2025-09-21T12:04:00Z" w16du:dateUtc="2025-09-21T18:04:00Z">
        <w:r>
          <w:t>Rule Knowledge</w:t>
        </w:r>
      </w:ins>
      <w:ins w:id="85" w:author="Chris Hogan" w:date="2025-09-21T12:20:00Z" w16du:dateUtc="2025-09-21T18:20:00Z">
        <w:r w:rsidR="00410DD5">
          <w:t xml:space="preserve"> B</w:t>
        </w:r>
      </w:ins>
      <w:ins w:id="86" w:author="Chris Hogan" w:date="2025-09-21T12:04:00Z" w16du:dateUtc="2025-09-21T18:04:00Z">
        <w:r>
          <w:t>ase</w:t>
        </w:r>
      </w:ins>
    </w:p>
    <w:p w14:paraId="798A1C62" w14:textId="14D16D8C" w:rsidR="00F1101C" w:rsidRDefault="00214321" w:rsidP="00214321">
      <w:pPr>
        <w:pStyle w:val="ListParagraph"/>
        <w:numPr>
          <w:ilvl w:val="1"/>
          <w:numId w:val="31"/>
        </w:numPr>
        <w:rPr>
          <w:ins w:id="87" w:author="Chris Hogan" w:date="2025-09-21T12:07:00Z" w16du:dateUtc="2025-09-21T18:07:00Z"/>
        </w:rPr>
      </w:pPr>
      <w:ins w:id="88" w:author="Chris Hogan" w:date="2025-09-21T12:04:00Z" w16du:dateUtc="2025-09-21T18:04:00Z">
        <w:r w:rsidRPr="00F1101C">
          <w:rPr>
            <w:b/>
            <w:bCs/>
            <w:rPrChange w:id="89" w:author="Chris Hogan" w:date="2025-09-21T12:08:00Z" w16du:dateUtc="2025-09-21T18:08:00Z">
              <w:rPr/>
            </w:rPrChange>
          </w:rPr>
          <w:t>Who:</w:t>
        </w:r>
        <w:r>
          <w:t xml:space="preserve"> </w:t>
        </w:r>
      </w:ins>
      <w:ins w:id="90" w:author="Chris Hogan" w:date="2025-09-21T12:20:00Z" w16du:dateUtc="2025-09-21T18:20:00Z">
        <w:r w:rsidR="00410DD5">
          <w:t xml:space="preserve">rule </w:t>
        </w:r>
      </w:ins>
      <w:ins w:id="91" w:author="Chris Hogan" w:date="2025-09-21T12:04:00Z" w16du:dateUtc="2025-09-21T18:04:00Z">
        <w:r>
          <w:t>knowledge</w:t>
        </w:r>
      </w:ins>
      <w:ins w:id="92" w:author="Chris Hogan" w:date="2025-09-21T12:20:00Z" w16du:dateUtc="2025-09-21T18:20:00Z">
        <w:r w:rsidR="00410DD5">
          <w:t xml:space="preserve"> </w:t>
        </w:r>
      </w:ins>
      <w:ins w:id="93" w:author="Chris Hogan" w:date="2025-09-21T12:04:00Z" w16du:dateUtc="2025-09-21T18:04:00Z">
        <w:r>
          <w:t>base service</w:t>
        </w:r>
      </w:ins>
    </w:p>
    <w:p w14:paraId="5192DB4E" w14:textId="7F7E95BD" w:rsidR="00811CA2" w:rsidRDefault="00214321">
      <w:pPr>
        <w:pStyle w:val="ListParagraph"/>
        <w:numPr>
          <w:ilvl w:val="1"/>
          <w:numId w:val="31"/>
        </w:numPr>
        <w:rPr>
          <w:ins w:id="94" w:author="Chris Hogan" w:date="2025-09-21T12:20:00Z" w16du:dateUtc="2025-09-21T18:20:00Z"/>
        </w:rPr>
        <w:pPrChange w:id="95" w:author="Chris Hogan" w:date="2025-09-21T12:22:00Z" w16du:dateUtc="2025-09-21T18:22:00Z">
          <w:pPr>
            <w:pStyle w:val="ListParagraph"/>
            <w:numPr>
              <w:ilvl w:val="2"/>
              <w:numId w:val="31"/>
            </w:numPr>
            <w:ind w:left="2160" w:hanging="180"/>
          </w:pPr>
        </w:pPrChange>
      </w:pPr>
      <w:ins w:id="96" w:author="Chris Hogan" w:date="2025-09-21T12:04:00Z" w16du:dateUtc="2025-09-21T18:04:00Z">
        <w:r w:rsidRPr="002E3F82">
          <w:rPr>
            <w:b/>
            <w:bCs/>
            <w:rPrChange w:id="97" w:author="Chris Hogan" w:date="2025-09-21T12:22:00Z" w16du:dateUtc="2025-09-21T18:22:00Z">
              <w:rPr/>
            </w:rPrChange>
          </w:rPr>
          <w:t>What:</w:t>
        </w:r>
        <w:r>
          <w:t xml:space="preserve"> </w:t>
        </w:r>
      </w:ins>
      <w:ins w:id="98" w:author="Chris Hogan" w:date="2025-09-21T12:20:00Z" w16du:dateUtc="2025-09-21T18:20:00Z">
        <w:r w:rsidR="00811CA2">
          <w:t>Stores rule cards</w:t>
        </w:r>
      </w:ins>
      <w:ins w:id="99" w:author="Chris Hogan" w:date="2025-09-21T12:21:00Z" w16du:dateUtc="2025-09-21T18:21:00Z">
        <w:r w:rsidR="002E3F82">
          <w:t xml:space="preserve"> so they are discoverable and usable at runtime</w:t>
        </w:r>
      </w:ins>
      <w:ins w:id="100" w:author="Chris Hogan" w:date="2025-09-21T12:20:00Z" w16du:dateUtc="2025-09-21T18:20:00Z">
        <w:r w:rsidR="00811CA2">
          <w:t>.</w:t>
        </w:r>
      </w:ins>
    </w:p>
    <w:p w14:paraId="7AABC6A1" w14:textId="2BA667AC" w:rsidR="00F1101C" w:rsidRPr="000A42C4" w:rsidRDefault="00214321" w:rsidP="00214321">
      <w:pPr>
        <w:pStyle w:val="ListParagraph"/>
        <w:numPr>
          <w:ilvl w:val="0"/>
          <w:numId w:val="31"/>
        </w:numPr>
        <w:rPr>
          <w:ins w:id="101" w:author="Chris Hogan" w:date="2025-09-21T12:07:00Z" w16du:dateUtc="2025-09-21T18:07:00Z"/>
          <w:highlight w:val="yellow"/>
          <w:rPrChange w:id="102" w:author="Chris Hogan" w:date="2025-09-22T13:57:00Z" w16du:dateUtc="2025-09-22T19:57:00Z">
            <w:rPr>
              <w:ins w:id="103" w:author="Chris Hogan" w:date="2025-09-21T12:07:00Z" w16du:dateUtc="2025-09-21T18:07:00Z"/>
            </w:rPr>
          </w:rPrChange>
        </w:rPr>
      </w:pPr>
      <w:ins w:id="104" w:author="Chris Hogan" w:date="2025-09-21T12:04:00Z" w16du:dateUtc="2025-09-21T18:04:00Z">
        <w:r w:rsidRPr="000A42C4">
          <w:rPr>
            <w:highlight w:val="yellow"/>
            <w:rPrChange w:id="105" w:author="Chris Hogan" w:date="2025-09-22T13:57:00Z" w16du:dateUtc="2025-09-22T19:57:00Z">
              <w:rPr/>
            </w:rPrChange>
          </w:rPr>
          <w:t>Rule Evaluation Engine</w:t>
        </w:r>
      </w:ins>
    </w:p>
    <w:p w14:paraId="520A9BB2" w14:textId="75D66AF0" w:rsidR="00F1101C" w:rsidRDefault="00214321" w:rsidP="00214321">
      <w:pPr>
        <w:pStyle w:val="ListParagraph"/>
        <w:numPr>
          <w:ilvl w:val="1"/>
          <w:numId w:val="31"/>
        </w:numPr>
        <w:rPr>
          <w:ins w:id="106" w:author="Chris Hogan" w:date="2025-09-21T12:07:00Z" w16du:dateUtc="2025-09-21T18:07:00Z"/>
        </w:rPr>
      </w:pPr>
      <w:ins w:id="107" w:author="Chris Hogan" w:date="2025-09-21T12:04:00Z" w16du:dateUtc="2025-09-21T18:04:00Z">
        <w:r w:rsidRPr="00F1101C">
          <w:rPr>
            <w:b/>
            <w:bCs/>
            <w:rPrChange w:id="108" w:author="Chris Hogan" w:date="2025-09-21T12:08:00Z" w16du:dateUtc="2025-09-21T18:08:00Z">
              <w:rPr/>
            </w:rPrChange>
          </w:rPr>
          <w:t>Who:</w:t>
        </w:r>
        <w:r>
          <w:t xml:space="preserve"> </w:t>
        </w:r>
      </w:ins>
      <w:ins w:id="109" w:author="Chris Hogan" w:date="2025-09-21T12:22:00Z" w16du:dateUtc="2025-09-21T18:22:00Z">
        <w:r w:rsidR="002E3F82">
          <w:t xml:space="preserve">rule </w:t>
        </w:r>
      </w:ins>
      <w:ins w:id="110" w:author="Chris Hogan" w:date="2025-09-21T12:04:00Z" w16du:dateUtc="2025-09-21T18:04:00Z">
        <w:r>
          <w:t>evaluation service</w:t>
        </w:r>
      </w:ins>
    </w:p>
    <w:p w14:paraId="086BEEF8" w14:textId="77777777" w:rsidR="00530F41" w:rsidRDefault="00214321" w:rsidP="007B48C1">
      <w:pPr>
        <w:pStyle w:val="ListParagraph"/>
        <w:numPr>
          <w:ilvl w:val="1"/>
          <w:numId w:val="31"/>
        </w:numPr>
        <w:rPr>
          <w:ins w:id="111" w:author="Chris Hogan" w:date="2025-09-21T12:29:00Z" w16du:dateUtc="2025-09-21T18:29:00Z"/>
        </w:rPr>
      </w:pPr>
      <w:ins w:id="112" w:author="Chris Hogan" w:date="2025-09-21T12:04:00Z" w16du:dateUtc="2025-09-21T18:04:00Z">
        <w:r w:rsidRPr="007B48C1">
          <w:rPr>
            <w:b/>
            <w:bCs/>
            <w:rPrChange w:id="113" w:author="Chris Hogan" w:date="2025-09-21T12:26:00Z" w16du:dateUtc="2025-09-21T18:26:00Z">
              <w:rPr/>
            </w:rPrChange>
          </w:rPr>
          <w:t>What:</w:t>
        </w:r>
      </w:ins>
    </w:p>
    <w:p w14:paraId="3E19E04A" w14:textId="77777777" w:rsidR="00BA3F5E" w:rsidRDefault="00BA3F5E" w:rsidP="00BA3F5E">
      <w:pPr>
        <w:pStyle w:val="ListParagraph"/>
        <w:numPr>
          <w:ilvl w:val="2"/>
          <w:numId w:val="31"/>
        </w:numPr>
        <w:rPr>
          <w:ins w:id="114" w:author="Chris Hogan" w:date="2025-09-22T12:45:00Z" w16du:dateUtc="2025-09-22T18:45:00Z"/>
        </w:rPr>
      </w:pPr>
      <w:ins w:id="115" w:author="Chris Hogan" w:date="2025-09-22T12:45:00Z" w16du:dateUtc="2025-09-22T18:45:00Z">
        <w:r>
          <w:t>Accepts requests to verify whether a case or event complies with applicable rules.</w:t>
        </w:r>
      </w:ins>
    </w:p>
    <w:p w14:paraId="7B349182" w14:textId="77777777" w:rsidR="00BA3F5E" w:rsidRDefault="00BA3F5E" w:rsidP="00BA3F5E">
      <w:pPr>
        <w:pStyle w:val="ListParagraph"/>
        <w:numPr>
          <w:ilvl w:val="2"/>
          <w:numId w:val="31"/>
        </w:numPr>
        <w:rPr>
          <w:ins w:id="116" w:author="Chris Hogan" w:date="2025-09-22T12:45:00Z" w16du:dateUtc="2025-09-22T18:45:00Z"/>
        </w:rPr>
      </w:pPr>
      <w:ins w:id="117" w:author="Chris Hogan" w:date="2025-09-22T12:45:00Z" w16du:dateUtc="2025-09-22T18:45:00Z">
        <w:r>
          <w:t>Retrieves all relevant rules for the case or event.</w:t>
        </w:r>
      </w:ins>
    </w:p>
    <w:p w14:paraId="01459AD0" w14:textId="77777777" w:rsidR="00BA3F5E" w:rsidRDefault="00BA3F5E" w:rsidP="00BA3F5E">
      <w:pPr>
        <w:pStyle w:val="ListParagraph"/>
        <w:numPr>
          <w:ilvl w:val="2"/>
          <w:numId w:val="31"/>
        </w:numPr>
        <w:rPr>
          <w:ins w:id="118" w:author="Chris Hogan" w:date="2025-09-22T12:45:00Z" w16du:dateUtc="2025-09-22T18:45:00Z"/>
        </w:rPr>
      </w:pPr>
      <w:ins w:id="119" w:author="Chris Hogan" w:date="2025-09-22T12:45:00Z" w16du:dateUtc="2025-09-22T18:45:00Z">
        <w:r>
          <w:t>Evaluates those rules and generates Obligation records for any triggered rules.</w:t>
        </w:r>
      </w:ins>
    </w:p>
    <w:p w14:paraId="436235F9" w14:textId="77777777" w:rsidR="00BA3F5E" w:rsidRDefault="00BA3F5E" w:rsidP="00BA3F5E">
      <w:pPr>
        <w:pStyle w:val="ListParagraph"/>
        <w:numPr>
          <w:ilvl w:val="2"/>
          <w:numId w:val="31"/>
        </w:numPr>
        <w:rPr>
          <w:ins w:id="120" w:author="Chris Hogan" w:date="2025-09-22T12:45:00Z" w16du:dateUtc="2025-09-22T18:45:00Z"/>
        </w:rPr>
      </w:pPr>
      <w:ins w:id="121" w:author="Chris Hogan" w:date="2025-09-22T12:45:00Z" w16du:dateUtc="2025-09-22T18:45:00Z">
        <w:r>
          <w:t>Processes the triggered rules further by applying defined operations (e.g., substitutions, replacements, top-ups, caps) to the Obligation records, while also handling conflicts and prioritization.</w:t>
        </w:r>
      </w:ins>
    </w:p>
    <w:p w14:paraId="627997E7" w14:textId="77777777" w:rsidR="00BA3F5E" w:rsidRDefault="00BA3F5E" w:rsidP="00BA3F5E">
      <w:pPr>
        <w:pStyle w:val="ListParagraph"/>
        <w:numPr>
          <w:ilvl w:val="2"/>
          <w:numId w:val="31"/>
        </w:numPr>
        <w:rPr>
          <w:ins w:id="122" w:author="Chris Hogan" w:date="2025-09-22T12:45:00Z" w16du:dateUtc="2025-09-22T18:45:00Z"/>
        </w:rPr>
      </w:pPr>
      <w:ins w:id="123" w:author="Chris Hogan" w:date="2025-09-22T12:45:00Z" w16du:dateUtc="2025-09-22T18:45:00Z">
        <w:r>
          <w:t>Compares the resulting set of Obligation records against the case/event fact data.</w:t>
        </w:r>
      </w:ins>
    </w:p>
    <w:p w14:paraId="5D4E385F" w14:textId="45FEEE68" w:rsidR="00BA3F5E" w:rsidRDefault="00BA3F5E" w:rsidP="00BA3F5E">
      <w:pPr>
        <w:pStyle w:val="ListParagraph"/>
        <w:numPr>
          <w:ilvl w:val="2"/>
          <w:numId w:val="31"/>
        </w:numPr>
        <w:rPr>
          <w:ins w:id="124" w:author="Chris Hogan" w:date="2025-09-21T12:33:00Z" w16du:dateUtc="2025-09-21T18:33:00Z"/>
        </w:rPr>
        <w:pPrChange w:id="125" w:author="Chris Hogan" w:date="2025-09-21T12:33:00Z" w16du:dateUtc="2025-09-21T18:33:00Z">
          <w:pPr>
            <w:pStyle w:val="ListParagraph"/>
            <w:numPr>
              <w:numId w:val="31"/>
            </w:numPr>
            <w:ind w:hanging="360"/>
          </w:pPr>
        </w:pPrChange>
      </w:pPr>
      <w:ins w:id="126" w:author="Chris Hogan" w:date="2025-09-22T12:45:00Z" w16du:dateUtc="2025-09-22T18:45:00Z">
        <w:r>
          <w:t>Returns a pass/fail decision indicating whether the fact data complies with the obligations, along with detailed reasons for the decision.</w:t>
        </w:r>
      </w:ins>
    </w:p>
    <w:p w14:paraId="216DB8B7" w14:textId="0E9C47B7" w:rsidR="00F1101C" w:rsidRDefault="00214321" w:rsidP="002B31AE">
      <w:pPr>
        <w:pStyle w:val="ListParagraph"/>
        <w:numPr>
          <w:ilvl w:val="0"/>
          <w:numId w:val="31"/>
        </w:numPr>
        <w:rPr>
          <w:ins w:id="127" w:author="Chris Hogan" w:date="2025-09-21T12:07:00Z" w16du:dateUtc="2025-09-21T18:07:00Z"/>
        </w:rPr>
      </w:pPr>
      <w:ins w:id="128" w:author="Chris Hogan" w:date="2025-09-21T12:04:00Z" w16du:dateUtc="2025-09-21T18:04:00Z">
        <w:r>
          <w:t>Downstream Application</w:t>
        </w:r>
      </w:ins>
    </w:p>
    <w:p w14:paraId="10246E30" w14:textId="77777777" w:rsidR="00F1101C" w:rsidRDefault="00214321" w:rsidP="00214321">
      <w:pPr>
        <w:pStyle w:val="ListParagraph"/>
        <w:numPr>
          <w:ilvl w:val="1"/>
          <w:numId w:val="31"/>
        </w:numPr>
        <w:rPr>
          <w:ins w:id="129" w:author="Chris Hogan" w:date="2025-09-21T12:07:00Z" w16du:dateUtc="2025-09-21T18:07:00Z"/>
        </w:rPr>
      </w:pPr>
      <w:ins w:id="130" w:author="Chris Hogan" w:date="2025-09-21T12:04:00Z" w16du:dateUtc="2025-09-21T18:04:00Z">
        <w:r w:rsidRPr="00F1101C">
          <w:rPr>
            <w:b/>
            <w:bCs/>
            <w:rPrChange w:id="131" w:author="Chris Hogan" w:date="2025-09-21T12:09:00Z" w16du:dateUtc="2025-09-21T18:09:00Z">
              <w:rPr/>
            </w:rPrChange>
          </w:rPr>
          <w:t>Who:</w:t>
        </w:r>
        <w:r>
          <w:t xml:space="preserve"> e.g., </w:t>
        </w:r>
        <w:proofErr w:type="spellStart"/>
        <w:r>
          <w:t>FieldVu</w:t>
        </w:r>
        <w:proofErr w:type="spellEnd"/>
        <w:r>
          <w:t xml:space="preserve"> (or another app)</w:t>
        </w:r>
      </w:ins>
    </w:p>
    <w:p w14:paraId="0EE35138" w14:textId="2EBA64F1" w:rsidR="006D087C" w:rsidRDefault="00214321" w:rsidP="00214321">
      <w:pPr>
        <w:pStyle w:val="ListParagraph"/>
        <w:numPr>
          <w:ilvl w:val="1"/>
          <w:numId w:val="31"/>
        </w:numPr>
        <w:rPr>
          <w:ins w:id="132" w:author="Chris Hogan" w:date="2025-09-21T12:37:00Z" w16du:dateUtc="2025-09-21T18:37:00Z"/>
        </w:rPr>
      </w:pPr>
      <w:ins w:id="133" w:author="Chris Hogan" w:date="2025-09-21T12:04:00Z" w16du:dateUtc="2025-09-21T18:04:00Z">
        <w:r w:rsidRPr="00F1101C">
          <w:rPr>
            <w:b/>
            <w:bCs/>
            <w:rPrChange w:id="134" w:author="Chris Hogan" w:date="2025-09-21T12:09:00Z" w16du:dateUtc="2025-09-21T18:09:00Z">
              <w:rPr/>
            </w:rPrChange>
          </w:rPr>
          <w:t>What:</w:t>
        </w:r>
        <w:r>
          <w:t xml:space="preserve"> </w:t>
        </w:r>
      </w:ins>
    </w:p>
    <w:p w14:paraId="103CFE49" w14:textId="4F670628" w:rsidR="005D1395" w:rsidRDefault="005D1395">
      <w:pPr>
        <w:pStyle w:val="ListParagraph"/>
        <w:numPr>
          <w:ilvl w:val="2"/>
          <w:numId w:val="31"/>
        </w:numPr>
        <w:rPr>
          <w:ins w:id="135" w:author="Chris Hogan" w:date="2025-09-21T12:37:00Z" w16du:dateUtc="2025-09-21T18:37:00Z"/>
        </w:rPr>
        <w:pPrChange w:id="136" w:author="Chris Hogan" w:date="2025-09-21T12:37:00Z" w16du:dateUtc="2025-09-21T18:37:00Z">
          <w:pPr>
            <w:pStyle w:val="ListParagraph"/>
            <w:numPr>
              <w:ilvl w:val="1"/>
              <w:numId w:val="31"/>
            </w:numPr>
            <w:ind w:left="1440" w:hanging="360"/>
          </w:pPr>
        </w:pPrChange>
      </w:pPr>
      <w:ins w:id="137" w:author="Chris Hogan" w:date="2025-09-21T12:37:00Z" w16du:dateUtc="2025-09-21T18:37:00Z">
        <w:r>
          <w:t>Sends case/event to the Rule Evaluation Engine for a compliance check.</w:t>
        </w:r>
      </w:ins>
    </w:p>
    <w:p w14:paraId="56D1465D" w14:textId="50D41D83" w:rsidR="002D7860" w:rsidRDefault="005D1395" w:rsidP="00214321">
      <w:pPr>
        <w:pStyle w:val="ListParagraph"/>
        <w:numPr>
          <w:ilvl w:val="2"/>
          <w:numId w:val="31"/>
        </w:numPr>
        <w:rPr>
          <w:ins w:id="138" w:author="Chris Hogan" w:date="2025-09-21T12:39:00Z" w16du:dateUtc="2025-09-21T18:39:00Z"/>
        </w:rPr>
      </w:pPr>
      <w:ins w:id="139" w:author="Chris Hogan" w:date="2025-09-21T12:37:00Z" w16du:dateUtc="2025-09-21T18:37:00Z">
        <w:r>
          <w:t>Receives pass/fail decision and reasons from the Rule Evaluation Engine.</w:t>
        </w:r>
      </w:ins>
    </w:p>
    <w:p w14:paraId="2CA25F97" w14:textId="6A5F3C97" w:rsidR="00214321" w:rsidRDefault="002D7860" w:rsidP="00214321">
      <w:pPr>
        <w:pStyle w:val="ListParagraph"/>
        <w:numPr>
          <w:ilvl w:val="2"/>
          <w:numId w:val="31"/>
        </w:numPr>
        <w:rPr>
          <w:ins w:id="140" w:author="Chris Hogan" w:date="2025-09-21T12:40:00Z" w16du:dateUtc="2025-09-21T18:40:00Z"/>
        </w:rPr>
      </w:pPr>
      <w:ins w:id="141" w:author="Chris Hogan" w:date="2025-09-21T12:39:00Z" w16du:dateUtc="2025-09-21T18:39:00Z">
        <w:r w:rsidRPr="002D7860">
          <w:t>Use</w:t>
        </w:r>
        <w:r>
          <w:t>s</w:t>
        </w:r>
        <w:r w:rsidRPr="002D7860">
          <w:t xml:space="preserve"> the decision (pass/fail) and reasons to warn, block, or suggest fixes to the </w:t>
        </w:r>
        <w:r>
          <w:t xml:space="preserve">application </w:t>
        </w:r>
        <w:r w:rsidRPr="002D7860">
          <w:t>user.</w:t>
        </w:r>
      </w:ins>
    </w:p>
    <w:p w14:paraId="5737B1ED" w14:textId="46FA7D67" w:rsidR="001B5AE3" w:rsidRDefault="001B5AE3" w:rsidP="00214321">
      <w:pPr>
        <w:pStyle w:val="ListParagraph"/>
        <w:numPr>
          <w:ilvl w:val="2"/>
          <w:numId w:val="31"/>
        </w:numPr>
        <w:rPr>
          <w:ins w:id="142" w:author="Chris Hogan" w:date="2025-09-21T12:40:00Z" w16du:dateUtc="2025-09-21T18:40:00Z"/>
        </w:rPr>
      </w:pPr>
      <w:ins w:id="143" w:author="Chris Hogan" w:date="2025-09-21T12:40:00Z" w16du:dateUtc="2025-09-21T18:40:00Z">
        <w:r>
          <w:t>Logs rule evaluation requests, results, and follow-on actions accordingly.</w:t>
        </w:r>
      </w:ins>
    </w:p>
    <w:p w14:paraId="27BB2A4C" w14:textId="77777777" w:rsidR="001B5AE3" w:rsidRPr="006D087C" w:rsidRDefault="001B5AE3">
      <w:pPr>
        <w:rPr>
          <w:ins w:id="144" w:author="Chris Hogan" w:date="2025-09-21T12:03:00Z" w16du:dateUtc="2025-09-21T18:03:00Z"/>
        </w:rPr>
        <w:pPrChange w:id="145" w:author="Chris Hogan" w:date="2025-09-21T12:40:00Z" w16du:dateUtc="2025-09-21T18:40:00Z">
          <w:pPr>
            <w:pStyle w:val="Heading1"/>
          </w:pPr>
        </w:pPrChange>
      </w:pPr>
    </w:p>
    <w:p w14:paraId="5F57F44C" w14:textId="51D1D1B5" w:rsidR="00DC0470" w:rsidRDefault="00DC0470">
      <w:pPr>
        <w:pStyle w:val="Heading1"/>
        <w:rPr>
          <w:ins w:id="146" w:author="Chris Hogan" w:date="2025-09-22T15:17:00Z" w16du:dateUtc="2025-09-22T21:17:00Z"/>
        </w:rPr>
      </w:pPr>
      <w:ins w:id="147" w:author="Chris Hogan" w:date="2025-09-22T15:16:00Z" w16du:dateUtc="2025-09-22T21:16:00Z">
        <w:r w:rsidRPr="00DC0470">
          <w:t xml:space="preserve">High-Level Workflow: </w:t>
        </w:r>
        <w:proofErr w:type="spellStart"/>
        <w:r w:rsidRPr="00DC0470">
          <w:t>FieldVu</w:t>
        </w:r>
        <w:proofErr w:type="spellEnd"/>
        <w:r w:rsidRPr="00DC0470">
          <w:t xml:space="preserve"> → Rule </w:t>
        </w:r>
      </w:ins>
      <w:ins w:id="148" w:author="Chris Hogan" w:date="2025-09-22T15:17:00Z" w16du:dateUtc="2025-09-22T21:17:00Z">
        <w:r w:rsidR="00986D99">
          <w:t xml:space="preserve">Validation </w:t>
        </w:r>
      </w:ins>
      <w:ins w:id="149" w:author="Chris Hogan" w:date="2025-09-22T15:16:00Z" w16du:dateUtc="2025-09-22T21:16:00Z">
        <w:r w:rsidRPr="00DC0470">
          <w:t>Engine → Pass/Fail Outcomes</w:t>
        </w:r>
      </w:ins>
    </w:p>
    <w:p w14:paraId="72223677" w14:textId="77777777" w:rsidR="00D873CA" w:rsidRDefault="00D873CA" w:rsidP="00986D99">
      <w:pPr>
        <w:rPr>
          <w:ins w:id="150" w:author="Chris Hogan" w:date="2025-09-22T15:34:00Z" w16du:dateUtc="2025-09-22T21:34:00Z"/>
        </w:rPr>
      </w:pPr>
    </w:p>
    <w:p w14:paraId="4798A842" w14:textId="6FBDC6A8" w:rsidR="00314A2B" w:rsidRPr="00C23BD9" w:rsidRDefault="00C23BD9" w:rsidP="00C23BD9">
      <w:pPr>
        <w:pStyle w:val="Heading2"/>
        <w:rPr>
          <w:ins w:id="151" w:author="Chris Hogan" w:date="2025-09-22T15:41:00Z" w16du:dateUtc="2025-09-22T21:41:00Z"/>
        </w:rPr>
        <w:pPrChange w:id="152" w:author="Chris Hogan" w:date="2025-09-22T22:02:00Z" w16du:dateUtc="2025-09-23T04:02:00Z">
          <w:pPr/>
        </w:pPrChange>
      </w:pPr>
      <w:ins w:id="153" w:author="Chris Hogan" w:date="2025-09-22T22:02:00Z" w16du:dateUtc="2025-09-23T04:02:00Z">
        <w:r>
          <w:t>The Story</w:t>
        </w:r>
      </w:ins>
    </w:p>
    <w:p w14:paraId="09109DE5" w14:textId="77777777" w:rsidR="00A561BD" w:rsidRPr="00333CA5" w:rsidRDefault="00E77427" w:rsidP="00333CA5">
      <w:pPr>
        <w:rPr>
          <w:ins w:id="154" w:author="Chris Hogan" w:date="2025-09-22T15:44:00Z" w16du:dateUtc="2025-09-22T21:44:00Z"/>
        </w:rPr>
      </w:pPr>
      <w:ins w:id="155" w:author="Chris Hogan" w:date="2025-09-22T15:43:00Z" w16du:dateUtc="2025-09-22T21:43:00Z">
        <w:r w:rsidRPr="00333CA5">
          <w:t xml:space="preserve">A worker has finished a long 15-hour shift, and we’ve entered their Crew Sheet (timesheet) into </w:t>
        </w:r>
        <w:proofErr w:type="spellStart"/>
        <w:r w:rsidRPr="00333CA5">
          <w:t>FieldVu</w:t>
        </w:r>
        <w:proofErr w:type="spellEnd"/>
        <w:r w:rsidRPr="00333CA5">
          <w:t>. We want to ensure that:</w:t>
        </w:r>
      </w:ins>
    </w:p>
    <w:p w14:paraId="0805A99F" w14:textId="4DB5DBEF" w:rsidR="00A561BD" w:rsidRPr="00333CA5" w:rsidRDefault="00E77427" w:rsidP="00333CA5">
      <w:pPr>
        <w:pStyle w:val="ListParagraph"/>
        <w:numPr>
          <w:ilvl w:val="0"/>
          <w:numId w:val="44"/>
        </w:numPr>
        <w:rPr>
          <w:ins w:id="156" w:author="Chris Hogan" w:date="2025-09-22T15:44:00Z" w16du:dateUtc="2025-09-22T21:44:00Z"/>
        </w:rPr>
        <w:pPrChange w:id="157" w:author="Chris Hogan" w:date="2025-09-22T15:45:00Z" w16du:dateUtc="2025-09-22T21:45:00Z">
          <w:pPr/>
        </w:pPrChange>
      </w:pPr>
      <w:ins w:id="158" w:author="Chris Hogan" w:date="2025-09-22T15:43:00Z" w16du:dateUtc="2025-09-22T21:43:00Z">
        <w:r w:rsidRPr="00333CA5">
          <w:t xml:space="preserve">the hours are entered correctly, </w:t>
        </w:r>
      </w:ins>
    </w:p>
    <w:p w14:paraId="6E2AA392" w14:textId="25935AD4" w:rsidR="00A561BD" w:rsidRPr="00333CA5" w:rsidRDefault="00E77427" w:rsidP="00333CA5">
      <w:pPr>
        <w:pStyle w:val="ListParagraph"/>
        <w:numPr>
          <w:ilvl w:val="0"/>
          <w:numId w:val="44"/>
        </w:numPr>
        <w:rPr>
          <w:ins w:id="159" w:author="Chris Hogan" w:date="2025-09-22T15:44:00Z" w16du:dateUtc="2025-09-22T21:44:00Z"/>
        </w:rPr>
        <w:pPrChange w:id="160" w:author="Chris Hogan" w:date="2025-09-22T15:45:00Z" w16du:dateUtc="2025-09-22T21:45:00Z">
          <w:pPr/>
        </w:pPrChange>
      </w:pPr>
      <w:ins w:id="161" w:author="Chris Hogan" w:date="2025-09-22T15:43:00Z" w16du:dateUtc="2025-09-22T21:43:00Z">
        <w:r w:rsidRPr="00333CA5">
          <w:t xml:space="preserve">the expected meals and breaks were either received or compensated for, and </w:t>
        </w:r>
      </w:ins>
    </w:p>
    <w:p w14:paraId="7A55D3B3" w14:textId="4E542BEE" w:rsidR="00333CA5" w:rsidRPr="00333CA5" w:rsidRDefault="00E77427" w:rsidP="00333CA5">
      <w:pPr>
        <w:pStyle w:val="ListParagraph"/>
        <w:numPr>
          <w:ilvl w:val="0"/>
          <w:numId w:val="44"/>
        </w:numPr>
        <w:rPr>
          <w:ins w:id="162" w:author="Chris Hogan" w:date="2025-09-22T15:44:00Z" w16du:dateUtc="2025-09-22T21:44:00Z"/>
        </w:rPr>
        <w:pPrChange w:id="163" w:author="Chris Hogan" w:date="2025-09-22T15:45:00Z" w16du:dateUtc="2025-09-22T21:45:00Z">
          <w:pPr/>
        </w:pPrChange>
      </w:pPr>
      <w:proofErr w:type="gramStart"/>
      <w:ins w:id="164" w:author="Chris Hogan" w:date="2025-09-22T15:43:00Z" w16du:dateUtc="2025-09-22T21:43:00Z">
        <w:r w:rsidRPr="00333CA5">
          <w:t>everything</w:t>
        </w:r>
        <w:proofErr w:type="gramEnd"/>
        <w:r w:rsidRPr="00333CA5">
          <w:t xml:space="preserve"> aligns with the relevant rules. </w:t>
        </w:r>
      </w:ins>
    </w:p>
    <w:p w14:paraId="6780831F" w14:textId="50E19D21" w:rsidR="00D873CA" w:rsidRPr="00333CA5" w:rsidRDefault="00E77427" w:rsidP="00333CA5">
      <w:pPr>
        <w:rPr>
          <w:ins w:id="165" w:author="Chris Hogan" w:date="2025-09-22T15:43:00Z" w16du:dateUtc="2025-09-22T21:43:00Z"/>
        </w:rPr>
      </w:pPr>
      <w:proofErr w:type="spellStart"/>
      <w:ins w:id="166" w:author="Chris Hogan" w:date="2025-09-22T15:43:00Z" w16du:dateUtc="2025-09-22T21:43:00Z">
        <w:r w:rsidRPr="00333CA5">
          <w:lastRenderedPageBreak/>
          <w:t>FieldVu</w:t>
        </w:r>
        <w:proofErr w:type="spellEnd"/>
        <w:r w:rsidRPr="00333CA5">
          <w:t xml:space="preserve"> should check the Crew Sheet against those rules and return whether it meets </w:t>
        </w:r>
        <w:proofErr w:type="gramStart"/>
        <w:r w:rsidRPr="00333CA5">
          <w:t>them,</w:t>
        </w:r>
        <w:proofErr w:type="gramEnd"/>
        <w:r w:rsidRPr="00333CA5">
          <w:t xml:space="preserve"> or not, and why.</w:t>
        </w:r>
      </w:ins>
    </w:p>
    <w:p w14:paraId="41193FD9" w14:textId="77777777" w:rsidR="00E77427" w:rsidRDefault="00E77427" w:rsidP="00986D99">
      <w:pPr>
        <w:rPr>
          <w:ins w:id="167" w:author="Chris Hogan" w:date="2025-09-22T15:34:00Z" w16du:dateUtc="2025-09-22T21:34:00Z"/>
        </w:rPr>
      </w:pPr>
    </w:p>
    <w:p w14:paraId="74347A3F" w14:textId="07ED2068" w:rsidR="00986D99" w:rsidRPr="00E77427" w:rsidRDefault="00E77427" w:rsidP="00986D99">
      <w:pPr>
        <w:rPr>
          <w:ins w:id="168" w:author="Chris Hogan" w:date="2025-09-22T15:26:00Z" w16du:dateUtc="2025-09-22T21:26:00Z"/>
          <w:b/>
          <w:bCs/>
          <w:rPrChange w:id="169" w:author="Chris Hogan" w:date="2025-09-22T15:43:00Z" w16du:dateUtc="2025-09-22T21:43:00Z">
            <w:rPr>
              <w:ins w:id="170" w:author="Chris Hogan" w:date="2025-09-22T15:26:00Z" w16du:dateUtc="2025-09-22T21:26:00Z"/>
            </w:rPr>
          </w:rPrChange>
        </w:rPr>
      </w:pPr>
      <w:ins w:id="171" w:author="Chris Hogan" w:date="2025-09-22T15:43:00Z" w16du:dateUtc="2025-09-22T21:43:00Z">
        <w:r>
          <w:rPr>
            <w:b/>
            <w:bCs/>
          </w:rPr>
          <w:t xml:space="preserve">Story </w:t>
        </w:r>
      </w:ins>
      <w:ins w:id="172" w:author="Chris Hogan" w:date="2025-09-22T15:26:00Z" w16du:dateUtc="2025-09-22T21:26:00Z">
        <w:r w:rsidR="00B736FD" w:rsidRPr="00E77427">
          <w:rPr>
            <w:b/>
            <w:bCs/>
            <w:rPrChange w:id="173" w:author="Chris Hogan" w:date="2025-09-22T15:43:00Z" w16du:dateUtc="2025-09-22T21:43:00Z">
              <w:rPr/>
            </w:rPrChange>
          </w:rPr>
          <w:t>Setting</w:t>
        </w:r>
      </w:ins>
      <w:ins w:id="174" w:author="Chris Hogan" w:date="2025-09-22T15:41:00Z" w16du:dateUtc="2025-09-22T21:41:00Z">
        <w:r w:rsidR="00314A2B" w:rsidRPr="00E77427">
          <w:rPr>
            <w:b/>
            <w:bCs/>
            <w:rPrChange w:id="175" w:author="Chris Hogan" w:date="2025-09-22T15:43:00Z" w16du:dateUtc="2025-09-22T21:43:00Z">
              <w:rPr/>
            </w:rPrChange>
          </w:rPr>
          <w:t>:</w:t>
        </w:r>
      </w:ins>
    </w:p>
    <w:p w14:paraId="477F8ADF" w14:textId="75E65D79" w:rsidR="004370AC" w:rsidRDefault="004370AC" w:rsidP="00F918BF">
      <w:pPr>
        <w:pStyle w:val="ListParagraph"/>
        <w:numPr>
          <w:ilvl w:val="0"/>
          <w:numId w:val="40"/>
        </w:numPr>
        <w:rPr>
          <w:ins w:id="176" w:author="Chris Hogan" w:date="2025-09-22T15:27:00Z" w16du:dateUtc="2025-09-22T21:27:00Z"/>
        </w:rPr>
      </w:pPr>
      <w:ins w:id="177" w:author="Chris Hogan" w:date="2025-09-22T15:26:00Z" w16du:dateUtc="2025-09-22T21:26:00Z">
        <w:r>
          <w:t xml:space="preserve">Job site </w:t>
        </w:r>
        <w:proofErr w:type="gramStart"/>
        <w:r>
          <w:t xml:space="preserve">is </w:t>
        </w:r>
        <w:r w:rsidRPr="00E70101">
          <w:rPr>
            <w:b/>
            <w:bCs/>
            <w:rPrChange w:id="178" w:author="Chris Hogan" w:date="2025-09-22T21:37:00Z" w16du:dateUtc="2025-09-23T03:37:00Z">
              <w:rPr/>
            </w:rPrChange>
          </w:rPr>
          <w:t>located</w:t>
        </w:r>
        <w:r>
          <w:t xml:space="preserve"> in</w:t>
        </w:r>
        <w:proofErr w:type="gramEnd"/>
        <w:r>
          <w:t xml:space="preserve"> </w:t>
        </w:r>
      </w:ins>
      <w:ins w:id="179" w:author="Chris Hogan" w:date="2025-09-22T15:27:00Z" w16du:dateUtc="2025-09-22T21:27:00Z">
        <w:r>
          <w:t>Alberta, Canada</w:t>
        </w:r>
      </w:ins>
    </w:p>
    <w:p w14:paraId="520DBB28" w14:textId="629604D1" w:rsidR="00E70101" w:rsidRDefault="00BA6319" w:rsidP="00F918BF">
      <w:pPr>
        <w:pStyle w:val="ListParagraph"/>
        <w:numPr>
          <w:ilvl w:val="0"/>
          <w:numId w:val="40"/>
        </w:numPr>
        <w:rPr>
          <w:ins w:id="180" w:author="Chris Hogan" w:date="2025-09-22T21:37:00Z" w16du:dateUtc="2025-09-23T03:37:00Z"/>
        </w:rPr>
      </w:pPr>
      <w:ins w:id="181" w:author="Chris Hogan" w:date="2025-09-22T21:37:00Z" w16du:dateUtc="2025-09-23T03:37:00Z">
        <w:r w:rsidRPr="002E07B5">
          <w:rPr>
            <w:b/>
            <w:bCs/>
            <w:rPrChange w:id="182" w:author="Chris Hogan" w:date="2025-09-22T21:38:00Z" w16du:dateUtc="2025-09-23T03:38:00Z">
              <w:rPr/>
            </w:rPrChange>
          </w:rPr>
          <w:t>NMA-AB union agreement</w:t>
        </w:r>
        <w:r>
          <w:t xml:space="preserve"> </w:t>
        </w:r>
      </w:ins>
      <w:ins w:id="183" w:author="Chris Hogan" w:date="2025-09-22T21:38:00Z" w16du:dateUtc="2025-09-23T03:38:00Z">
        <w:r w:rsidR="002E07B5">
          <w:t xml:space="preserve">is applicable to this job </w:t>
        </w:r>
      </w:ins>
      <w:ins w:id="184" w:author="Chris Hogan" w:date="2025-09-22T21:37:00Z" w16du:dateUtc="2025-09-23T03:37:00Z">
        <w:r w:rsidRPr="00BA6319">
          <w:rPr>
            <w:i/>
            <w:iCs/>
            <w:rPrChange w:id="185" w:author="Chris Hogan" w:date="2025-09-22T21:38:00Z" w16du:dateUtc="2025-09-23T03:38:00Z">
              <w:rPr/>
            </w:rPrChange>
          </w:rPr>
          <w:t>(</w:t>
        </w:r>
      </w:ins>
      <w:ins w:id="186" w:author="Chris Hogan" w:date="2025-09-22T21:38:00Z" w16du:dateUtc="2025-09-23T03:38:00Z">
        <w:r w:rsidRPr="00BA6319">
          <w:rPr>
            <w:i/>
            <w:iCs/>
            <w:rPrChange w:id="187" w:author="Chris Hogan" w:date="2025-09-22T21:38:00Z" w16du:dateUtc="2025-09-23T03:38:00Z">
              <w:rPr/>
            </w:rPrChange>
          </w:rPr>
          <w:t xml:space="preserve">using just this one to keep </w:t>
        </w:r>
      </w:ins>
      <w:ins w:id="188" w:author="Chris Hogan" w:date="2025-09-22T21:40:00Z" w16du:dateUtc="2025-09-23T03:40:00Z">
        <w:r w:rsidR="00E34C31">
          <w:rPr>
            <w:i/>
            <w:iCs/>
          </w:rPr>
          <w:t xml:space="preserve">story </w:t>
        </w:r>
      </w:ins>
      <w:ins w:id="189" w:author="Chris Hogan" w:date="2025-09-22T21:38:00Z" w16du:dateUtc="2025-09-23T03:38:00Z">
        <w:r w:rsidRPr="00BA6319">
          <w:rPr>
            <w:i/>
            <w:iCs/>
            <w:rPrChange w:id="190" w:author="Chris Hogan" w:date="2025-09-22T21:38:00Z" w16du:dateUtc="2025-09-23T03:38:00Z">
              <w:rPr/>
            </w:rPrChange>
          </w:rPr>
          <w:t>simple)</w:t>
        </w:r>
        <w:r>
          <w:t xml:space="preserve"> </w:t>
        </w:r>
      </w:ins>
    </w:p>
    <w:p w14:paraId="3488616D" w14:textId="5E6133D1" w:rsidR="00C825E1" w:rsidRDefault="00C825E1" w:rsidP="00F918BF">
      <w:pPr>
        <w:pStyle w:val="ListParagraph"/>
        <w:numPr>
          <w:ilvl w:val="0"/>
          <w:numId w:val="40"/>
        </w:numPr>
        <w:rPr>
          <w:ins w:id="191" w:author="Chris Hogan" w:date="2025-09-22T21:35:00Z" w16du:dateUtc="2025-09-23T03:35:00Z"/>
        </w:rPr>
      </w:pPr>
      <w:ins w:id="192" w:author="Chris Hogan" w:date="2025-09-22T21:35:00Z" w16du:dateUtc="2025-09-23T03:35:00Z">
        <w:r>
          <w:t xml:space="preserve">Worker is a </w:t>
        </w:r>
        <w:r w:rsidR="003B2050" w:rsidRPr="00E70101">
          <w:rPr>
            <w:b/>
            <w:bCs/>
            <w:rPrChange w:id="193" w:author="Chris Hogan" w:date="2025-09-22T21:37:00Z" w16du:dateUtc="2025-09-23T03:37:00Z">
              <w:rPr/>
            </w:rPrChange>
          </w:rPr>
          <w:t>Pipefitter</w:t>
        </w:r>
      </w:ins>
      <w:ins w:id="194" w:author="Chris Hogan" w:date="2025-09-22T21:36:00Z" w16du:dateUtc="2025-09-23T03:36:00Z">
        <w:r w:rsidR="003B2050" w:rsidRPr="00E70101">
          <w:rPr>
            <w:b/>
            <w:bCs/>
            <w:rPrChange w:id="195" w:author="Chris Hogan" w:date="2025-09-22T21:37:00Z" w16du:dateUtc="2025-09-23T03:37:00Z">
              <w:rPr/>
            </w:rPrChange>
          </w:rPr>
          <w:t>-</w:t>
        </w:r>
      </w:ins>
      <w:ins w:id="196" w:author="Chris Hogan" w:date="2025-09-22T21:35:00Z" w16du:dateUtc="2025-09-23T03:35:00Z">
        <w:r w:rsidR="003B2050" w:rsidRPr="00E70101">
          <w:rPr>
            <w:b/>
            <w:bCs/>
            <w:rPrChange w:id="197" w:author="Chris Hogan" w:date="2025-09-22T21:37:00Z" w16du:dateUtc="2025-09-23T03:37:00Z">
              <w:rPr/>
            </w:rPrChange>
          </w:rPr>
          <w:t>Journeyman</w:t>
        </w:r>
      </w:ins>
    </w:p>
    <w:p w14:paraId="7164208E" w14:textId="4BCC38D9" w:rsidR="00F83EA1" w:rsidRDefault="00F83EA1" w:rsidP="00F83EA1">
      <w:pPr>
        <w:pStyle w:val="ListParagraph"/>
        <w:numPr>
          <w:ilvl w:val="0"/>
          <w:numId w:val="40"/>
        </w:numPr>
        <w:rPr>
          <w:ins w:id="198" w:author="Chris Hogan" w:date="2025-09-22T21:36:00Z" w16du:dateUtc="2025-09-23T03:36:00Z"/>
        </w:rPr>
      </w:pPr>
      <w:ins w:id="199" w:author="Chris Hogan" w:date="2025-09-22T21:36:00Z" w16du:dateUtc="2025-09-23T03:36:00Z">
        <w:r>
          <w:t xml:space="preserve">Worker is a </w:t>
        </w:r>
        <w:r w:rsidRPr="00E70101">
          <w:rPr>
            <w:b/>
            <w:bCs/>
            <w:rPrChange w:id="200" w:author="Chris Hogan" w:date="2025-09-22T21:37:00Z" w16du:dateUtc="2025-09-23T03:37:00Z">
              <w:rPr/>
            </w:rPrChange>
          </w:rPr>
          <w:t>unionized</w:t>
        </w:r>
        <w:r>
          <w:t xml:space="preserve"> employee</w:t>
        </w:r>
      </w:ins>
    </w:p>
    <w:p w14:paraId="730B825F" w14:textId="1C30354B" w:rsidR="004370AC" w:rsidRPr="00146F0B" w:rsidRDefault="00DD1E3A" w:rsidP="00F918BF">
      <w:pPr>
        <w:pStyle w:val="ListParagraph"/>
        <w:numPr>
          <w:ilvl w:val="0"/>
          <w:numId w:val="40"/>
        </w:numPr>
        <w:rPr>
          <w:ins w:id="201" w:author="Chris Hogan" w:date="2025-09-22T21:34:00Z" w16du:dateUtc="2025-09-23T03:34:00Z"/>
          <w:rPrChange w:id="202" w:author="Chris Hogan" w:date="2025-09-22T21:34:00Z" w16du:dateUtc="2025-09-23T03:34:00Z">
            <w:rPr>
              <w:ins w:id="203" w:author="Chris Hogan" w:date="2025-09-22T21:34:00Z" w16du:dateUtc="2025-09-23T03:34:00Z"/>
              <w:rFonts w:ascii="Aptos" w:hAnsi="Aptos" w:cs="Segoe UI Emoji"/>
            </w:rPr>
          </w:rPrChange>
        </w:rPr>
      </w:pPr>
      <w:ins w:id="204" w:author="Chris Hogan" w:date="2025-09-22T15:46:00Z" w16du:dateUtc="2025-09-22T21:46:00Z">
        <w:r>
          <w:t>Worker</w:t>
        </w:r>
      </w:ins>
      <w:ins w:id="205" w:author="Chris Hogan" w:date="2025-09-22T21:41:00Z" w16du:dateUtc="2025-09-23T03:41:00Z">
        <w:r w:rsidR="00A64609">
          <w:t xml:space="preserve"> i</w:t>
        </w:r>
      </w:ins>
      <w:ins w:id="206" w:author="Chris Hogan" w:date="2025-09-22T15:46:00Z" w16du:dateUtc="2025-09-22T21:46:00Z">
        <w:r>
          <w:t>s</w:t>
        </w:r>
      </w:ins>
      <w:ins w:id="207" w:author="Chris Hogan" w:date="2025-09-22T21:41:00Z" w16du:dateUtc="2025-09-23T03:41:00Z">
        <w:r w:rsidR="00A64609">
          <w:t xml:space="preserve"> currently on a</w:t>
        </w:r>
      </w:ins>
      <w:ins w:id="208" w:author="Chris Hogan" w:date="2025-09-22T15:46:00Z" w16du:dateUtc="2025-09-22T21:46:00Z">
        <w:r>
          <w:t xml:space="preserve"> </w:t>
        </w:r>
      </w:ins>
      <w:ins w:id="209" w:author="Chris Hogan" w:date="2025-09-22T15:45:00Z" w16du:dateUtc="2025-09-22T21:45:00Z">
        <w:r w:rsidR="00D24FFE" w:rsidRPr="00E70101">
          <w:rPr>
            <w:b/>
            <w:bCs/>
            <w:rPrChange w:id="210" w:author="Chris Hogan" w:date="2025-09-22T21:37:00Z" w16du:dateUtc="2025-09-23T03:37:00Z">
              <w:rPr/>
            </w:rPrChange>
          </w:rPr>
          <w:t>work s</w:t>
        </w:r>
      </w:ins>
      <w:ins w:id="211" w:author="Chris Hogan" w:date="2025-09-22T15:27:00Z" w16du:dateUtc="2025-09-22T21:27:00Z">
        <w:r w:rsidR="004370AC" w:rsidRPr="00E70101">
          <w:rPr>
            <w:b/>
            <w:bCs/>
            <w:rPrChange w:id="212" w:author="Chris Hogan" w:date="2025-09-22T21:37:00Z" w16du:dateUtc="2025-09-23T03:37:00Z">
              <w:rPr/>
            </w:rPrChange>
          </w:rPr>
          <w:t>chedule</w:t>
        </w:r>
        <w:r w:rsidR="004370AC">
          <w:t xml:space="preserve"> </w:t>
        </w:r>
      </w:ins>
      <w:ins w:id="213" w:author="Chris Hogan" w:date="2025-09-22T21:41:00Z" w16du:dateUtc="2025-09-23T03:41:00Z">
        <w:r w:rsidR="000632A6">
          <w:t>of</w:t>
        </w:r>
      </w:ins>
      <w:ins w:id="214" w:author="Chris Hogan" w:date="2025-09-22T15:27:00Z" w16du:dateUtc="2025-09-22T21:27:00Z">
        <w:r w:rsidR="004E4FCC">
          <w:t xml:space="preserve"> 5x8 (Mon-Fri)</w:t>
        </w:r>
      </w:ins>
    </w:p>
    <w:p w14:paraId="48B95E19" w14:textId="1CE4FBC8" w:rsidR="00146F0B" w:rsidRDefault="00146F0B" w:rsidP="00146F0B">
      <w:pPr>
        <w:pStyle w:val="ListParagraph"/>
        <w:numPr>
          <w:ilvl w:val="0"/>
          <w:numId w:val="40"/>
        </w:numPr>
        <w:rPr>
          <w:ins w:id="215" w:author="Chris Hogan" w:date="2025-09-22T21:39:00Z" w16du:dateUtc="2025-09-23T03:39:00Z"/>
          <w:rFonts w:ascii="Aptos" w:hAnsi="Aptos"/>
        </w:rPr>
      </w:pPr>
      <w:ins w:id="216" w:author="Chris Hogan" w:date="2025-09-22T21:34:00Z" w16du:dateUtc="2025-09-23T03:34:00Z">
        <w:r w:rsidRPr="002424C0">
          <w:rPr>
            <w:rFonts w:ascii="Aptos" w:hAnsi="Aptos"/>
          </w:rPr>
          <w:t xml:space="preserve">Worker is </w:t>
        </w:r>
      </w:ins>
      <w:ins w:id="217" w:author="Chris Hogan" w:date="2025-09-22T21:41:00Z" w16du:dateUtc="2025-09-23T03:41:00Z">
        <w:r w:rsidR="00A64609">
          <w:rPr>
            <w:rFonts w:ascii="Aptos" w:hAnsi="Aptos"/>
          </w:rPr>
          <w:t xml:space="preserve">currently </w:t>
        </w:r>
      </w:ins>
      <w:ins w:id="218" w:author="Chris Hogan" w:date="2025-09-22T21:34:00Z" w16du:dateUtc="2025-09-23T03:34:00Z">
        <w:r w:rsidRPr="002424C0">
          <w:rPr>
            <w:rFonts w:ascii="Aptos" w:hAnsi="Aptos"/>
          </w:rPr>
          <w:t xml:space="preserve">staying in site’s </w:t>
        </w:r>
        <w:commentRangeStart w:id="219"/>
        <w:r>
          <w:rPr>
            <w:rFonts w:ascii="Aptos" w:hAnsi="Aptos"/>
            <w:b/>
            <w:bCs/>
          </w:rPr>
          <w:t>Ca</w:t>
        </w:r>
        <w:r w:rsidRPr="002424C0">
          <w:rPr>
            <w:rFonts w:ascii="Aptos" w:hAnsi="Aptos"/>
            <w:b/>
            <w:bCs/>
          </w:rPr>
          <w:t>mp</w:t>
        </w:r>
        <w:commentRangeEnd w:id="219"/>
        <w:r w:rsidRPr="002424C0">
          <w:rPr>
            <w:rStyle w:val="CommentReference"/>
            <w:rFonts w:ascii="Aptos" w:hAnsi="Aptos"/>
            <w:b/>
            <w:bCs/>
          </w:rPr>
          <w:commentReference w:id="219"/>
        </w:r>
        <w:r w:rsidRPr="002424C0">
          <w:rPr>
            <w:rFonts w:ascii="Aptos" w:hAnsi="Aptos"/>
          </w:rPr>
          <w:t xml:space="preserve"> accommodations</w:t>
        </w:r>
      </w:ins>
    </w:p>
    <w:p w14:paraId="6DF39EA6" w14:textId="155E9DB6" w:rsidR="000A41C8" w:rsidRPr="00112119" w:rsidRDefault="000A41C8" w:rsidP="00146F0B">
      <w:pPr>
        <w:pStyle w:val="ListParagraph"/>
        <w:numPr>
          <w:ilvl w:val="0"/>
          <w:numId w:val="40"/>
        </w:numPr>
        <w:rPr>
          <w:ins w:id="220" w:author="Chris Hogan" w:date="2025-09-22T21:36:00Z" w16du:dateUtc="2025-09-23T03:36:00Z"/>
          <w:rFonts w:ascii="Aptos" w:hAnsi="Aptos"/>
        </w:rPr>
      </w:pPr>
      <w:ins w:id="221" w:author="Chris Hogan" w:date="2025-09-22T21:39:00Z" w16du:dateUtc="2025-09-23T03:39:00Z">
        <w:r w:rsidRPr="00E530F8">
          <w:rPr>
            <w:rFonts w:ascii="Aptos" w:hAnsi="Aptos"/>
            <w:b/>
            <w:bCs/>
            <w:rPrChange w:id="222" w:author="Chris Hogan" w:date="2025-09-22T21:39:00Z" w16du:dateUtc="2025-09-23T03:39:00Z">
              <w:rPr>
                <w:rFonts w:ascii="Aptos" w:hAnsi="Aptos"/>
              </w:rPr>
            </w:rPrChange>
          </w:rPr>
          <w:t>Date of field service</w:t>
        </w:r>
        <w:r>
          <w:rPr>
            <w:rFonts w:ascii="Aptos" w:hAnsi="Aptos"/>
          </w:rPr>
          <w:t xml:space="preserve"> was Wednesday, September</w:t>
        </w:r>
      </w:ins>
      <w:ins w:id="223" w:author="Chris Hogan" w:date="2025-09-22T21:41:00Z" w16du:dateUtc="2025-09-23T03:41:00Z">
        <w:r w:rsidR="000632A6">
          <w:rPr>
            <w:rFonts w:ascii="Aptos" w:hAnsi="Aptos"/>
          </w:rPr>
          <w:t xml:space="preserve"> 17</w:t>
        </w:r>
      </w:ins>
      <w:ins w:id="224" w:author="Chris Hogan" w:date="2025-09-22T21:39:00Z" w16du:dateUtc="2025-09-23T03:39:00Z">
        <w:r>
          <w:rPr>
            <w:rFonts w:ascii="Aptos" w:hAnsi="Aptos"/>
          </w:rPr>
          <w:t>, 2025</w:t>
        </w:r>
      </w:ins>
    </w:p>
    <w:p w14:paraId="65DF87A2" w14:textId="595E04BF" w:rsidR="00112119" w:rsidRPr="00112119" w:rsidRDefault="00112119" w:rsidP="00112119">
      <w:pPr>
        <w:pStyle w:val="ListParagraph"/>
        <w:numPr>
          <w:ilvl w:val="0"/>
          <w:numId w:val="40"/>
        </w:numPr>
        <w:rPr>
          <w:ins w:id="225" w:author="Chris Hogan" w:date="2025-09-22T15:27:00Z" w16du:dateUtc="2025-09-22T21:27:00Z"/>
          <w:rFonts w:ascii="Aptos" w:hAnsi="Aptos"/>
          <w:rPrChange w:id="226" w:author="Chris Hogan" w:date="2025-09-22T21:36:00Z" w16du:dateUtc="2025-09-23T03:36:00Z">
            <w:rPr>
              <w:ins w:id="227" w:author="Chris Hogan" w:date="2025-09-22T15:27:00Z" w16du:dateUtc="2025-09-22T21:27:00Z"/>
            </w:rPr>
          </w:rPrChange>
        </w:rPr>
      </w:pPr>
      <w:ins w:id="228" w:author="Chris Hogan" w:date="2025-09-22T21:37:00Z" w16du:dateUtc="2025-09-23T03:37:00Z">
        <w:r>
          <w:rPr>
            <w:rFonts w:ascii="Aptos" w:hAnsi="Aptos"/>
          </w:rPr>
          <w:t xml:space="preserve">This </w:t>
        </w:r>
      </w:ins>
      <w:ins w:id="229" w:author="Chris Hogan" w:date="2025-09-22T21:40:00Z" w16du:dateUtc="2025-09-23T03:40:00Z">
        <w:r w:rsidR="00E530F8">
          <w:rPr>
            <w:rFonts w:ascii="Aptos" w:hAnsi="Aptos"/>
          </w:rPr>
          <w:t xml:space="preserve">service </w:t>
        </w:r>
      </w:ins>
      <w:ins w:id="230" w:author="Chris Hogan" w:date="2025-09-22T21:37:00Z" w16du:dateUtc="2025-09-23T03:37:00Z">
        <w:r>
          <w:rPr>
            <w:rFonts w:ascii="Aptos" w:hAnsi="Aptos"/>
          </w:rPr>
          <w:t xml:space="preserve">was not a </w:t>
        </w:r>
        <w:r w:rsidRPr="00E530F8">
          <w:rPr>
            <w:rFonts w:ascii="Aptos" w:hAnsi="Aptos"/>
            <w:b/>
            <w:bCs/>
            <w:rPrChange w:id="231" w:author="Chris Hogan" w:date="2025-09-22T21:40:00Z" w16du:dateUtc="2025-09-23T03:40:00Z">
              <w:rPr>
                <w:rFonts w:ascii="Aptos" w:hAnsi="Aptos"/>
              </w:rPr>
            </w:rPrChange>
          </w:rPr>
          <w:t xml:space="preserve">callout </w:t>
        </w:r>
      </w:ins>
      <w:ins w:id="232" w:author="Chris Hogan" w:date="2025-09-22T21:40:00Z" w16du:dateUtc="2025-09-23T03:40:00Z">
        <w:r w:rsidR="00E530F8" w:rsidRPr="00E530F8">
          <w:rPr>
            <w:rFonts w:ascii="Aptos" w:hAnsi="Aptos"/>
            <w:b/>
            <w:bCs/>
            <w:rPrChange w:id="233" w:author="Chris Hogan" w:date="2025-09-22T21:40:00Z" w16du:dateUtc="2025-09-23T03:40:00Z">
              <w:rPr>
                <w:rFonts w:ascii="Aptos" w:hAnsi="Aptos"/>
              </w:rPr>
            </w:rPrChange>
          </w:rPr>
          <w:t>event</w:t>
        </w:r>
        <w:r w:rsidR="00E530F8">
          <w:rPr>
            <w:rFonts w:ascii="Aptos" w:hAnsi="Aptos"/>
          </w:rPr>
          <w:t xml:space="preserve"> </w:t>
        </w:r>
      </w:ins>
      <w:ins w:id="234" w:author="Chris Hogan" w:date="2025-09-22T21:37:00Z" w16du:dateUtc="2025-09-23T03:37:00Z">
        <w:r>
          <w:rPr>
            <w:rFonts w:ascii="Aptos" w:hAnsi="Aptos"/>
          </w:rPr>
          <w:t>for this worker</w:t>
        </w:r>
      </w:ins>
    </w:p>
    <w:p w14:paraId="36D9B098" w14:textId="77777777" w:rsidR="00114A6C" w:rsidRDefault="00114A6C" w:rsidP="00B13692">
      <w:pPr>
        <w:rPr>
          <w:ins w:id="235" w:author="Chris Hogan" w:date="2025-09-22T15:34:00Z" w16du:dateUtc="2025-09-22T21:34:00Z"/>
        </w:rPr>
      </w:pPr>
    </w:p>
    <w:p w14:paraId="5ED52E68" w14:textId="431755B2" w:rsidR="00B13692" w:rsidRPr="00E77427" w:rsidRDefault="007963ED" w:rsidP="00B13692">
      <w:pPr>
        <w:rPr>
          <w:ins w:id="236" w:author="Chris Hogan" w:date="2025-09-22T15:28:00Z" w16du:dateUtc="2025-09-22T21:28:00Z"/>
          <w:b/>
          <w:bCs/>
          <w:rPrChange w:id="237" w:author="Chris Hogan" w:date="2025-09-22T15:43:00Z" w16du:dateUtc="2025-09-22T21:43:00Z">
            <w:rPr>
              <w:ins w:id="238" w:author="Chris Hogan" w:date="2025-09-22T15:28:00Z" w16du:dateUtc="2025-09-22T21:28:00Z"/>
            </w:rPr>
          </w:rPrChange>
        </w:rPr>
      </w:pPr>
      <w:ins w:id="239" w:author="Chris Hogan" w:date="2025-09-22T21:32:00Z" w16du:dateUtc="2025-09-23T03:32:00Z">
        <w:r>
          <w:rPr>
            <w:b/>
            <w:bCs/>
          </w:rPr>
          <w:t xml:space="preserve">What Actually Happened </w:t>
        </w:r>
      </w:ins>
      <w:ins w:id="240" w:author="Chris Hogan" w:date="2025-09-22T21:33:00Z" w16du:dateUtc="2025-09-23T03:33:00Z">
        <w:r w:rsidR="008A2C1B">
          <w:rPr>
            <w:b/>
            <w:bCs/>
          </w:rPr>
          <w:t xml:space="preserve">in the Field </w:t>
        </w:r>
      </w:ins>
      <w:ins w:id="241" w:author="Chris Hogan" w:date="2025-09-22T21:32:00Z" w16du:dateUtc="2025-09-23T03:32:00Z">
        <w:r>
          <w:rPr>
            <w:b/>
            <w:bCs/>
          </w:rPr>
          <w:t>that Day</w:t>
        </w:r>
      </w:ins>
      <w:ins w:id="242" w:author="Chris Hogan" w:date="2025-09-22T15:43:00Z" w16du:dateUtc="2025-09-22T21:43:00Z">
        <w:r w:rsidR="00E77427">
          <w:rPr>
            <w:b/>
            <w:bCs/>
          </w:rPr>
          <w:t>:</w:t>
        </w:r>
      </w:ins>
    </w:p>
    <w:p w14:paraId="579B91B0" w14:textId="5EF1337B" w:rsidR="0054428A" w:rsidRPr="0054428A" w:rsidRDefault="0054428A" w:rsidP="0054428A">
      <w:pPr>
        <w:rPr>
          <w:ins w:id="243" w:author="Chris Hogan" w:date="2025-09-22T21:56:00Z" w16du:dateUtc="2025-09-23T03:56:00Z"/>
          <w:rFonts w:ascii="Aptos" w:hAnsi="Aptos"/>
          <w:rPrChange w:id="244" w:author="Chris Hogan" w:date="2025-09-22T21:56:00Z" w16du:dateUtc="2025-09-23T03:56:00Z">
            <w:rPr>
              <w:ins w:id="245" w:author="Chris Hogan" w:date="2025-09-22T21:56:00Z" w16du:dateUtc="2025-09-23T03:56:00Z"/>
              <w:rFonts w:ascii="Aptos" w:hAnsi="Aptos"/>
              <w:b/>
              <w:bCs/>
            </w:rPr>
          </w:rPrChange>
        </w:rPr>
        <w:pPrChange w:id="246" w:author="Chris Hogan" w:date="2025-09-22T21:56:00Z" w16du:dateUtc="2025-09-23T03:56:00Z">
          <w:pPr>
            <w:pStyle w:val="ListParagraph"/>
            <w:numPr>
              <w:numId w:val="41"/>
            </w:numPr>
            <w:ind w:hanging="360"/>
          </w:pPr>
        </w:pPrChange>
      </w:pPr>
      <w:ins w:id="247" w:author="Chris Hogan" w:date="2025-09-22T21:56:00Z" w16du:dateUtc="2025-09-23T03:56:00Z">
        <w:r>
          <w:rPr>
            <w:rFonts w:ascii="Aptos" w:hAnsi="Aptos"/>
          </w:rPr>
          <w:t xml:space="preserve">This pipefitter </w:t>
        </w:r>
        <w:r w:rsidR="00DD7036">
          <w:rPr>
            <w:rFonts w:ascii="Aptos" w:hAnsi="Aptos"/>
          </w:rPr>
          <w:t>worked</w:t>
        </w:r>
      </w:ins>
      <w:ins w:id="248" w:author="Chris Hogan" w:date="2025-09-22T21:57:00Z" w16du:dateUtc="2025-09-23T03:57:00Z">
        <w:r w:rsidR="00DD7036">
          <w:rPr>
            <w:rFonts w:ascii="Aptos" w:hAnsi="Aptos"/>
          </w:rPr>
          <w:t xml:space="preserve"> and received as follows:</w:t>
        </w:r>
      </w:ins>
    </w:p>
    <w:p w14:paraId="62C479A5" w14:textId="4283DBFF" w:rsidR="0044224A" w:rsidRPr="006E75F8" w:rsidRDefault="001A3DFE" w:rsidP="0044224A">
      <w:pPr>
        <w:pStyle w:val="ListParagraph"/>
        <w:numPr>
          <w:ilvl w:val="0"/>
          <w:numId w:val="41"/>
        </w:numPr>
        <w:rPr>
          <w:ins w:id="249" w:author="Chris Hogan" w:date="2025-09-22T15:30:00Z" w16du:dateUtc="2025-09-22T21:30:00Z"/>
          <w:rFonts w:ascii="Aptos" w:hAnsi="Aptos"/>
          <w:rPrChange w:id="250" w:author="Chris Hogan" w:date="2025-09-22T15:48:00Z" w16du:dateUtc="2025-09-22T21:48:00Z">
            <w:rPr>
              <w:ins w:id="251" w:author="Chris Hogan" w:date="2025-09-22T15:30:00Z" w16du:dateUtc="2025-09-22T21:30:00Z"/>
            </w:rPr>
          </w:rPrChange>
        </w:rPr>
      </w:pPr>
      <w:ins w:id="252" w:author="Chris Hogan" w:date="2025-09-22T15:28:00Z" w16du:dateUtc="2025-09-22T21:28:00Z">
        <w:r w:rsidRPr="00676E10">
          <w:rPr>
            <w:rFonts w:ascii="Aptos" w:hAnsi="Aptos"/>
            <w:b/>
            <w:bCs/>
            <w:rPrChange w:id="253" w:author="Chris Hogan" w:date="2025-09-22T21:42:00Z" w16du:dateUtc="2025-09-23T03:42:00Z">
              <w:rPr/>
            </w:rPrChange>
          </w:rPr>
          <w:t>Hours</w:t>
        </w:r>
      </w:ins>
      <w:ins w:id="254" w:author="Chris Hogan" w:date="2025-09-22T15:29:00Z" w16du:dateUtc="2025-09-22T21:29:00Z">
        <w:r w:rsidRPr="00676E10">
          <w:rPr>
            <w:rFonts w:ascii="Aptos" w:hAnsi="Aptos"/>
            <w:b/>
            <w:bCs/>
            <w:rPrChange w:id="255" w:author="Chris Hogan" w:date="2025-09-22T21:42:00Z" w16du:dateUtc="2025-09-23T03:42:00Z">
              <w:rPr/>
            </w:rPrChange>
          </w:rPr>
          <w:t xml:space="preserve"> </w:t>
        </w:r>
      </w:ins>
      <w:ins w:id="256" w:author="Chris Hogan" w:date="2025-09-22T21:32:00Z" w16du:dateUtc="2025-09-23T03:32:00Z">
        <w:r w:rsidR="008A2C1B" w:rsidRPr="00676E10">
          <w:rPr>
            <w:rFonts w:ascii="Aptos" w:hAnsi="Aptos"/>
            <w:b/>
            <w:bCs/>
            <w:rPrChange w:id="257" w:author="Chris Hogan" w:date="2025-09-22T21:42:00Z" w16du:dateUtc="2025-09-23T03:42:00Z">
              <w:rPr>
                <w:rFonts w:ascii="Aptos" w:hAnsi="Aptos"/>
              </w:rPr>
            </w:rPrChange>
          </w:rPr>
          <w:t>worked</w:t>
        </w:r>
      </w:ins>
      <w:ins w:id="258" w:author="Chris Hogan" w:date="2025-09-22T15:29:00Z" w16du:dateUtc="2025-09-22T21:29:00Z">
        <w:r w:rsidRPr="006E75F8">
          <w:rPr>
            <w:rFonts w:ascii="Aptos" w:hAnsi="Aptos"/>
            <w:rPrChange w:id="259" w:author="Chris Hogan" w:date="2025-09-22T15:48:00Z" w16du:dateUtc="2025-09-22T21:48:00Z">
              <w:rPr/>
            </w:rPrChange>
          </w:rPr>
          <w:t xml:space="preserve">: </w:t>
        </w:r>
      </w:ins>
      <w:ins w:id="260" w:author="Chris Hogan" w:date="2025-09-22T21:52:00Z" w16du:dateUtc="2025-09-23T03:52:00Z">
        <w:r w:rsidR="003729ED">
          <w:rPr>
            <w:rFonts w:ascii="Aptos" w:hAnsi="Aptos"/>
          </w:rPr>
          <w:t>15.0</w:t>
        </w:r>
      </w:ins>
      <w:ins w:id="261" w:author="Chris Hogan" w:date="2025-09-22T15:29:00Z" w16du:dateUtc="2025-09-22T21:29:00Z">
        <w:r w:rsidRPr="006E75F8">
          <w:rPr>
            <w:rFonts w:ascii="Aptos" w:hAnsi="Aptos"/>
            <w:rPrChange w:id="262" w:author="Chris Hogan" w:date="2025-09-22T15:48:00Z" w16du:dateUtc="2025-09-22T21:48:00Z">
              <w:rPr/>
            </w:rPrChange>
          </w:rPr>
          <w:t xml:space="preserve"> total</w:t>
        </w:r>
      </w:ins>
    </w:p>
    <w:p w14:paraId="2645416A" w14:textId="0A6A1EF0" w:rsidR="001A322E" w:rsidRPr="006E75F8" w:rsidRDefault="001A322E" w:rsidP="0044224A">
      <w:pPr>
        <w:pStyle w:val="ListParagraph"/>
        <w:numPr>
          <w:ilvl w:val="0"/>
          <w:numId w:val="41"/>
        </w:numPr>
        <w:rPr>
          <w:ins w:id="263" w:author="Chris Hogan" w:date="2025-09-22T15:30:00Z" w16du:dateUtc="2025-09-22T21:30:00Z"/>
          <w:rFonts w:ascii="Aptos" w:hAnsi="Aptos"/>
          <w:rPrChange w:id="264" w:author="Chris Hogan" w:date="2025-09-22T15:48:00Z" w16du:dateUtc="2025-09-22T21:48:00Z">
            <w:rPr>
              <w:ins w:id="265" w:author="Chris Hogan" w:date="2025-09-22T15:30:00Z" w16du:dateUtc="2025-09-22T21:30:00Z"/>
            </w:rPr>
          </w:rPrChange>
        </w:rPr>
      </w:pPr>
      <w:ins w:id="266" w:author="Chris Hogan" w:date="2025-09-22T15:30:00Z" w16du:dateUtc="2025-09-22T21:30:00Z">
        <w:r w:rsidRPr="00676E10">
          <w:rPr>
            <w:rFonts w:ascii="Aptos" w:hAnsi="Aptos"/>
            <w:b/>
            <w:bCs/>
            <w:rPrChange w:id="267" w:author="Chris Hogan" w:date="2025-09-22T21:42:00Z" w16du:dateUtc="2025-09-23T03:42:00Z">
              <w:rPr/>
            </w:rPrChange>
          </w:rPr>
          <w:t xml:space="preserve">Meals </w:t>
        </w:r>
      </w:ins>
      <w:ins w:id="268" w:author="Chris Hogan" w:date="2025-09-22T21:42:00Z" w16du:dateUtc="2025-09-23T03:42:00Z">
        <w:r w:rsidR="00676E10" w:rsidRPr="00DA46B2">
          <w:rPr>
            <w:rFonts w:ascii="Aptos" w:hAnsi="Aptos"/>
          </w:rPr>
          <w:t>received</w:t>
        </w:r>
      </w:ins>
      <w:ins w:id="269" w:author="Chris Hogan" w:date="2025-09-22T15:30:00Z" w16du:dateUtc="2025-09-22T21:30:00Z">
        <w:r w:rsidRPr="006E75F8">
          <w:rPr>
            <w:rFonts w:ascii="Aptos" w:hAnsi="Aptos"/>
            <w:rPrChange w:id="270" w:author="Chris Hogan" w:date="2025-09-22T15:48:00Z" w16du:dateUtc="2025-09-22T21:48:00Z">
              <w:rPr/>
            </w:rPrChange>
          </w:rPr>
          <w:t>:</w:t>
        </w:r>
        <w:r w:rsidR="00AF1CEE" w:rsidRPr="006E75F8">
          <w:rPr>
            <w:rFonts w:ascii="Aptos" w:hAnsi="Aptos"/>
            <w:rPrChange w:id="271" w:author="Chris Hogan" w:date="2025-09-22T15:48:00Z" w16du:dateUtc="2025-09-22T21:48:00Z">
              <w:rPr/>
            </w:rPrChange>
          </w:rPr>
          <w:t xml:space="preserve"> 1 company-provided</w:t>
        </w:r>
      </w:ins>
    </w:p>
    <w:p w14:paraId="3F8746FE" w14:textId="42B67F07" w:rsidR="001A322E" w:rsidRPr="006E75F8" w:rsidRDefault="001A322E" w:rsidP="0044224A">
      <w:pPr>
        <w:pStyle w:val="ListParagraph"/>
        <w:numPr>
          <w:ilvl w:val="0"/>
          <w:numId w:val="41"/>
        </w:numPr>
        <w:rPr>
          <w:ins w:id="272" w:author="Chris Hogan" w:date="2025-09-22T15:31:00Z" w16du:dateUtc="2025-09-22T21:31:00Z"/>
          <w:rFonts w:ascii="Aptos" w:hAnsi="Aptos"/>
          <w:rPrChange w:id="273" w:author="Chris Hogan" w:date="2025-09-22T15:48:00Z" w16du:dateUtc="2025-09-22T21:48:00Z">
            <w:rPr>
              <w:ins w:id="274" w:author="Chris Hogan" w:date="2025-09-22T15:31:00Z" w16du:dateUtc="2025-09-22T21:31:00Z"/>
            </w:rPr>
          </w:rPrChange>
        </w:rPr>
      </w:pPr>
      <w:ins w:id="275" w:author="Chris Hogan" w:date="2025-09-22T15:30:00Z" w16du:dateUtc="2025-09-22T21:30:00Z">
        <w:r w:rsidRPr="000B3FF5">
          <w:rPr>
            <w:rFonts w:ascii="Aptos" w:hAnsi="Aptos"/>
            <w:b/>
            <w:bCs/>
            <w:rPrChange w:id="276" w:author="Chris Hogan" w:date="2025-09-22T15:54:00Z" w16du:dateUtc="2025-09-22T21:54:00Z">
              <w:rPr/>
            </w:rPrChange>
          </w:rPr>
          <w:t xml:space="preserve">Meal </w:t>
        </w:r>
        <w:r w:rsidR="00AF1CEE" w:rsidRPr="000B3FF5">
          <w:rPr>
            <w:rFonts w:ascii="Aptos" w:hAnsi="Aptos"/>
            <w:b/>
            <w:bCs/>
            <w:rPrChange w:id="277" w:author="Chris Hogan" w:date="2025-09-22T15:54:00Z" w16du:dateUtc="2025-09-22T21:54:00Z">
              <w:rPr/>
            </w:rPrChange>
          </w:rPr>
          <w:t>Breaks</w:t>
        </w:r>
        <w:r w:rsidR="00AF1CEE" w:rsidRPr="006E75F8">
          <w:rPr>
            <w:rFonts w:ascii="Aptos" w:hAnsi="Aptos"/>
            <w:rPrChange w:id="278" w:author="Chris Hogan" w:date="2025-09-22T15:48:00Z" w16du:dateUtc="2025-09-22T21:48:00Z">
              <w:rPr/>
            </w:rPrChange>
          </w:rPr>
          <w:t xml:space="preserve"> </w:t>
        </w:r>
      </w:ins>
      <w:ins w:id="279" w:author="Chris Hogan" w:date="2025-09-22T21:43:00Z" w16du:dateUtc="2025-09-23T03:43:00Z">
        <w:r w:rsidR="00DA46B2">
          <w:rPr>
            <w:rFonts w:ascii="Aptos" w:hAnsi="Aptos"/>
          </w:rPr>
          <w:t>received</w:t>
        </w:r>
      </w:ins>
      <w:ins w:id="280" w:author="Chris Hogan" w:date="2025-09-22T15:30:00Z" w16du:dateUtc="2025-09-22T21:30:00Z">
        <w:r w:rsidR="00AF1CEE" w:rsidRPr="006E75F8">
          <w:rPr>
            <w:rFonts w:ascii="Aptos" w:hAnsi="Aptos"/>
            <w:rPrChange w:id="281" w:author="Chris Hogan" w:date="2025-09-22T15:48:00Z" w16du:dateUtc="2025-09-22T21:48:00Z">
              <w:rPr/>
            </w:rPrChange>
          </w:rPr>
          <w:t>: 1 paid</w:t>
        </w:r>
      </w:ins>
    </w:p>
    <w:p w14:paraId="6D37A763" w14:textId="77777777" w:rsidR="00F918BF" w:rsidRDefault="00F918BF" w:rsidP="00986D99">
      <w:pPr>
        <w:rPr>
          <w:ins w:id="282" w:author="Chris Hogan" w:date="2025-09-22T15:26:00Z" w16du:dateUtc="2025-09-22T21:26:00Z"/>
        </w:rPr>
      </w:pPr>
    </w:p>
    <w:p w14:paraId="6EA150A2" w14:textId="163D422F" w:rsidR="00E02CEC" w:rsidRPr="00C23BD9" w:rsidRDefault="00F844D8" w:rsidP="00C23BD9">
      <w:pPr>
        <w:pStyle w:val="Heading2"/>
        <w:rPr>
          <w:ins w:id="283" w:author="Chris Hogan" w:date="2025-09-22T15:19:00Z" w16du:dateUtc="2025-09-22T21:19:00Z"/>
        </w:rPr>
        <w:pPrChange w:id="284" w:author="Chris Hogan" w:date="2025-09-22T22:02:00Z" w16du:dateUtc="2025-09-23T04:02:00Z">
          <w:pPr/>
        </w:pPrChange>
      </w:pPr>
      <w:ins w:id="285" w:author="Chris Hogan" w:date="2025-09-22T15:43:00Z" w16du:dateUtc="2025-09-22T21:43:00Z">
        <w:r w:rsidRPr="00C23BD9">
          <w:t xml:space="preserve">Rule Evaluation </w:t>
        </w:r>
      </w:ins>
      <w:ins w:id="286" w:author="Chris Hogan" w:date="2025-09-22T15:26:00Z" w16du:dateUtc="2025-09-22T21:26:00Z">
        <w:r w:rsidR="00B736FD" w:rsidRPr="00C23BD9">
          <w:t>Workflow</w:t>
        </w:r>
      </w:ins>
    </w:p>
    <w:p w14:paraId="3D7F0D5F" w14:textId="77777777" w:rsidR="00DD7C51" w:rsidRDefault="00F0341E" w:rsidP="00F0341E">
      <w:pPr>
        <w:pStyle w:val="Heading3"/>
        <w:rPr>
          <w:ins w:id="287" w:author="Chris Hogan" w:date="2025-09-22T22:03:00Z" w16du:dateUtc="2025-09-23T04:03:00Z"/>
        </w:rPr>
      </w:pPr>
      <w:ins w:id="288" w:author="Chris Hogan" w:date="2025-09-22T22:02:00Z" w16du:dateUtc="2025-09-23T04:02:00Z">
        <w:r w:rsidRPr="00F0341E">
          <w:t xml:space="preserve">Timekeeper </w:t>
        </w:r>
        <w:proofErr w:type="gramStart"/>
        <w:r w:rsidRPr="00F0341E">
          <w:t>enters in</w:t>
        </w:r>
        <w:proofErr w:type="gramEnd"/>
        <w:r w:rsidRPr="00F0341E">
          <w:t xml:space="preserve"> </w:t>
        </w:r>
        <w:proofErr w:type="spellStart"/>
        <w:r w:rsidRPr="00F0341E">
          <w:t>FieldVu</w:t>
        </w:r>
        <w:proofErr w:type="spellEnd"/>
        <w:r w:rsidRPr="00F0341E">
          <w:t xml:space="preserve"> Crew Sheet</w:t>
        </w:r>
      </w:ins>
    </w:p>
    <w:p w14:paraId="04841B53" w14:textId="70671434" w:rsidR="00B30B26" w:rsidRDefault="00FF1D20" w:rsidP="00DD7C51">
      <w:pPr>
        <w:rPr>
          <w:ins w:id="289" w:author="Chris Hogan" w:date="2025-09-22T15:54:00Z" w16du:dateUtc="2025-09-22T21:54:00Z"/>
        </w:rPr>
        <w:pPrChange w:id="290" w:author="Chris Hogan" w:date="2025-09-22T22:03:00Z" w16du:dateUtc="2025-09-23T04:03:00Z">
          <w:pPr>
            <w:pStyle w:val="ListParagraph"/>
            <w:numPr>
              <w:numId w:val="39"/>
            </w:numPr>
            <w:ind w:hanging="360"/>
          </w:pPr>
        </w:pPrChange>
      </w:pPr>
      <w:ins w:id="291" w:author="Chris Hogan" w:date="2025-09-22T21:48:00Z" w16du:dateUtc="2025-09-23T03:48:00Z">
        <w:r>
          <w:t xml:space="preserve">Timekeeper </w:t>
        </w:r>
      </w:ins>
      <w:ins w:id="292" w:author="Chris Hogan" w:date="2025-09-22T15:19:00Z" w16du:dateUtc="2025-09-22T21:19:00Z">
        <w:r w:rsidR="00B30B26" w:rsidRPr="00B30B26">
          <w:t xml:space="preserve">enters </w:t>
        </w:r>
      </w:ins>
      <w:ins w:id="293" w:author="Chris Hogan" w:date="2025-09-22T21:49:00Z" w16du:dateUtc="2025-09-23T03:49:00Z">
        <w:r w:rsidR="00B97E77">
          <w:t xml:space="preserve">in </w:t>
        </w:r>
      </w:ins>
      <w:proofErr w:type="spellStart"/>
      <w:ins w:id="294" w:author="Chris Hogan" w:date="2025-09-22T15:19:00Z" w16du:dateUtc="2025-09-22T21:19:00Z">
        <w:r w:rsidR="00B30B26" w:rsidRPr="00B30B26">
          <w:t>FieldVu</w:t>
        </w:r>
      </w:ins>
      <w:proofErr w:type="spellEnd"/>
      <w:ins w:id="295" w:author="Chris Hogan" w:date="2025-09-22T21:49:00Z" w16du:dateUtc="2025-09-23T03:49:00Z">
        <w:r w:rsidR="00CE07A0">
          <w:t xml:space="preserve"> </w:t>
        </w:r>
        <w:r w:rsidR="00CE07A0" w:rsidRPr="00B30B26">
          <w:t>Crew Sheet</w:t>
        </w:r>
        <w:r w:rsidR="00CE07A0">
          <w:t xml:space="preserve"> </w:t>
        </w:r>
        <w:r w:rsidR="00934835">
          <w:t xml:space="preserve">the </w:t>
        </w:r>
      </w:ins>
      <w:ins w:id="296" w:author="Chris Hogan" w:date="2025-09-22T21:50:00Z" w16du:dateUtc="2025-09-23T03:50:00Z">
        <w:r w:rsidR="00934835">
          <w:t xml:space="preserve">values </w:t>
        </w:r>
      </w:ins>
      <w:ins w:id="297" w:author="Chris Hogan" w:date="2025-09-22T21:57:00Z" w16du:dateUtc="2025-09-23T03:57:00Z">
        <w:r w:rsidR="00DD7036" w:rsidRPr="00DD7C51">
          <w:rPr>
            <w:b/>
            <w:bCs/>
            <w:rPrChange w:id="298" w:author="Chris Hogan" w:date="2025-09-22T22:03:00Z" w16du:dateUtc="2025-09-23T04:03:00Z">
              <w:rPr/>
            </w:rPrChange>
          </w:rPr>
          <w:t xml:space="preserve">as were </w:t>
        </w:r>
      </w:ins>
      <w:ins w:id="299" w:author="Chris Hogan" w:date="2025-09-22T21:50:00Z" w16du:dateUtc="2025-09-23T03:50:00Z">
        <w:r w:rsidR="00934835" w:rsidRPr="00DD7C51">
          <w:rPr>
            <w:b/>
            <w:bCs/>
            <w:rPrChange w:id="300" w:author="Chris Hogan" w:date="2025-09-22T22:03:00Z" w16du:dateUtc="2025-09-23T04:03:00Z">
              <w:rPr/>
            </w:rPrChange>
          </w:rPr>
          <w:t>recorded by the Foreman</w:t>
        </w:r>
        <w:r w:rsidR="00934835">
          <w:t xml:space="preserve"> on the manual timesheet</w:t>
        </w:r>
      </w:ins>
      <w:ins w:id="301" w:author="Chris Hogan" w:date="2025-09-22T21:49:00Z" w16du:dateUtc="2025-09-23T03:49:00Z">
        <w:r w:rsidR="00B97E77">
          <w:t>:</w:t>
        </w:r>
      </w:ins>
      <w:ins w:id="302" w:author="Chris Hogan" w:date="2025-09-22T21:50:00Z" w16du:dateUtc="2025-09-23T03:50:00Z">
        <w:r w:rsidR="00934835">
          <w:t xml:space="preserve"> </w:t>
        </w:r>
        <w:r w:rsidR="00934835" w:rsidRPr="00DD7C51">
          <w:rPr>
            <w:i/>
            <w:iCs/>
            <w:rPrChange w:id="303" w:author="Chris Hogan" w:date="2025-09-22T22:03:00Z" w16du:dateUtc="2025-09-23T04:03:00Z">
              <w:rPr/>
            </w:rPrChange>
          </w:rPr>
          <w:t>(</w:t>
        </w:r>
        <w:r w:rsidR="00F53CB0" w:rsidRPr="00DD7C51">
          <w:rPr>
            <w:i/>
            <w:iCs/>
            <w:rPrChange w:id="304" w:author="Chris Hogan" w:date="2025-09-22T22:03:00Z" w16du:dateUtc="2025-09-23T04:03:00Z">
              <w:rPr/>
            </w:rPrChange>
          </w:rPr>
          <w:t xml:space="preserve">data which we don’t have field for in </w:t>
        </w:r>
        <w:proofErr w:type="spellStart"/>
        <w:r w:rsidR="00F53CB0" w:rsidRPr="00DD7C51">
          <w:rPr>
            <w:i/>
            <w:iCs/>
            <w:rPrChange w:id="305" w:author="Chris Hogan" w:date="2025-09-22T22:03:00Z" w16du:dateUtc="2025-09-23T04:03:00Z">
              <w:rPr/>
            </w:rPrChange>
          </w:rPr>
          <w:t>FieldVu</w:t>
        </w:r>
        <w:proofErr w:type="spellEnd"/>
        <w:r w:rsidR="00F53CB0" w:rsidRPr="00DD7C51">
          <w:rPr>
            <w:i/>
            <w:iCs/>
            <w:rPrChange w:id="306" w:author="Chris Hogan" w:date="2025-09-22T22:03:00Z" w16du:dateUtc="2025-09-23T04:03:00Z">
              <w:rPr/>
            </w:rPrChange>
          </w:rPr>
          <w:t xml:space="preserve"> today are flagged)</w:t>
        </w:r>
      </w:ins>
    </w:p>
    <w:p w14:paraId="2A75868C" w14:textId="77777777" w:rsidR="00537718" w:rsidRDefault="00537718" w:rsidP="00DD7C51">
      <w:pPr>
        <w:pStyle w:val="ListParagraph"/>
        <w:numPr>
          <w:ilvl w:val="0"/>
          <w:numId w:val="46"/>
        </w:numPr>
        <w:rPr>
          <w:ins w:id="307" w:author="Chris Hogan" w:date="2025-09-22T15:55:00Z" w16du:dateUtc="2025-09-22T21:55:00Z"/>
        </w:rPr>
        <w:pPrChange w:id="308" w:author="Chris Hogan" w:date="2025-09-22T22:03:00Z" w16du:dateUtc="2025-09-23T04:03:00Z">
          <w:pPr>
            <w:pStyle w:val="ListParagraph"/>
            <w:numPr>
              <w:ilvl w:val="1"/>
              <w:numId w:val="39"/>
            </w:numPr>
            <w:ind w:left="1440" w:hanging="360"/>
          </w:pPr>
        </w:pPrChange>
      </w:pPr>
      <w:ins w:id="309" w:author="Chris Hogan" w:date="2025-09-22T15:55:00Z" w16du:dateUtc="2025-09-22T21:55:00Z">
        <w:r>
          <w:t>Header</w:t>
        </w:r>
      </w:ins>
    </w:p>
    <w:p w14:paraId="109B6331" w14:textId="72246B6F" w:rsidR="00F53CB0" w:rsidRDefault="00F53CB0" w:rsidP="00DD7C51">
      <w:pPr>
        <w:pStyle w:val="ListParagraph"/>
        <w:numPr>
          <w:ilvl w:val="1"/>
          <w:numId w:val="46"/>
        </w:numPr>
        <w:rPr>
          <w:ins w:id="310" w:author="Chris Hogan" w:date="2025-09-22T21:51:00Z" w16du:dateUtc="2025-09-23T03:51:00Z"/>
        </w:rPr>
        <w:pPrChange w:id="311" w:author="Chris Hogan" w:date="2025-09-22T22:03:00Z" w16du:dateUtc="2025-09-23T04:03:00Z">
          <w:pPr>
            <w:pStyle w:val="ListParagraph"/>
            <w:numPr>
              <w:ilvl w:val="2"/>
              <w:numId w:val="39"/>
            </w:numPr>
            <w:ind w:left="2160" w:hanging="180"/>
          </w:pPr>
        </w:pPrChange>
      </w:pPr>
      <w:ins w:id="312" w:author="Chris Hogan" w:date="2025-09-22T21:50:00Z" w16du:dateUtc="2025-09-23T03:50:00Z">
        <w:r>
          <w:t xml:space="preserve">Customer = </w:t>
        </w:r>
      </w:ins>
      <w:ins w:id="313" w:author="Chris Hogan" w:date="2025-09-22T21:51:00Z" w16du:dateUtc="2025-09-23T03:51:00Z">
        <w:r>
          <w:t>…</w:t>
        </w:r>
      </w:ins>
      <w:ins w:id="314" w:author="Chris Hogan" w:date="2025-09-22T21:53:00Z" w16du:dateUtc="2025-09-23T03:53:00Z">
        <w:r w:rsidR="008B40B0">
          <w:t xml:space="preserve"> </w:t>
        </w:r>
        <w:r w:rsidR="008B40B0" w:rsidRPr="002424C0">
          <w:rPr>
            <w:highlight w:val="green"/>
          </w:rPr>
          <w:t>(</w:t>
        </w:r>
        <w:r w:rsidR="008B40B0" w:rsidRPr="002424C0">
          <w:rPr>
            <w:rFonts w:ascii="Segoe UI Emoji" w:hAnsi="Segoe UI Emoji" w:cs="Segoe UI Emoji"/>
            <w:highlight w:val="green"/>
          </w:rPr>
          <w:t>✅</w:t>
        </w:r>
        <w:proofErr w:type="spellStart"/>
        <w:r w:rsidR="008B40B0" w:rsidRPr="002424C0">
          <w:rPr>
            <w:rFonts w:ascii="Segoe UI Emoji" w:hAnsi="Segoe UI Emoji" w:cs="Segoe UI Emoji"/>
            <w:highlight w:val="green"/>
          </w:rPr>
          <w:t>FieldVu</w:t>
        </w:r>
        <w:proofErr w:type="spellEnd"/>
        <w:r w:rsidR="008B40B0" w:rsidRPr="002424C0">
          <w:rPr>
            <w:rFonts w:ascii="Segoe UI Emoji" w:hAnsi="Segoe UI Emoji" w:cs="Segoe UI Emoji"/>
            <w:highlight w:val="green"/>
          </w:rPr>
          <w:t xml:space="preserve"> has)</w:t>
        </w:r>
      </w:ins>
    </w:p>
    <w:p w14:paraId="3118310A" w14:textId="550FF95B" w:rsidR="008B40B0" w:rsidRDefault="008B40B0" w:rsidP="00DD7C51">
      <w:pPr>
        <w:pStyle w:val="ListParagraph"/>
        <w:numPr>
          <w:ilvl w:val="1"/>
          <w:numId w:val="46"/>
        </w:numPr>
        <w:rPr>
          <w:ins w:id="315" w:author="Chris Hogan" w:date="2025-09-22T21:53:00Z" w16du:dateUtc="2025-09-23T03:53:00Z"/>
        </w:rPr>
        <w:pPrChange w:id="316" w:author="Chris Hogan" w:date="2025-09-22T22:03:00Z" w16du:dateUtc="2025-09-23T04:03:00Z">
          <w:pPr>
            <w:pStyle w:val="ListParagraph"/>
            <w:numPr>
              <w:ilvl w:val="2"/>
              <w:numId w:val="39"/>
            </w:numPr>
            <w:ind w:left="2160" w:hanging="180"/>
          </w:pPr>
        </w:pPrChange>
      </w:pPr>
      <w:ins w:id="317" w:author="Chris Hogan" w:date="2025-09-22T21:53:00Z" w16du:dateUtc="2025-09-23T03:53:00Z">
        <w:r>
          <w:t xml:space="preserve">Site = … </w:t>
        </w:r>
      </w:ins>
      <w:ins w:id="318" w:author="Chris Hogan" w:date="2025-09-22T21:54:00Z" w16du:dateUtc="2025-09-23T03:54:00Z">
        <w:r w:rsidR="001C5443" w:rsidRPr="001C5443">
          <w:rPr>
            <w:highlight w:val="yellow"/>
            <w:rPrChange w:id="319" w:author="Chris Hogan" w:date="2025-09-22T21:54:00Z" w16du:dateUtc="2025-09-23T03:54:00Z">
              <w:rPr/>
            </w:rPrChange>
          </w:rPr>
          <w:t>(</w:t>
        </w:r>
        <w:r w:rsidR="001C5443" w:rsidRPr="001C5443">
          <w:rPr>
            <mc:AlternateContent>
              <mc:Choice Requires="w16se"/>
              <mc:Fallback>
                <w:rFonts w:ascii="Segoe UI Emoji" w:eastAsia="Segoe UI Emoji" w:hAnsi="Segoe UI Emoji" w:cs="Segoe UI Emoji"/>
              </mc:Fallback>
            </mc:AlternateContent>
            <w:highlight w:val="yellow"/>
            <w:rPrChange w:id="320" w:author="Chris Hogan" w:date="2025-09-22T21:54:00Z" w16du:dateUtc="2025-09-23T03:54:00Z">
              <w:rPr>
                <mc:AlternateContent>
                  <mc:Choice Requires="w16se"/>
                  <mc:Fallback>
                    <w:rFonts w:ascii="Segoe UI Emoji" w:eastAsia="Segoe UI Emoji" w:hAnsi="Segoe UI Emoji" w:cs="Segoe UI Emoji"/>
                  </mc:Fallback>
                </mc:AlternateContent>
              </w:rPr>
            </w:rPrChange>
          </w:rPr>
          <mc:AlternateContent>
            <mc:Choice Requires="w16se">
              <w16se:symEx w16se:font="Segoe UI Emoji" w16se:char="26A0"/>
            </mc:Choice>
            <mc:Fallback>
              <w:t>⚠</w:t>
            </mc:Fallback>
          </mc:AlternateContent>
        </w:r>
        <w:r w:rsidR="001C5443" w:rsidRPr="001C5443">
          <w:rPr>
            <w:highlight w:val="yellow"/>
            <w:rPrChange w:id="321" w:author="Chris Hogan" w:date="2025-09-22T21:54:00Z" w16du:dateUtc="2025-09-23T03:54:00Z">
              <w:rPr/>
            </w:rPrChange>
          </w:rPr>
          <w:t>️</w:t>
        </w:r>
        <w:proofErr w:type="spellStart"/>
        <w:r w:rsidR="001C5443" w:rsidRPr="001C5443">
          <w:rPr>
            <w:highlight w:val="yellow"/>
            <w:rPrChange w:id="322" w:author="Chris Hogan" w:date="2025-09-22T21:54:00Z" w16du:dateUtc="2025-09-23T03:54:00Z">
              <w:rPr/>
            </w:rPrChange>
          </w:rPr>
          <w:t>FieldVu</w:t>
        </w:r>
        <w:proofErr w:type="spellEnd"/>
        <w:r w:rsidR="001C5443" w:rsidRPr="001C5443">
          <w:rPr>
            <w:highlight w:val="yellow"/>
            <w:rPrChange w:id="323" w:author="Chris Hogan" w:date="2025-09-22T21:54:00Z" w16du:dateUtc="2025-09-23T03:54:00Z">
              <w:rPr/>
            </w:rPrChange>
          </w:rPr>
          <w:t xml:space="preserve"> has Location but unsure about Jurisdiction)</w:t>
        </w:r>
      </w:ins>
    </w:p>
    <w:p w14:paraId="717FDD5E" w14:textId="77777777" w:rsidR="001A79C7" w:rsidRDefault="001A79C7" w:rsidP="00DD7C51">
      <w:pPr>
        <w:pStyle w:val="ListParagraph"/>
        <w:numPr>
          <w:ilvl w:val="1"/>
          <w:numId w:val="46"/>
        </w:numPr>
        <w:rPr>
          <w:ins w:id="324" w:author="Chris Hogan" w:date="2025-09-22T21:55:00Z" w16du:dateUtc="2025-09-23T03:55:00Z"/>
        </w:rPr>
        <w:pPrChange w:id="325" w:author="Chris Hogan" w:date="2025-09-22T22:03:00Z" w16du:dateUtc="2025-09-23T04:03:00Z">
          <w:pPr>
            <w:pStyle w:val="ListParagraph"/>
            <w:numPr>
              <w:ilvl w:val="2"/>
              <w:numId w:val="39"/>
            </w:numPr>
            <w:ind w:left="2160" w:hanging="180"/>
          </w:pPr>
        </w:pPrChange>
      </w:pPr>
      <w:ins w:id="326" w:author="Chris Hogan" w:date="2025-09-22T21:55:00Z" w16du:dateUtc="2025-09-23T03:55:00Z">
        <w:r>
          <w:t xml:space="preserve">Job = … </w:t>
        </w:r>
        <w:r w:rsidRPr="002424C0">
          <w:rPr>
            <w:highlight w:val="green"/>
          </w:rPr>
          <w:t>(</w:t>
        </w:r>
        <w:r w:rsidRPr="002424C0">
          <w:rPr>
            <w:rFonts w:ascii="Segoe UI Emoji" w:hAnsi="Segoe UI Emoji" w:cs="Segoe UI Emoji"/>
            <w:highlight w:val="green"/>
          </w:rPr>
          <w:t>✅</w:t>
        </w:r>
        <w:proofErr w:type="spellStart"/>
        <w:r w:rsidRPr="002424C0">
          <w:rPr>
            <w:rFonts w:ascii="Segoe UI Emoji" w:hAnsi="Segoe UI Emoji" w:cs="Segoe UI Emoji"/>
            <w:highlight w:val="green"/>
          </w:rPr>
          <w:t>FieldVu</w:t>
        </w:r>
        <w:proofErr w:type="spellEnd"/>
        <w:r w:rsidRPr="002424C0">
          <w:rPr>
            <w:rFonts w:ascii="Segoe UI Emoji" w:hAnsi="Segoe UI Emoji" w:cs="Segoe UI Emoji"/>
            <w:highlight w:val="green"/>
          </w:rPr>
          <w:t xml:space="preserve"> has)</w:t>
        </w:r>
      </w:ins>
    </w:p>
    <w:p w14:paraId="2E22B4E8" w14:textId="270B4EBD" w:rsidR="00F53CB0" w:rsidRDefault="00F53CB0" w:rsidP="00DD7C51">
      <w:pPr>
        <w:pStyle w:val="ListParagraph"/>
        <w:numPr>
          <w:ilvl w:val="1"/>
          <w:numId w:val="46"/>
        </w:numPr>
        <w:rPr>
          <w:ins w:id="327" w:author="Chris Hogan" w:date="2025-09-22T21:50:00Z" w16du:dateUtc="2025-09-23T03:50:00Z"/>
        </w:rPr>
        <w:pPrChange w:id="328" w:author="Chris Hogan" w:date="2025-09-22T22:03:00Z" w16du:dateUtc="2025-09-23T04:03:00Z">
          <w:pPr>
            <w:pStyle w:val="ListParagraph"/>
            <w:numPr>
              <w:ilvl w:val="2"/>
              <w:numId w:val="39"/>
            </w:numPr>
            <w:ind w:left="2160" w:hanging="180"/>
          </w:pPr>
        </w:pPrChange>
      </w:pPr>
      <w:ins w:id="329" w:author="Chris Hogan" w:date="2025-09-22T21:51:00Z" w16du:dateUtc="2025-09-23T03:51:00Z">
        <w:r>
          <w:t>Foreman = …</w:t>
        </w:r>
      </w:ins>
      <w:ins w:id="330" w:author="Chris Hogan" w:date="2025-09-22T21:53:00Z" w16du:dateUtc="2025-09-23T03:53:00Z">
        <w:r w:rsidR="008B40B0">
          <w:t xml:space="preserve"> </w:t>
        </w:r>
        <w:r w:rsidR="008B40B0" w:rsidRPr="002424C0">
          <w:rPr>
            <w:highlight w:val="green"/>
          </w:rPr>
          <w:t>(</w:t>
        </w:r>
        <w:r w:rsidR="008B40B0" w:rsidRPr="002424C0">
          <w:rPr>
            <w:rFonts w:ascii="Segoe UI Emoji" w:hAnsi="Segoe UI Emoji" w:cs="Segoe UI Emoji"/>
            <w:highlight w:val="green"/>
          </w:rPr>
          <w:t>✅</w:t>
        </w:r>
        <w:proofErr w:type="spellStart"/>
        <w:r w:rsidR="008B40B0" w:rsidRPr="002424C0">
          <w:rPr>
            <w:rFonts w:ascii="Segoe UI Emoji" w:hAnsi="Segoe UI Emoji" w:cs="Segoe UI Emoji"/>
            <w:highlight w:val="green"/>
          </w:rPr>
          <w:t>FieldVu</w:t>
        </w:r>
        <w:proofErr w:type="spellEnd"/>
        <w:r w:rsidR="008B40B0" w:rsidRPr="002424C0">
          <w:rPr>
            <w:rFonts w:ascii="Segoe UI Emoji" w:hAnsi="Segoe UI Emoji" w:cs="Segoe UI Emoji"/>
            <w:highlight w:val="green"/>
          </w:rPr>
          <w:t xml:space="preserve"> has)</w:t>
        </w:r>
      </w:ins>
    </w:p>
    <w:p w14:paraId="25291881" w14:textId="172D15CA" w:rsidR="00537718" w:rsidRDefault="00537718" w:rsidP="00DD7C51">
      <w:pPr>
        <w:pStyle w:val="ListParagraph"/>
        <w:numPr>
          <w:ilvl w:val="1"/>
          <w:numId w:val="46"/>
        </w:numPr>
        <w:rPr>
          <w:ins w:id="331" w:author="Chris Hogan" w:date="2025-09-22T15:55:00Z" w16du:dateUtc="2025-09-22T21:55:00Z"/>
        </w:rPr>
        <w:pPrChange w:id="332" w:author="Chris Hogan" w:date="2025-09-22T22:03:00Z" w16du:dateUtc="2025-09-23T04:03:00Z">
          <w:pPr>
            <w:pStyle w:val="ListParagraph"/>
            <w:numPr>
              <w:ilvl w:val="2"/>
              <w:numId w:val="39"/>
            </w:numPr>
            <w:ind w:left="2160" w:hanging="180"/>
          </w:pPr>
        </w:pPrChange>
      </w:pPr>
      <w:ins w:id="333" w:author="Chris Hogan" w:date="2025-09-22T15:55:00Z" w16du:dateUtc="2025-09-22T21:55:00Z">
        <w:r>
          <w:t xml:space="preserve">Date = </w:t>
        </w:r>
      </w:ins>
      <w:ins w:id="334" w:author="Chris Hogan" w:date="2025-09-22T15:57:00Z" w16du:dateUtc="2025-09-22T21:57:00Z">
        <w:r w:rsidR="00FF19C6" w:rsidRPr="002424C0">
          <w:rPr>
            <w:rFonts w:ascii="Aptos" w:hAnsi="Aptos"/>
          </w:rPr>
          <w:t>2025</w:t>
        </w:r>
      </w:ins>
      <w:ins w:id="335" w:author="Chris Hogan" w:date="2025-09-22T21:48:00Z" w16du:dateUtc="2025-09-23T03:48:00Z">
        <w:r w:rsidR="00FF1D20">
          <w:rPr>
            <w:rFonts w:ascii="Aptos" w:hAnsi="Aptos"/>
          </w:rPr>
          <w:t>-09-17</w:t>
        </w:r>
      </w:ins>
      <w:ins w:id="336" w:author="Chris Hogan" w:date="2025-09-22T21:53:00Z" w16du:dateUtc="2025-09-23T03:53:00Z">
        <w:r w:rsidR="008B40B0">
          <w:rPr>
            <w:rFonts w:ascii="Aptos" w:hAnsi="Aptos"/>
          </w:rPr>
          <w:t xml:space="preserve"> </w:t>
        </w:r>
        <w:r w:rsidR="008B40B0" w:rsidRPr="002424C0">
          <w:rPr>
            <w:highlight w:val="green"/>
          </w:rPr>
          <w:t>(</w:t>
        </w:r>
        <w:r w:rsidR="008B40B0" w:rsidRPr="002424C0">
          <w:rPr>
            <w:rFonts w:ascii="Segoe UI Emoji" w:hAnsi="Segoe UI Emoji" w:cs="Segoe UI Emoji"/>
            <w:highlight w:val="green"/>
          </w:rPr>
          <w:t>✅</w:t>
        </w:r>
        <w:proofErr w:type="spellStart"/>
        <w:r w:rsidR="008B40B0" w:rsidRPr="002424C0">
          <w:rPr>
            <w:rFonts w:ascii="Segoe UI Emoji" w:hAnsi="Segoe UI Emoji" w:cs="Segoe UI Emoji"/>
            <w:highlight w:val="green"/>
          </w:rPr>
          <w:t>FieldVu</w:t>
        </w:r>
        <w:proofErr w:type="spellEnd"/>
        <w:r w:rsidR="008B40B0" w:rsidRPr="002424C0">
          <w:rPr>
            <w:rFonts w:ascii="Segoe UI Emoji" w:hAnsi="Segoe UI Emoji" w:cs="Segoe UI Emoji"/>
            <w:highlight w:val="green"/>
          </w:rPr>
          <w:t xml:space="preserve"> has)</w:t>
        </w:r>
      </w:ins>
    </w:p>
    <w:p w14:paraId="0A25EA85" w14:textId="7EA8B458" w:rsidR="00537718" w:rsidRDefault="00537718" w:rsidP="00DD7C51">
      <w:pPr>
        <w:pStyle w:val="ListParagraph"/>
        <w:numPr>
          <w:ilvl w:val="0"/>
          <w:numId w:val="46"/>
        </w:numPr>
        <w:rPr>
          <w:ins w:id="337" w:author="Chris Hogan" w:date="2025-09-22T15:55:00Z" w16du:dateUtc="2025-09-22T21:55:00Z"/>
        </w:rPr>
        <w:pPrChange w:id="338" w:author="Chris Hogan" w:date="2025-09-22T22:03:00Z" w16du:dateUtc="2025-09-23T04:03:00Z">
          <w:pPr>
            <w:pStyle w:val="ListParagraph"/>
            <w:numPr>
              <w:ilvl w:val="1"/>
              <w:numId w:val="39"/>
            </w:numPr>
            <w:ind w:left="1440" w:hanging="360"/>
          </w:pPr>
        </w:pPrChange>
      </w:pPr>
      <w:proofErr w:type="spellStart"/>
      <w:ins w:id="339" w:author="Chris Hogan" w:date="2025-09-22T15:55:00Z" w16du:dateUtc="2025-09-22T21:55:00Z">
        <w:r>
          <w:t>Labour</w:t>
        </w:r>
        <w:proofErr w:type="spellEnd"/>
        <w:r>
          <w:t xml:space="preserve"> Line</w:t>
        </w:r>
      </w:ins>
      <w:ins w:id="340" w:author="Chris Hogan" w:date="2025-09-22T21:55:00Z" w16du:dateUtc="2025-09-23T03:55:00Z">
        <w:r w:rsidR="001A79C7">
          <w:t>s</w:t>
        </w:r>
      </w:ins>
    </w:p>
    <w:p w14:paraId="14360705" w14:textId="2792F66D" w:rsidR="00D317B4" w:rsidRDefault="00D317B4" w:rsidP="00DD7C51">
      <w:pPr>
        <w:pStyle w:val="ListParagraph"/>
        <w:numPr>
          <w:ilvl w:val="1"/>
          <w:numId w:val="46"/>
        </w:numPr>
        <w:rPr>
          <w:ins w:id="341" w:author="Chris Hogan" w:date="2025-09-22T21:51:00Z" w16du:dateUtc="2025-09-23T03:51:00Z"/>
        </w:rPr>
        <w:pPrChange w:id="342" w:author="Chris Hogan" w:date="2025-09-22T22:03:00Z" w16du:dateUtc="2025-09-23T04:03:00Z">
          <w:pPr>
            <w:pStyle w:val="ListParagraph"/>
            <w:numPr>
              <w:ilvl w:val="2"/>
              <w:numId w:val="39"/>
            </w:numPr>
            <w:ind w:left="2160" w:hanging="180"/>
          </w:pPr>
        </w:pPrChange>
      </w:pPr>
      <w:ins w:id="343" w:author="Chris Hogan" w:date="2025-09-22T21:51:00Z" w16du:dateUtc="2025-09-23T03:51:00Z">
        <w:r>
          <w:t>Employee Id = …</w:t>
        </w:r>
      </w:ins>
      <w:ins w:id="344" w:author="Chris Hogan" w:date="2025-09-22T21:53:00Z" w16du:dateUtc="2025-09-23T03:53:00Z">
        <w:r w:rsidR="008B40B0">
          <w:t xml:space="preserve"> </w:t>
        </w:r>
        <w:r w:rsidR="008B40B0" w:rsidRPr="002424C0">
          <w:rPr>
            <w:highlight w:val="green"/>
          </w:rPr>
          <w:t>(</w:t>
        </w:r>
        <w:r w:rsidR="008B40B0" w:rsidRPr="002424C0">
          <w:rPr>
            <w:rFonts w:ascii="Segoe UI Emoji" w:hAnsi="Segoe UI Emoji" w:cs="Segoe UI Emoji"/>
            <w:highlight w:val="green"/>
          </w:rPr>
          <w:t>✅</w:t>
        </w:r>
        <w:proofErr w:type="spellStart"/>
        <w:r w:rsidR="008B40B0" w:rsidRPr="002424C0">
          <w:rPr>
            <w:rFonts w:ascii="Segoe UI Emoji" w:hAnsi="Segoe UI Emoji" w:cs="Segoe UI Emoji"/>
            <w:highlight w:val="green"/>
          </w:rPr>
          <w:t>FieldVu</w:t>
        </w:r>
        <w:proofErr w:type="spellEnd"/>
        <w:r w:rsidR="008B40B0" w:rsidRPr="002424C0">
          <w:rPr>
            <w:rFonts w:ascii="Segoe UI Emoji" w:hAnsi="Segoe UI Emoji" w:cs="Segoe UI Emoji"/>
            <w:highlight w:val="green"/>
          </w:rPr>
          <w:t xml:space="preserve"> has)</w:t>
        </w:r>
      </w:ins>
    </w:p>
    <w:p w14:paraId="6A0C2CE8" w14:textId="4E822B1F" w:rsidR="00D317B4" w:rsidRDefault="00D317B4" w:rsidP="00DD7C51">
      <w:pPr>
        <w:pStyle w:val="ListParagraph"/>
        <w:numPr>
          <w:ilvl w:val="1"/>
          <w:numId w:val="46"/>
        </w:numPr>
        <w:rPr>
          <w:ins w:id="345" w:author="Chris Hogan" w:date="2025-09-22T21:51:00Z" w16du:dateUtc="2025-09-23T03:51:00Z"/>
        </w:rPr>
        <w:pPrChange w:id="346" w:author="Chris Hogan" w:date="2025-09-22T22:03:00Z" w16du:dateUtc="2025-09-23T04:03:00Z">
          <w:pPr>
            <w:pStyle w:val="ListParagraph"/>
            <w:numPr>
              <w:ilvl w:val="2"/>
              <w:numId w:val="39"/>
            </w:numPr>
            <w:ind w:left="2160" w:hanging="180"/>
          </w:pPr>
        </w:pPrChange>
      </w:pPr>
      <w:ins w:id="347" w:author="Chris Hogan" w:date="2025-09-22T21:51:00Z" w16du:dateUtc="2025-09-23T03:51:00Z">
        <w:r>
          <w:t xml:space="preserve">Work Type = Pipefitter, Journeyman, </w:t>
        </w:r>
        <w:proofErr w:type="gramStart"/>
        <w:r w:rsidR="00821B2B">
          <w:t>U</w:t>
        </w:r>
      </w:ins>
      <w:ins w:id="348" w:author="Chris Hogan" w:date="2025-09-22T21:52:00Z" w16du:dateUtc="2025-09-23T03:52:00Z">
        <w:r w:rsidR="00821B2B">
          <w:t>nionized</w:t>
        </w:r>
      </w:ins>
      <w:proofErr w:type="gramEnd"/>
      <w:ins w:id="349" w:author="Chris Hogan" w:date="2025-09-22T21:53:00Z" w16du:dateUtc="2025-09-23T03:53:00Z">
        <w:r w:rsidR="008B40B0">
          <w:t xml:space="preserve"> </w:t>
        </w:r>
        <w:r w:rsidR="008B40B0" w:rsidRPr="002424C0">
          <w:rPr>
            <w:highlight w:val="green"/>
          </w:rPr>
          <w:t>(</w:t>
        </w:r>
        <w:r w:rsidR="008B40B0" w:rsidRPr="002424C0">
          <w:rPr>
            <w:rFonts w:ascii="Segoe UI Emoji" w:hAnsi="Segoe UI Emoji" w:cs="Segoe UI Emoji"/>
            <w:highlight w:val="green"/>
          </w:rPr>
          <w:t>✅</w:t>
        </w:r>
        <w:proofErr w:type="spellStart"/>
        <w:r w:rsidR="008B40B0" w:rsidRPr="002424C0">
          <w:rPr>
            <w:rFonts w:ascii="Segoe UI Emoji" w:hAnsi="Segoe UI Emoji" w:cs="Segoe UI Emoji"/>
            <w:highlight w:val="green"/>
          </w:rPr>
          <w:t>FieldVu</w:t>
        </w:r>
        <w:proofErr w:type="spellEnd"/>
        <w:r w:rsidR="008B40B0" w:rsidRPr="002424C0">
          <w:rPr>
            <w:rFonts w:ascii="Segoe UI Emoji" w:hAnsi="Segoe UI Emoji" w:cs="Segoe UI Emoji"/>
            <w:highlight w:val="green"/>
          </w:rPr>
          <w:t xml:space="preserve"> has)</w:t>
        </w:r>
      </w:ins>
    </w:p>
    <w:p w14:paraId="7A997C6C" w14:textId="7EA3BCE5" w:rsidR="000B3FF5" w:rsidRDefault="00537718" w:rsidP="00DD7C51">
      <w:pPr>
        <w:pStyle w:val="ListParagraph"/>
        <w:numPr>
          <w:ilvl w:val="1"/>
          <w:numId w:val="46"/>
        </w:numPr>
        <w:rPr>
          <w:ins w:id="350" w:author="Chris Hogan" w:date="2025-09-22T15:56:00Z" w16du:dateUtc="2025-09-22T21:56:00Z"/>
        </w:rPr>
        <w:pPrChange w:id="351" w:author="Chris Hogan" w:date="2025-09-22T22:03:00Z" w16du:dateUtc="2025-09-23T04:03:00Z">
          <w:pPr>
            <w:pStyle w:val="ListParagraph"/>
            <w:numPr>
              <w:ilvl w:val="2"/>
              <w:numId w:val="39"/>
            </w:numPr>
            <w:ind w:left="2160" w:hanging="180"/>
          </w:pPr>
        </w:pPrChange>
      </w:pPr>
      <w:ins w:id="352" w:author="Chris Hogan" w:date="2025-09-22T15:55:00Z" w16du:dateUtc="2025-09-22T21:55:00Z">
        <w:r>
          <w:t xml:space="preserve">ST = </w:t>
        </w:r>
      </w:ins>
      <w:ins w:id="353" w:author="Chris Hogan" w:date="2025-09-22T15:56:00Z" w16du:dateUtc="2025-09-22T21:56:00Z">
        <w:r w:rsidR="00E254FC">
          <w:t>9.0</w:t>
        </w:r>
      </w:ins>
      <w:ins w:id="354" w:author="Chris Hogan" w:date="2025-09-22T15:57:00Z" w16du:dateUtc="2025-09-22T21:57:00Z">
        <w:r w:rsidR="00FF19C6">
          <w:t xml:space="preserve"> </w:t>
        </w:r>
        <w:proofErr w:type="spellStart"/>
        <w:r w:rsidR="00FF19C6">
          <w:t>hrs</w:t>
        </w:r>
      </w:ins>
      <w:proofErr w:type="spellEnd"/>
      <w:ins w:id="355" w:author="Chris Hogan" w:date="2025-09-22T21:53:00Z" w16du:dateUtc="2025-09-23T03:53:00Z">
        <w:r w:rsidR="008B40B0">
          <w:t xml:space="preserve"> </w:t>
        </w:r>
        <w:r w:rsidR="008B40B0" w:rsidRPr="008B40B0">
          <w:rPr>
            <w:highlight w:val="green"/>
            <w:rPrChange w:id="356" w:author="Chris Hogan" w:date="2025-09-22T21:53:00Z" w16du:dateUtc="2025-09-23T03:53:00Z">
              <w:rPr/>
            </w:rPrChange>
          </w:rPr>
          <w:t>(</w:t>
        </w:r>
        <w:r w:rsidR="008B40B0" w:rsidRPr="008B40B0">
          <w:rPr>
            <w:rFonts w:ascii="Segoe UI Emoji" w:hAnsi="Segoe UI Emoji" w:cs="Segoe UI Emoji"/>
            <w:highlight w:val="green"/>
            <w:rPrChange w:id="357" w:author="Chris Hogan" w:date="2025-09-22T21:53:00Z" w16du:dateUtc="2025-09-23T03:53:00Z">
              <w:rPr>
                <w:rFonts w:ascii="Segoe UI Emoji" w:hAnsi="Segoe UI Emoji" w:cs="Segoe UI Emoji"/>
              </w:rPr>
            </w:rPrChange>
          </w:rPr>
          <w:t>✅</w:t>
        </w:r>
        <w:proofErr w:type="spellStart"/>
        <w:r w:rsidR="008B40B0" w:rsidRPr="008B40B0">
          <w:rPr>
            <w:rFonts w:ascii="Segoe UI Emoji" w:hAnsi="Segoe UI Emoji" w:cs="Segoe UI Emoji"/>
            <w:highlight w:val="green"/>
            <w:rPrChange w:id="358" w:author="Chris Hogan" w:date="2025-09-22T21:53:00Z" w16du:dateUtc="2025-09-23T03:53:00Z">
              <w:rPr>
                <w:rFonts w:ascii="Segoe UI Emoji" w:hAnsi="Segoe UI Emoji" w:cs="Segoe UI Emoji"/>
              </w:rPr>
            </w:rPrChange>
          </w:rPr>
          <w:t>FieldVu</w:t>
        </w:r>
        <w:proofErr w:type="spellEnd"/>
        <w:r w:rsidR="008B40B0" w:rsidRPr="008B40B0">
          <w:rPr>
            <w:rFonts w:ascii="Segoe UI Emoji" w:hAnsi="Segoe UI Emoji" w:cs="Segoe UI Emoji"/>
            <w:highlight w:val="green"/>
            <w:rPrChange w:id="359" w:author="Chris Hogan" w:date="2025-09-22T21:53:00Z" w16du:dateUtc="2025-09-23T03:53:00Z">
              <w:rPr>
                <w:rFonts w:ascii="Segoe UI Emoji" w:hAnsi="Segoe UI Emoji" w:cs="Segoe UI Emoji"/>
              </w:rPr>
            </w:rPrChange>
          </w:rPr>
          <w:t xml:space="preserve"> has)</w:t>
        </w:r>
      </w:ins>
    </w:p>
    <w:p w14:paraId="6869DEB1" w14:textId="73CB6F11" w:rsidR="00E254FC" w:rsidRDefault="00E254FC" w:rsidP="00DD7C51">
      <w:pPr>
        <w:pStyle w:val="ListParagraph"/>
        <w:numPr>
          <w:ilvl w:val="1"/>
          <w:numId w:val="46"/>
        </w:numPr>
        <w:rPr>
          <w:ins w:id="360" w:author="Chris Hogan" w:date="2025-09-22T15:56:00Z" w16du:dateUtc="2025-09-22T21:56:00Z"/>
        </w:rPr>
        <w:pPrChange w:id="361" w:author="Chris Hogan" w:date="2025-09-22T22:03:00Z" w16du:dateUtc="2025-09-23T04:03:00Z">
          <w:pPr>
            <w:pStyle w:val="ListParagraph"/>
            <w:numPr>
              <w:ilvl w:val="2"/>
              <w:numId w:val="39"/>
            </w:numPr>
            <w:ind w:left="2160" w:hanging="180"/>
          </w:pPr>
        </w:pPrChange>
      </w:pPr>
      <w:ins w:id="362" w:author="Chris Hogan" w:date="2025-09-22T15:56:00Z" w16du:dateUtc="2025-09-22T21:56:00Z">
        <w:r>
          <w:t xml:space="preserve">OT = </w:t>
        </w:r>
      </w:ins>
      <w:ins w:id="363" w:author="Chris Hogan" w:date="2025-09-22T21:47:00Z" w16du:dateUtc="2025-09-23T03:47:00Z">
        <w:r w:rsidR="00951A26">
          <w:t>3</w:t>
        </w:r>
      </w:ins>
      <w:ins w:id="364" w:author="Chris Hogan" w:date="2025-09-22T15:56:00Z" w16du:dateUtc="2025-09-22T21:56:00Z">
        <w:r>
          <w:t>.0</w:t>
        </w:r>
      </w:ins>
      <w:ins w:id="365" w:author="Chris Hogan" w:date="2025-09-22T15:57:00Z" w16du:dateUtc="2025-09-22T21:57:00Z">
        <w:r w:rsidR="00FF19C6">
          <w:t xml:space="preserve"> </w:t>
        </w:r>
        <w:proofErr w:type="spellStart"/>
        <w:r w:rsidR="00FF19C6">
          <w:t>hrs</w:t>
        </w:r>
      </w:ins>
      <w:proofErr w:type="spellEnd"/>
      <w:ins w:id="366" w:author="Chris Hogan" w:date="2025-09-22T21:53:00Z" w16du:dateUtc="2025-09-23T03:53:00Z">
        <w:r w:rsidR="008B40B0">
          <w:t xml:space="preserve"> </w:t>
        </w:r>
        <w:r w:rsidR="008B40B0" w:rsidRPr="002424C0">
          <w:rPr>
            <w:highlight w:val="green"/>
          </w:rPr>
          <w:t>(</w:t>
        </w:r>
        <w:r w:rsidR="008B40B0" w:rsidRPr="002424C0">
          <w:rPr>
            <w:rFonts w:ascii="Segoe UI Emoji" w:hAnsi="Segoe UI Emoji" w:cs="Segoe UI Emoji"/>
            <w:highlight w:val="green"/>
          </w:rPr>
          <w:t>✅</w:t>
        </w:r>
        <w:proofErr w:type="spellStart"/>
        <w:r w:rsidR="008B40B0" w:rsidRPr="002424C0">
          <w:rPr>
            <w:rFonts w:ascii="Segoe UI Emoji" w:hAnsi="Segoe UI Emoji" w:cs="Segoe UI Emoji"/>
            <w:highlight w:val="green"/>
          </w:rPr>
          <w:t>FieldVu</w:t>
        </w:r>
        <w:proofErr w:type="spellEnd"/>
        <w:r w:rsidR="008B40B0" w:rsidRPr="002424C0">
          <w:rPr>
            <w:rFonts w:ascii="Segoe UI Emoji" w:hAnsi="Segoe UI Emoji" w:cs="Segoe UI Emoji"/>
            <w:highlight w:val="green"/>
          </w:rPr>
          <w:t xml:space="preserve"> has)</w:t>
        </w:r>
      </w:ins>
    </w:p>
    <w:p w14:paraId="3E5FF87C" w14:textId="12C34172" w:rsidR="00E254FC" w:rsidRDefault="00E254FC" w:rsidP="00DD7C51">
      <w:pPr>
        <w:pStyle w:val="ListParagraph"/>
        <w:numPr>
          <w:ilvl w:val="1"/>
          <w:numId w:val="46"/>
        </w:numPr>
        <w:rPr>
          <w:ins w:id="367" w:author="Chris Hogan" w:date="2025-09-22T15:55:00Z" w16du:dateUtc="2025-09-22T21:55:00Z"/>
        </w:rPr>
        <w:pPrChange w:id="368" w:author="Chris Hogan" w:date="2025-09-22T22:03:00Z" w16du:dateUtc="2025-09-23T04:03:00Z">
          <w:pPr>
            <w:pStyle w:val="ListParagraph"/>
            <w:numPr>
              <w:ilvl w:val="1"/>
              <w:numId w:val="39"/>
            </w:numPr>
            <w:ind w:left="1440" w:hanging="360"/>
          </w:pPr>
        </w:pPrChange>
      </w:pPr>
      <w:ins w:id="369" w:author="Chris Hogan" w:date="2025-09-22T15:56:00Z" w16du:dateUtc="2025-09-22T21:56:00Z">
        <w:r>
          <w:t xml:space="preserve">DT = 2.5 </w:t>
        </w:r>
      </w:ins>
      <w:proofErr w:type="spellStart"/>
      <w:ins w:id="370" w:author="Chris Hogan" w:date="2025-09-22T15:57:00Z" w16du:dateUtc="2025-09-22T21:57:00Z">
        <w:r w:rsidR="00FF19C6">
          <w:t>hrs</w:t>
        </w:r>
      </w:ins>
      <w:proofErr w:type="spellEnd"/>
      <w:ins w:id="371" w:author="Chris Hogan" w:date="2025-09-22T21:53:00Z" w16du:dateUtc="2025-09-23T03:53:00Z">
        <w:r w:rsidR="008B40B0">
          <w:t xml:space="preserve"> </w:t>
        </w:r>
        <w:r w:rsidR="008B40B0" w:rsidRPr="002424C0">
          <w:rPr>
            <w:highlight w:val="green"/>
          </w:rPr>
          <w:t>(</w:t>
        </w:r>
        <w:r w:rsidR="008B40B0" w:rsidRPr="002424C0">
          <w:rPr>
            <w:rFonts w:ascii="Segoe UI Emoji" w:hAnsi="Segoe UI Emoji" w:cs="Segoe UI Emoji"/>
            <w:highlight w:val="green"/>
          </w:rPr>
          <w:t>✅</w:t>
        </w:r>
        <w:proofErr w:type="spellStart"/>
        <w:r w:rsidR="008B40B0" w:rsidRPr="002424C0">
          <w:rPr>
            <w:rFonts w:ascii="Segoe UI Emoji" w:hAnsi="Segoe UI Emoji" w:cs="Segoe UI Emoji"/>
            <w:highlight w:val="green"/>
          </w:rPr>
          <w:t>FieldVu</w:t>
        </w:r>
        <w:proofErr w:type="spellEnd"/>
        <w:r w:rsidR="008B40B0" w:rsidRPr="002424C0">
          <w:rPr>
            <w:rFonts w:ascii="Segoe UI Emoji" w:hAnsi="Segoe UI Emoji" w:cs="Segoe UI Emoji"/>
            <w:highlight w:val="green"/>
          </w:rPr>
          <w:t xml:space="preserve"> has)</w:t>
        </w:r>
      </w:ins>
    </w:p>
    <w:p w14:paraId="10407DD9" w14:textId="627E38CB" w:rsidR="000B3FF5" w:rsidRDefault="00997C23" w:rsidP="00DD7C51">
      <w:pPr>
        <w:pStyle w:val="ListParagraph"/>
        <w:numPr>
          <w:ilvl w:val="1"/>
          <w:numId w:val="46"/>
        </w:numPr>
        <w:rPr>
          <w:ins w:id="372" w:author="Chris Hogan" w:date="2025-09-22T15:58:00Z" w16du:dateUtc="2025-09-22T21:58:00Z"/>
        </w:rPr>
        <w:pPrChange w:id="373" w:author="Chris Hogan" w:date="2025-09-22T22:03:00Z" w16du:dateUtc="2025-09-23T04:03:00Z">
          <w:pPr>
            <w:pStyle w:val="ListParagraph"/>
            <w:numPr>
              <w:ilvl w:val="2"/>
              <w:numId w:val="39"/>
            </w:numPr>
            <w:ind w:left="2160" w:hanging="180"/>
          </w:pPr>
        </w:pPrChange>
      </w:pPr>
      <w:ins w:id="374" w:author="Chris Hogan" w:date="2025-09-22T15:56:00Z" w16du:dateUtc="2025-09-22T21:56:00Z">
        <w:r>
          <w:lastRenderedPageBreak/>
          <w:t>Meal Break = 0.5</w:t>
        </w:r>
      </w:ins>
      <w:ins w:id="375" w:author="Chris Hogan" w:date="2025-09-22T15:57:00Z" w16du:dateUtc="2025-09-22T21:57:00Z">
        <w:r w:rsidR="00FF19C6">
          <w:t xml:space="preserve"> </w:t>
        </w:r>
        <w:proofErr w:type="spellStart"/>
        <w:r w:rsidR="00FF19C6">
          <w:t>hrs</w:t>
        </w:r>
      </w:ins>
      <w:proofErr w:type="spellEnd"/>
      <w:ins w:id="376" w:author="Chris Hogan" w:date="2025-09-22T21:53:00Z" w16du:dateUtc="2025-09-23T03:53:00Z">
        <w:r w:rsidR="008B40B0">
          <w:t xml:space="preserve"> </w:t>
        </w:r>
        <w:r w:rsidR="008B40B0" w:rsidRPr="002424C0">
          <w:rPr>
            <w:highlight w:val="green"/>
          </w:rPr>
          <w:t>(</w:t>
        </w:r>
        <w:r w:rsidR="008B40B0" w:rsidRPr="002424C0">
          <w:rPr>
            <w:rFonts w:ascii="Segoe UI Emoji" w:hAnsi="Segoe UI Emoji" w:cs="Segoe UI Emoji"/>
            <w:highlight w:val="green"/>
          </w:rPr>
          <w:t>✅</w:t>
        </w:r>
        <w:proofErr w:type="spellStart"/>
        <w:r w:rsidR="008B40B0" w:rsidRPr="002424C0">
          <w:rPr>
            <w:rFonts w:ascii="Segoe UI Emoji" w:hAnsi="Segoe UI Emoji" w:cs="Segoe UI Emoji"/>
            <w:highlight w:val="green"/>
          </w:rPr>
          <w:t>FieldVu</w:t>
        </w:r>
        <w:proofErr w:type="spellEnd"/>
        <w:r w:rsidR="008B40B0" w:rsidRPr="002424C0">
          <w:rPr>
            <w:rFonts w:ascii="Segoe UI Emoji" w:hAnsi="Segoe UI Emoji" w:cs="Segoe UI Emoji"/>
            <w:highlight w:val="green"/>
          </w:rPr>
          <w:t xml:space="preserve"> has)</w:t>
        </w:r>
      </w:ins>
    </w:p>
    <w:p w14:paraId="4B78D2F6" w14:textId="08F21D15" w:rsidR="00ED469C" w:rsidRPr="00ED469C" w:rsidRDefault="00ED469C" w:rsidP="00DD7C51">
      <w:pPr>
        <w:pStyle w:val="ListParagraph"/>
        <w:numPr>
          <w:ilvl w:val="1"/>
          <w:numId w:val="46"/>
        </w:numPr>
        <w:rPr>
          <w:ins w:id="377" w:author="Chris Hogan" w:date="2025-09-22T15:58:00Z" w16du:dateUtc="2025-09-22T21:58:00Z"/>
          <w:rPrChange w:id="378" w:author="Chris Hogan" w:date="2025-09-22T15:58:00Z" w16du:dateUtc="2025-09-22T21:58:00Z">
            <w:rPr>
              <w:ins w:id="379" w:author="Chris Hogan" w:date="2025-09-22T15:58:00Z" w16du:dateUtc="2025-09-22T21:58:00Z"/>
              <w:rFonts w:ascii="Aptos" w:hAnsi="Aptos" w:cs="Segoe UI Emoji"/>
            </w:rPr>
          </w:rPrChange>
        </w:rPr>
        <w:pPrChange w:id="380" w:author="Chris Hogan" w:date="2025-09-22T22:03:00Z" w16du:dateUtc="2025-09-23T04:03:00Z">
          <w:pPr>
            <w:pStyle w:val="ListParagraph"/>
            <w:numPr>
              <w:ilvl w:val="2"/>
              <w:numId w:val="39"/>
            </w:numPr>
            <w:ind w:left="2160" w:hanging="180"/>
          </w:pPr>
        </w:pPrChange>
      </w:pPr>
      <w:ins w:id="381" w:author="Chris Hogan" w:date="2025-09-22T15:58:00Z" w16du:dateUtc="2025-09-22T21:58:00Z">
        <w:r>
          <w:t>Meal</w:t>
        </w:r>
        <w:r>
          <w:t>s</w:t>
        </w:r>
        <w:r>
          <w:t xml:space="preserve"> = </w:t>
        </w:r>
        <w:r>
          <w:t>1</w:t>
        </w:r>
      </w:ins>
      <w:ins w:id="382" w:author="Chris Hogan" w:date="2025-09-22T21:47:00Z" w16du:dateUtc="2025-09-23T03:47:00Z">
        <w:r w:rsidR="001A3715">
          <w:t xml:space="preserve"> </w:t>
        </w:r>
      </w:ins>
      <w:ins w:id="383" w:author="Chris Hogan" w:date="2025-09-22T21:48:00Z" w16du:dateUtc="2025-09-23T03:48:00Z">
        <w:r w:rsidR="001A3715" w:rsidRPr="002424C0">
          <w:rPr>
            <w:rFonts w:ascii="Aptos" w:hAnsi="Aptos"/>
            <w:highlight w:val="yellow"/>
          </w:rPr>
          <w:t>(</w:t>
        </w:r>
        <w:r w:rsidR="001A3715" w:rsidRPr="002424C0">
          <w:rPr>
            <w:rFonts w:ascii="Segoe UI Emoji" w:hAnsi="Segoe UI Emoji" w:cs="Segoe UI Emoji"/>
            <w:highlight w:val="yellow"/>
          </w:rPr>
          <w:t>❌</w:t>
        </w:r>
        <w:proofErr w:type="spellStart"/>
        <w:r w:rsidR="001A3715" w:rsidRPr="002424C0">
          <w:rPr>
            <w:rFonts w:ascii="Aptos" w:hAnsi="Aptos" w:cs="Segoe UI Emoji"/>
            <w:highlight w:val="yellow"/>
          </w:rPr>
          <w:t>FieldVu</w:t>
        </w:r>
        <w:proofErr w:type="spellEnd"/>
        <w:r w:rsidR="001A3715">
          <w:rPr>
            <w:rFonts w:ascii="Aptos" w:hAnsi="Aptos" w:cs="Segoe UI Emoji"/>
            <w:highlight w:val="yellow"/>
          </w:rPr>
          <w:t xml:space="preserve"> missing</w:t>
        </w:r>
        <w:r w:rsidR="001A3715" w:rsidRPr="002424C0">
          <w:rPr>
            <w:rFonts w:ascii="Aptos" w:hAnsi="Aptos" w:cs="Segoe UI Emoji"/>
            <w:highlight w:val="yellow"/>
          </w:rPr>
          <w:t>)</w:t>
        </w:r>
      </w:ins>
    </w:p>
    <w:p w14:paraId="2A29ACBD" w14:textId="2681E9A3" w:rsidR="00CC39F0" w:rsidRPr="00CC39F0" w:rsidRDefault="005751FF" w:rsidP="00DD7C51">
      <w:pPr>
        <w:pStyle w:val="ListParagraph"/>
        <w:numPr>
          <w:ilvl w:val="1"/>
          <w:numId w:val="46"/>
        </w:numPr>
        <w:rPr>
          <w:ins w:id="384" w:author="Chris Hogan" w:date="2025-09-22T21:31:00Z" w16du:dateUtc="2025-09-23T03:31:00Z"/>
          <w:rPrChange w:id="385" w:author="Chris Hogan" w:date="2025-09-22T21:31:00Z" w16du:dateUtc="2025-09-23T03:31:00Z">
            <w:rPr>
              <w:ins w:id="386" w:author="Chris Hogan" w:date="2025-09-22T21:31:00Z" w16du:dateUtc="2025-09-23T03:31:00Z"/>
              <w:rFonts w:ascii="Aptos" w:hAnsi="Aptos" w:cs="Segoe UI Emoji"/>
            </w:rPr>
          </w:rPrChange>
        </w:rPr>
        <w:pPrChange w:id="387" w:author="Chris Hogan" w:date="2025-09-22T22:03:00Z" w16du:dateUtc="2025-09-23T04:03:00Z">
          <w:pPr>
            <w:pStyle w:val="ListParagraph"/>
            <w:numPr>
              <w:ilvl w:val="2"/>
              <w:numId w:val="39"/>
            </w:numPr>
            <w:ind w:left="2160" w:hanging="180"/>
          </w:pPr>
        </w:pPrChange>
      </w:pPr>
      <w:ins w:id="388" w:author="Chris Hogan" w:date="2025-09-22T15:58:00Z" w16du:dateUtc="2025-09-22T21:58:00Z">
        <w:r>
          <w:rPr>
            <w:rFonts w:ascii="Aptos" w:hAnsi="Aptos" w:cs="Segoe UI Emoji"/>
          </w:rPr>
          <w:t>T</w:t>
        </w:r>
        <w:r w:rsidR="00ED469C">
          <w:rPr>
            <w:rFonts w:ascii="Aptos" w:hAnsi="Aptos" w:cs="Segoe UI Emoji"/>
          </w:rPr>
          <w:t>ags</w:t>
        </w:r>
      </w:ins>
      <w:ins w:id="389" w:author="Chris Hogan" w:date="2025-09-22T21:31:00Z" w16du:dateUtc="2025-09-23T03:31:00Z">
        <w:r w:rsidR="00CC39F0">
          <w:rPr>
            <w:rFonts w:ascii="Aptos" w:hAnsi="Aptos" w:cs="Segoe UI Emoji"/>
          </w:rPr>
          <w:t xml:space="preserve"> </w:t>
        </w:r>
        <w:r w:rsidR="00CC39F0" w:rsidRPr="002424C0">
          <w:rPr>
            <w:rFonts w:ascii="Aptos" w:hAnsi="Aptos"/>
            <w:highlight w:val="yellow"/>
          </w:rPr>
          <w:t>(</w:t>
        </w:r>
        <w:r w:rsidR="00CC39F0" w:rsidRPr="002424C0">
          <w:rPr>
            <w:rFonts w:ascii="Segoe UI Emoji" w:hAnsi="Segoe UI Emoji" w:cs="Segoe UI Emoji"/>
            <w:highlight w:val="yellow"/>
          </w:rPr>
          <w:t>❌</w:t>
        </w:r>
        <w:proofErr w:type="spellStart"/>
        <w:r w:rsidR="00CC39F0" w:rsidRPr="002424C0">
          <w:rPr>
            <w:rFonts w:ascii="Aptos" w:hAnsi="Aptos" w:cs="Segoe UI Emoji"/>
            <w:highlight w:val="yellow"/>
          </w:rPr>
          <w:t>FieldVu</w:t>
        </w:r>
        <w:proofErr w:type="spellEnd"/>
        <w:r w:rsidR="00CC39F0">
          <w:rPr>
            <w:rFonts w:ascii="Aptos" w:hAnsi="Aptos" w:cs="Segoe UI Emoji"/>
            <w:highlight w:val="yellow"/>
          </w:rPr>
          <w:t xml:space="preserve"> missing</w:t>
        </w:r>
        <w:r w:rsidR="00CC39F0" w:rsidRPr="002424C0">
          <w:rPr>
            <w:rFonts w:ascii="Aptos" w:hAnsi="Aptos" w:cs="Segoe UI Emoji"/>
            <w:highlight w:val="yellow"/>
          </w:rPr>
          <w:t>)</w:t>
        </w:r>
      </w:ins>
    </w:p>
    <w:p w14:paraId="6BFD9964" w14:textId="132EBB29" w:rsidR="00CC39F0" w:rsidRPr="00CC39F0" w:rsidRDefault="00CC39F0" w:rsidP="00DD7C51">
      <w:pPr>
        <w:pStyle w:val="ListParagraph"/>
        <w:numPr>
          <w:ilvl w:val="2"/>
          <w:numId w:val="46"/>
        </w:numPr>
        <w:rPr>
          <w:ins w:id="390" w:author="Chris Hogan" w:date="2025-09-22T21:31:00Z" w16du:dateUtc="2025-09-23T03:31:00Z"/>
          <w:rPrChange w:id="391" w:author="Chris Hogan" w:date="2025-09-22T21:31:00Z" w16du:dateUtc="2025-09-23T03:31:00Z">
            <w:rPr>
              <w:ins w:id="392" w:author="Chris Hogan" w:date="2025-09-22T21:31:00Z" w16du:dateUtc="2025-09-23T03:31:00Z"/>
              <w:rFonts w:ascii="Aptos" w:hAnsi="Aptos" w:cs="Segoe UI Emoji"/>
            </w:rPr>
          </w:rPrChange>
        </w:rPr>
        <w:pPrChange w:id="393" w:author="Chris Hogan" w:date="2025-09-22T22:03:00Z" w16du:dateUtc="2025-09-23T04:03:00Z">
          <w:pPr>
            <w:pStyle w:val="ListParagraph"/>
            <w:numPr>
              <w:ilvl w:val="3"/>
              <w:numId w:val="39"/>
            </w:numPr>
            <w:ind w:left="2880" w:hanging="360"/>
          </w:pPr>
        </w:pPrChange>
      </w:pPr>
      <w:ins w:id="394" w:author="Chris Hogan" w:date="2025-09-22T21:31:00Z" w16du:dateUtc="2025-09-23T03:31:00Z">
        <w:r>
          <w:rPr>
            <w:rFonts w:ascii="Aptos" w:hAnsi="Aptos" w:cs="Segoe UI Emoji"/>
          </w:rPr>
          <w:t>“</w:t>
        </w:r>
      </w:ins>
      <w:proofErr w:type="gramStart"/>
      <w:ins w:id="395" w:author="Chris Hogan" w:date="2025-09-22T15:59:00Z" w16du:dateUtc="2025-09-22T21:59:00Z">
        <w:r w:rsidR="005751FF">
          <w:rPr>
            <w:rFonts w:ascii="Aptos" w:hAnsi="Aptos" w:cs="Segoe UI Emoji"/>
          </w:rPr>
          <w:t>work</w:t>
        </w:r>
        <w:proofErr w:type="gramEnd"/>
        <w:r w:rsidR="005751FF">
          <w:rPr>
            <w:rFonts w:ascii="Aptos" w:hAnsi="Aptos" w:cs="Segoe UI Emoji"/>
          </w:rPr>
          <w:t>_schedule:</w:t>
        </w:r>
        <w:r w:rsidR="00FF64CA">
          <w:rPr>
            <w:rFonts w:ascii="Aptos" w:hAnsi="Aptos" w:cs="Segoe UI Emoji"/>
          </w:rPr>
          <w:t>5x8 Mon”</w:t>
        </w:r>
      </w:ins>
      <w:ins w:id="396" w:author="Chris Hogan" w:date="2025-09-22T21:48:00Z" w16du:dateUtc="2025-09-23T03:48:00Z">
        <w:r w:rsidR="001A3715">
          <w:rPr>
            <w:rFonts w:ascii="Aptos" w:hAnsi="Aptos" w:cs="Segoe UI Emoji"/>
          </w:rPr>
          <w:t xml:space="preserve"> </w:t>
        </w:r>
        <w:r w:rsidR="001A3715" w:rsidRPr="002424C0">
          <w:rPr>
            <w:rFonts w:ascii="Aptos" w:hAnsi="Aptos"/>
            <w:highlight w:val="yellow"/>
          </w:rPr>
          <w:t>(</w:t>
        </w:r>
        <w:r w:rsidR="001A3715" w:rsidRPr="002424C0">
          <w:rPr>
            <w:rFonts w:ascii="Segoe UI Emoji" w:hAnsi="Segoe UI Emoji" w:cs="Segoe UI Emoji"/>
            <w:highlight w:val="yellow"/>
          </w:rPr>
          <w:t>❌</w:t>
        </w:r>
        <w:proofErr w:type="spellStart"/>
        <w:r w:rsidR="001A3715" w:rsidRPr="002424C0">
          <w:rPr>
            <w:rFonts w:ascii="Aptos" w:hAnsi="Aptos" w:cs="Segoe UI Emoji"/>
            <w:highlight w:val="yellow"/>
          </w:rPr>
          <w:t>FieldVu</w:t>
        </w:r>
        <w:proofErr w:type="spellEnd"/>
        <w:r w:rsidR="001A3715">
          <w:rPr>
            <w:rFonts w:ascii="Aptos" w:hAnsi="Aptos" w:cs="Segoe UI Emoji"/>
            <w:highlight w:val="yellow"/>
          </w:rPr>
          <w:t xml:space="preserve"> missing</w:t>
        </w:r>
        <w:r w:rsidR="001A3715" w:rsidRPr="002424C0">
          <w:rPr>
            <w:rFonts w:ascii="Aptos" w:hAnsi="Aptos" w:cs="Segoe UI Emoji"/>
            <w:highlight w:val="yellow"/>
          </w:rPr>
          <w:t>)</w:t>
        </w:r>
      </w:ins>
    </w:p>
    <w:p w14:paraId="129ACF24" w14:textId="587CBC6B" w:rsidR="00ED469C" w:rsidRPr="00CC39F0" w:rsidRDefault="00CC39F0" w:rsidP="00DD7C51">
      <w:pPr>
        <w:pStyle w:val="ListParagraph"/>
        <w:numPr>
          <w:ilvl w:val="2"/>
          <w:numId w:val="46"/>
        </w:numPr>
        <w:rPr>
          <w:ins w:id="397" w:author="Chris Hogan" w:date="2025-09-22T21:31:00Z" w16du:dateUtc="2025-09-23T03:31:00Z"/>
          <w:rPrChange w:id="398" w:author="Chris Hogan" w:date="2025-09-22T21:31:00Z" w16du:dateUtc="2025-09-23T03:31:00Z">
            <w:rPr>
              <w:ins w:id="399" w:author="Chris Hogan" w:date="2025-09-22T21:31:00Z" w16du:dateUtc="2025-09-23T03:31:00Z"/>
              <w:rFonts w:ascii="Aptos" w:hAnsi="Aptos" w:cs="Segoe UI Emoji"/>
            </w:rPr>
          </w:rPrChange>
        </w:rPr>
        <w:pPrChange w:id="400" w:author="Chris Hogan" w:date="2025-09-22T22:03:00Z" w16du:dateUtc="2025-09-23T04:03:00Z">
          <w:pPr>
            <w:pStyle w:val="ListParagraph"/>
            <w:numPr>
              <w:ilvl w:val="3"/>
              <w:numId w:val="39"/>
            </w:numPr>
            <w:ind w:left="2880" w:hanging="360"/>
          </w:pPr>
        </w:pPrChange>
      </w:pPr>
      <w:ins w:id="401" w:author="Chris Hogan" w:date="2025-09-22T21:31:00Z" w16du:dateUtc="2025-09-23T03:31:00Z">
        <w:r>
          <w:rPr>
            <w:rFonts w:ascii="Aptos" w:hAnsi="Aptos" w:cs="Segoe UI Emoji"/>
          </w:rPr>
          <w:t>“</w:t>
        </w:r>
      </w:ins>
      <w:proofErr w:type="spellStart"/>
      <w:proofErr w:type="gramStart"/>
      <w:ins w:id="402" w:author="Chris Hogan" w:date="2025-09-22T21:30:00Z" w16du:dateUtc="2025-09-23T03:30:00Z">
        <w:r w:rsidR="00887DAC">
          <w:rPr>
            <w:rFonts w:ascii="Aptos" w:hAnsi="Aptos" w:cs="Segoe UI Emoji"/>
          </w:rPr>
          <w:t>staying</w:t>
        </w:r>
        <w:proofErr w:type="gramEnd"/>
        <w:r w:rsidR="00887DAC">
          <w:rPr>
            <w:rFonts w:ascii="Aptos" w:hAnsi="Aptos" w:cs="Segoe UI Emoji"/>
          </w:rPr>
          <w:t>_in_site_</w:t>
        </w:r>
        <w:proofErr w:type="gramStart"/>
        <w:r w:rsidR="00887DAC">
          <w:rPr>
            <w:rFonts w:ascii="Aptos" w:hAnsi="Aptos" w:cs="Segoe UI Emoji"/>
          </w:rPr>
          <w:t>camp:</w:t>
        </w:r>
      </w:ins>
      <w:ins w:id="403" w:author="Chris Hogan" w:date="2025-09-23T00:09:00Z" w16du:dateUtc="2025-09-23T06:09:00Z">
        <w:r w:rsidR="00F86584">
          <w:rPr>
            <w:rFonts w:ascii="Aptos" w:hAnsi="Aptos" w:cs="Segoe UI Emoji"/>
          </w:rPr>
          <w:t>true</w:t>
        </w:r>
      </w:ins>
      <w:proofErr w:type="spellEnd"/>
      <w:proofErr w:type="gramEnd"/>
      <w:ins w:id="404" w:author="Chris Hogan" w:date="2025-09-22T21:31:00Z" w16du:dateUtc="2025-09-23T03:31:00Z">
        <w:r>
          <w:rPr>
            <w:rFonts w:ascii="Aptos" w:hAnsi="Aptos" w:cs="Segoe UI Emoji"/>
          </w:rPr>
          <w:t>”</w:t>
        </w:r>
      </w:ins>
      <w:ins w:id="405" w:author="Chris Hogan" w:date="2025-09-22T21:48:00Z" w16du:dateUtc="2025-09-23T03:48:00Z">
        <w:r w:rsidR="001A3715">
          <w:rPr>
            <w:rFonts w:ascii="Aptos" w:hAnsi="Aptos" w:cs="Segoe UI Emoji"/>
          </w:rPr>
          <w:t xml:space="preserve"> </w:t>
        </w:r>
        <w:r w:rsidR="001A3715" w:rsidRPr="002424C0">
          <w:rPr>
            <w:rFonts w:ascii="Aptos" w:hAnsi="Aptos"/>
            <w:highlight w:val="yellow"/>
          </w:rPr>
          <w:t>(</w:t>
        </w:r>
        <w:r w:rsidR="001A3715" w:rsidRPr="002424C0">
          <w:rPr>
            <w:rFonts w:ascii="Segoe UI Emoji" w:hAnsi="Segoe UI Emoji" w:cs="Segoe UI Emoji"/>
            <w:highlight w:val="yellow"/>
          </w:rPr>
          <w:t>❌</w:t>
        </w:r>
        <w:proofErr w:type="spellStart"/>
        <w:r w:rsidR="001A3715" w:rsidRPr="002424C0">
          <w:rPr>
            <w:rFonts w:ascii="Aptos" w:hAnsi="Aptos" w:cs="Segoe UI Emoji"/>
            <w:highlight w:val="yellow"/>
          </w:rPr>
          <w:t>FieldVu</w:t>
        </w:r>
        <w:proofErr w:type="spellEnd"/>
        <w:r w:rsidR="001A3715">
          <w:rPr>
            <w:rFonts w:ascii="Aptos" w:hAnsi="Aptos" w:cs="Segoe UI Emoji"/>
            <w:highlight w:val="yellow"/>
          </w:rPr>
          <w:t xml:space="preserve"> missing</w:t>
        </w:r>
        <w:r w:rsidR="001A3715" w:rsidRPr="002424C0">
          <w:rPr>
            <w:rFonts w:ascii="Aptos" w:hAnsi="Aptos" w:cs="Segoe UI Emoji"/>
            <w:highlight w:val="yellow"/>
          </w:rPr>
          <w:t>)</w:t>
        </w:r>
      </w:ins>
    </w:p>
    <w:p w14:paraId="5708B11C" w14:textId="046452A2" w:rsidR="00CC39F0" w:rsidRPr="00E02CEC" w:rsidRDefault="00CC39F0" w:rsidP="00DD7C51">
      <w:pPr>
        <w:pStyle w:val="ListParagraph"/>
        <w:numPr>
          <w:ilvl w:val="2"/>
          <w:numId w:val="46"/>
        </w:numPr>
        <w:rPr>
          <w:ins w:id="406" w:author="Chris Hogan" w:date="2025-09-22T21:29:00Z" w16du:dateUtc="2025-09-23T03:29:00Z"/>
          <w:rPrChange w:id="407" w:author="Chris Hogan" w:date="2025-09-22T21:29:00Z" w16du:dateUtc="2025-09-23T03:29:00Z">
            <w:rPr>
              <w:ins w:id="408" w:author="Chris Hogan" w:date="2025-09-22T21:29:00Z" w16du:dateUtc="2025-09-23T03:29:00Z"/>
              <w:rFonts w:ascii="Aptos" w:hAnsi="Aptos" w:cs="Segoe UI Emoji"/>
            </w:rPr>
          </w:rPrChange>
        </w:rPr>
        <w:pPrChange w:id="409" w:author="Chris Hogan" w:date="2025-09-22T22:03:00Z" w16du:dateUtc="2025-09-23T04:03:00Z">
          <w:pPr>
            <w:pStyle w:val="ListParagraph"/>
            <w:numPr>
              <w:ilvl w:val="2"/>
              <w:numId w:val="39"/>
            </w:numPr>
            <w:ind w:left="2160" w:hanging="180"/>
          </w:pPr>
        </w:pPrChange>
      </w:pPr>
      <w:ins w:id="410" w:author="Chris Hogan" w:date="2025-09-22T21:31:00Z" w16du:dateUtc="2025-09-23T03:31:00Z">
        <w:r>
          <w:rPr>
            <w:rFonts w:ascii="Aptos" w:hAnsi="Aptos" w:cs="Segoe UI Emoji"/>
          </w:rPr>
          <w:t>“</w:t>
        </w:r>
        <w:proofErr w:type="spellStart"/>
        <w:proofErr w:type="gramStart"/>
        <w:r>
          <w:rPr>
            <w:rFonts w:ascii="Aptos" w:hAnsi="Aptos" w:cs="Segoe UI Emoji"/>
          </w:rPr>
          <w:t>is</w:t>
        </w:r>
        <w:proofErr w:type="gramEnd"/>
        <w:r>
          <w:rPr>
            <w:rFonts w:ascii="Aptos" w:hAnsi="Aptos" w:cs="Segoe UI Emoji"/>
          </w:rPr>
          <w:t>_</w:t>
        </w:r>
        <w:proofErr w:type="gramStart"/>
        <w:r>
          <w:rPr>
            <w:rFonts w:ascii="Aptos" w:hAnsi="Aptos" w:cs="Segoe UI Emoji"/>
          </w:rPr>
          <w:t>callout:false</w:t>
        </w:r>
        <w:proofErr w:type="spellEnd"/>
        <w:proofErr w:type="gramEnd"/>
        <w:r>
          <w:rPr>
            <w:rFonts w:ascii="Aptos" w:hAnsi="Aptos" w:cs="Segoe UI Emoji"/>
          </w:rPr>
          <w:t>”</w:t>
        </w:r>
      </w:ins>
      <w:ins w:id="411" w:author="Chris Hogan" w:date="2025-09-22T21:48:00Z" w16du:dateUtc="2025-09-23T03:48:00Z">
        <w:r w:rsidR="001A3715">
          <w:rPr>
            <w:rFonts w:ascii="Aptos" w:hAnsi="Aptos" w:cs="Segoe UI Emoji"/>
          </w:rPr>
          <w:t xml:space="preserve"> </w:t>
        </w:r>
        <w:r w:rsidR="001A3715" w:rsidRPr="002424C0">
          <w:rPr>
            <w:rFonts w:ascii="Aptos" w:hAnsi="Aptos"/>
            <w:highlight w:val="yellow"/>
          </w:rPr>
          <w:t>(</w:t>
        </w:r>
        <w:r w:rsidR="001A3715" w:rsidRPr="002424C0">
          <w:rPr>
            <w:rFonts w:ascii="Segoe UI Emoji" w:hAnsi="Segoe UI Emoji" w:cs="Segoe UI Emoji"/>
            <w:highlight w:val="yellow"/>
          </w:rPr>
          <w:t>❌</w:t>
        </w:r>
        <w:proofErr w:type="spellStart"/>
        <w:r w:rsidR="001A3715" w:rsidRPr="002424C0">
          <w:rPr>
            <w:rFonts w:ascii="Aptos" w:hAnsi="Aptos" w:cs="Segoe UI Emoji"/>
            <w:highlight w:val="yellow"/>
          </w:rPr>
          <w:t>FieldVu</w:t>
        </w:r>
        <w:proofErr w:type="spellEnd"/>
        <w:r w:rsidR="001A3715">
          <w:rPr>
            <w:rFonts w:ascii="Aptos" w:hAnsi="Aptos" w:cs="Segoe UI Emoji"/>
            <w:highlight w:val="yellow"/>
          </w:rPr>
          <w:t xml:space="preserve"> missing</w:t>
        </w:r>
        <w:r w:rsidR="001A3715" w:rsidRPr="002424C0">
          <w:rPr>
            <w:rFonts w:ascii="Aptos" w:hAnsi="Aptos" w:cs="Segoe UI Emoji"/>
            <w:highlight w:val="yellow"/>
          </w:rPr>
          <w:t>)</w:t>
        </w:r>
      </w:ins>
    </w:p>
    <w:p w14:paraId="043C05DF" w14:textId="77777777" w:rsidR="00E02CEC" w:rsidRDefault="00E02CEC" w:rsidP="00E02CEC">
      <w:pPr>
        <w:rPr>
          <w:ins w:id="412" w:author="Chris Hogan" w:date="2025-09-22T15:20:00Z" w16du:dateUtc="2025-09-22T21:20:00Z"/>
        </w:rPr>
      </w:pPr>
    </w:p>
    <w:p w14:paraId="48B83364" w14:textId="59A13989" w:rsidR="008160C0" w:rsidRDefault="00E34B59" w:rsidP="00DD7C51">
      <w:pPr>
        <w:pStyle w:val="Heading3"/>
        <w:rPr>
          <w:ins w:id="413" w:author="Chris Hogan" w:date="2025-09-22T21:45:00Z" w16du:dateUtc="2025-09-23T03:45:00Z"/>
        </w:rPr>
        <w:pPrChange w:id="414" w:author="Chris Hogan" w:date="2025-09-22T22:03:00Z" w16du:dateUtc="2025-09-23T04:03:00Z">
          <w:pPr>
            <w:pStyle w:val="ListParagraph"/>
            <w:numPr>
              <w:numId w:val="39"/>
            </w:numPr>
            <w:ind w:hanging="360"/>
          </w:pPr>
        </w:pPrChange>
      </w:pPr>
      <w:proofErr w:type="spellStart"/>
      <w:ins w:id="415" w:author="Chris Hogan" w:date="2025-09-22T15:20:00Z" w16du:dateUtc="2025-09-22T21:20:00Z">
        <w:r w:rsidRPr="00E34B59">
          <w:t>FieldVu</w:t>
        </w:r>
        <w:proofErr w:type="spellEnd"/>
        <w:r w:rsidRPr="00E34B59">
          <w:t xml:space="preserve"> </w:t>
        </w:r>
        <w:r>
          <w:t>sends rule</w:t>
        </w:r>
      </w:ins>
      <w:ins w:id="416" w:author="Chris Hogan" w:date="2025-09-22T15:21:00Z" w16du:dateUtc="2025-09-22T21:21:00Z">
        <w:r w:rsidR="00624A7F">
          <w:t>s check</w:t>
        </w:r>
      </w:ins>
      <w:ins w:id="417" w:author="Chris Hogan" w:date="2025-09-22T15:20:00Z" w16du:dateUtc="2025-09-22T21:20:00Z">
        <w:r>
          <w:t xml:space="preserve"> </w:t>
        </w:r>
      </w:ins>
      <w:ins w:id="418" w:author="Chris Hogan" w:date="2025-09-22T16:08:00Z" w16du:dateUtc="2025-09-22T22:08:00Z">
        <w:r w:rsidR="009C3C06">
          <w:t>R</w:t>
        </w:r>
      </w:ins>
      <w:ins w:id="419" w:author="Chris Hogan" w:date="2025-09-22T15:20:00Z" w16du:dateUtc="2025-09-22T21:20:00Z">
        <w:r w:rsidRPr="00E34B59">
          <w:t>equest to Rule Evaluation Engine</w:t>
        </w:r>
      </w:ins>
    </w:p>
    <w:p w14:paraId="0242D7C9" w14:textId="77777777" w:rsidR="00C939BF" w:rsidRDefault="00DD7036" w:rsidP="00DD7C51">
      <w:pPr>
        <w:rPr>
          <w:ins w:id="420" w:author="Chris Hogan" w:date="2025-09-22T21:59:00Z" w16du:dateUtc="2025-09-23T03:59:00Z"/>
        </w:rPr>
        <w:pPrChange w:id="421" w:author="Chris Hogan" w:date="2025-09-22T22:03:00Z" w16du:dateUtc="2025-09-23T04:03:00Z">
          <w:pPr>
            <w:ind w:left="360"/>
          </w:pPr>
        </w:pPrChange>
      </w:pPr>
      <w:ins w:id="422" w:author="Chris Hogan" w:date="2025-09-22T21:58:00Z" w16du:dateUtc="2025-09-23T03:58:00Z">
        <w:r>
          <w:t xml:space="preserve">Timekeeper </w:t>
        </w:r>
        <w:r w:rsidR="00C939BF">
          <w:t xml:space="preserve">clicks button to have </w:t>
        </w:r>
      </w:ins>
      <w:proofErr w:type="spellStart"/>
      <w:ins w:id="423" w:author="Chris Hogan" w:date="2025-09-22T21:45:00Z" w16du:dateUtc="2025-09-23T03:45:00Z">
        <w:r w:rsidR="008160C0">
          <w:t>FieldVu</w:t>
        </w:r>
        <w:proofErr w:type="spellEnd"/>
        <w:r w:rsidR="008160C0">
          <w:t xml:space="preserve"> </w:t>
        </w:r>
      </w:ins>
      <w:ins w:id="424" w:author="Chris Hogan" w:date="2025-09-22T21:58:00Z" w16du:dateUtc="2025-09-23T03:58:00Z">
        <w:r w:rsidR="00C939BF">
          <w:t xml:space="preserve">validate the data currently </w:t>
        </w:r>
      </w:ins>
      <w:ins w:id="425" w:author="Chris Hogan" w:date="2025-09-22T21:59:00Z" w16du:dateUtc="2025-09-23T03:59:00Z">
        <w:r w:rsidR="00C939BF">
          <w:t>entered in the Crew Sheet.</w:t>
        </w:r>
      </w:ins>
    </w:p>
    <w:p w14:paraId="77E7497E" w14:textId="77777777" w:rsidR="00C939BF" w:rsidRDefault="00C939BF" w:rsidP="00DD7C51">
      <w:pPr>
        <w:rPr>
          <w:ins w:id="426" w:author="Chris Hogan" w:date="2025-09-22T21:59:00Z" w16du:dateUtc="2025-09-23T03:59:00Z"/>
        </w:rPr>
        <w:pPrChange w:id="427" w:author="Chris Hogan" w:date="2025-09-22T22:03:00Z" w16du:dateUtc="2025-09-23T04:03:00Z">
          <w:pPr>
            <w:ind w:left="360"/>
          </w:pPr>
        </w:pPrChange>
      </w:pPr>
      <w:proofErr w:type="spellStart"/>
      <w:ins w:id="428" w:author="Chris Hogan" w:date="2025-09-22T21:59:00Z" w16du:dateUtc="2025-09-23T03:59:00Z">
        <w:r>
          <w:t>FieldVu</w:t>
        </w:r>
        <w:proofErr w:type="spellEnd"/>
        <w:r>
          <w:t xml:space="preserve"> sends </w:t>
        </w:r>
        <w:proofErr w:type="gramStart"/>
        <w:r>
          <w:t>a rules</w:t>
        </w:r>
        <w:proofErr w:type="gramEnd"/>
        <w:r>
          <w:t xml:space="preserve"> check request to the Rule Evaluation Engine with just:</w:t>
        </w:r>
      </w:ins>
    </w:p>
    <w:p w14:paraId="4BF81FE0" w14:textId="59144A60" w:rsidR="00FE1549" w:rsidRDefault="00A91C15" w:rsidP="00DD7C51">
      <w:pPr>
        <w:pStyle w:val="ListParagraph"/>
        <w:numPr>
          <w:ilvl w:val="0"/>
          <w:numId w:val="47"/>
        </w:numPr>
        <w:rPr>
          <w:ins w:id="429" w:author="Chris Hogan" w:date="2025-09-22T22:06:00Z" w16du:dateUtc="2025-09-23T04:06:00Z"/>
        </w:rPr>
      </w:pPr>
      <w:ins w:id="430" w:author="Chris Hogan" w:date="2025-09-22T22:05:00Z" w16du:dateUtc="2025-09-23T04:05:00Z">
        <w:r w:rsidRPr="00A91C15">
          <w:t xml:space="preserve">the </w:t>
        </w:r>
        <w:r w:rsidRPr="00FE1549">
          <w:rPr>
            <w:b/>
            <w:bCs/>
            <w:rPrChange w:id="431" w:author="Chris Hogan" w:date="2025-09-22T22:06:00Z" w16du:dateUtc="2025-09-23T04:06:00Z">
              <w:rPr/>
            </w:rPrChange>
          </w:rPr>
          <w:t>context</w:t>
        </w:r>
        <w:r w:rsidRPr="00A91C15">
          <w:t xml:space="preserve"> (where/when/who </w:t>
        </w:r>
      </w:ins>
      <w:ins w:id="432" w:author="Chris Hogan" w:date="2025-09-22T22:06:00Z" w16du:dateUtc="2025-09-23T04:06:00Z">
        <w:r w:rsidR="009D6E28">
          <w:t xml:space="preserve">surrounding field </w:t>
        </w:r>
      </w:ins>
      <w:ins w:id="433" w:author="Chris Hogan" w:date="2025-09-22T22:05:00Z" w16du:dateUtc="2025-09-23T04:05:00Z">
        <w:r w:rsidRPr="00A91C15">
          <w:t>service</w:t>
        </w:r>
      </w:ins>
      <w:ins w:id="434" w:author="Chris Hogan" w:date="2025-09-22T22:06:00Z" w16du:dateUtc="2025-09-23T04:06:00Z">
        <w:r w:rsidR="009D6E28">
          <w:t xml:space="preserve"> </w:t>
        </w:r>
      </w:ins>
      <w:ins w:id="435" w:author="Chris Hogan" w:date="2025-09-22T22:05:00Z" w16du:dateUtc="2025-09-23T04:05:00Z">
        <w:r w:rsidRPr="00A91C15">
          <w:t>even</w:t>
        </w:r>
      </w:ins>
      <w:ins w:id="436" w:author="Chris Hogan" w:date="2025-09-22T22:06:00Z" w16du:dateUtc="2025-09-23T04:06:00Z">
        <w:r w:rsidR="009D6E28">
          <w:t>t</w:t>
        </w:r>
      </w:ins>
      <w:ins w:id="437" w:author="Chris Hogan" w:date="2025-09-22T22:05:00Z" w16du:dateUtc="2025-09-23T04:05:00Z">
        <w:r w:rsidRPr="00A91C15">
          <w:t>), and</w:t>
        </w:r>
      </w:ins>
    </w:p>
    <w:p w14:paraId="041A9E4D" w14:textId="0C447EF8" w:rsidR="00DD7C51" w:rsidRDefault="00FE1549" w:rsidP="00DD7C51">
      <w:pPr>
        <w:pStyle w:val="ListParagraph"/>
        <w:numPr>
          <w:ilvl w:val="0"/>
          <w:numId w:val="47"/>
        </w:numPr>
        <w:rPr>
          <w:ins w:id="438" w:author="Chris Hogan" w:date="2025-09-22T22:06:00Z" w16du:dateUtc="2025-09-23T04:06:00Z"/>
        </w:rPr>
      </w:pPr>
      <w:ins w:id="439" w:author="Chris Hogan" w:date="2025-09-22T22:06:00Z" w16du:dateUtc="2025-09-23T04:06:00Z">
        <w:r w:rsidRPr="00FE1549">
          <w:t xml:space="preserve">the </w:t>
        </w:r>
        <w:r w:rsidRPr="00FE1549">
          <w:rPr>
            <w:b/>
            <w:bCs/>
            <w:rPrChange w:id="440" w:author="Chris Hogan" w:date="2025-09-22T22:06:00Z" w16du:dateUtc="2025-09-23T04:06:00Z">
              <w:rPr/>
            </w:rPrChange>
          </w:rPr>
          <w:t>facts</w:t>
        </w:r>
        <w:r w:rsidRPr="00FE1549">
          <w:t xml:space="preserve"> </w:t>
        </w:r>
        <w:r>
          <w:t>that were recorded on the Crew Sheet</w:t>
        </w:r>
      </w:ins>
      <w:ins w:id="441" w:author="Chris Hogan" w:date="2025-09-22T22:07:00Z" w16du:dateUtc="2025-09-23T04:07:00Z">
        <w:r w:rsidR="009D6E28">
          <w:t xml:space="preserve"> that are to be checked </w:t>
        </w:r>
        <w:r w:rsidR="00400314">
          <w:t>against the rules</w:t>
        </w:r>
      </w:ins>
    </w:p>
    <w:p w14:paraId="044BE95A" w14:textId="77777777" w:rsidR="00FE1549" w:rsidRPr="00DD7C51" w:rsidRDefault="00FE1549" w:rsidP="00FE1549">
      <w:pPr>
        <w:rPr>
          <w:ins w:id="442" w:author="Chris Hogan" w:date="2025-09-22T16:00:00Z" w16du:dateUtc="2025-09-22T22:00:00Z"/>
        </w:rPr>
        <w:pPrChange w:id="443" w:author="Chris Hogan" w:date="2025-09-22T22:06:00Z" w16du:dateUtc="2025-09-23T04:06:00Z">
          <w:pPr>
            <w:pStyle w:val="ListParagraph"/>
            <w:numPr>
              <w:numId w:val="39"/>
            </w:numPr>
            <w:ind w:hanging="360"/>
          </w:pPr>
        </w:pPrChange>
      </w:pPr>
    </w:p>
    <w:p w14:paraId="763914A0" w14:textId="0D9E8518" w:rsidR="00A05ADF" w:rsidRDefault="008C47D3" w:rsidP="00DD7C51">
      <w:pPr>
        <w:rPr>
          <w:ins w:id="444" w:author="Chris Hogan" w:date="2025-09-23T08:12:00Z" w16du:dateUtc="2025-09-23T14:12:00Z"/>
          <w:b/>
          <w:bCs/>
        </w:rPr>
      </w:pPr>
      <w:ins w:id="445" w:author="Chris Hogan" w:date="2025-09-22T21:27:00Z" w16du:dateUtc="2025-09-23T03:27:00Z">
        <w:r w:rsidRPr="008160C0">
          <w:rPr>
            <w:b/>
            <w:bCs/>
            <w:rPrChange w:id="446" w:author="Chris Hogan" w:date="2025-09-22T21:44:00Z" w16du:dateUtc="2025-09-23T03:44:00Z">
              <w:rPr/>
            </w:rPrChange>
          </w:rPr>
          <w:t>Request</w:t>
        </w:r>
      </w:ins>
      <w:ins w:id="447" w:author="Chris Hogan" w:date="2025-09-22T22:04:00Z" w16du:dateUtc="2025-09-23T04:04:00Z">
        <w:r w:rsidR="00DD7C51">
          <w:rPr>
            <w:b/>
            <w:bCs/>
          </w:rPr>
          <w:t xml:space="preserve"> Example (Conceptual)</w:t>
        </w:r>
      </w:ins>
      <w:ins w:id="448" w:author="Chris Hogan" w:date="2025-09-22T21:27:00Z" w16du:dateUtc="2025-09-23T03:27:00Z">
        <w:r w:rsidR="007F0EA0" w:rsidRPr="008160C0">
          <w:rPr>
            <w:b/>
            <w:bCs/>
            <w:rPrChange w:id="449" w:author="Chris Hogan" w:date="2025-09-22T21:44:00Z" w16du:dateUtc="2025-09-23T03:44:00Z">
              <w:rPr/>
            </w:rPrChange>
          </w:rPr>
          <w:t>:</w:t>
        </w:r>
      </w:ins>
    </w:p>
    <w:p w14:paraId="418BCDE5" w14:textId="75576865" w:rsidR="00507D19" w:rsidRPr="00507D19" w:rsidRDefault="00507D19" w:rsidP="00DD7C51">
      <w:pPr>
        <w:rPr>
          <w:ins w:id="450" w:author="Chris Hogan" w:date="2025-09-23T08:13:00Z" w16du:dateUtc="2025-09-23T14:13:00Z"/>
          <w:i/>
          <w:iCs/>
          <w:rPrChange w:id="451" w:author="Chris Hogan" w:date="2025-09-23T08:13:00Z" w16du:dateUtc="2025-09-23T14:13:00Z">
            <w:rPr>
              <w:ins w:id="452" w:author="Chris Hogan" w:date="2025-09-23T08:13:00Z" w16du:dateUtc="2025-09-23T14:13:00Z"/>
              <w:b/>
              <w:bCs/>
            </w:rPr>
          </w:rPrChange>
        </w:rPr>
      </w:pPr>
      <w:ins w:id="453" w:author="Chris Hogan" w:date="2025-09-23T08:13:00Z" w16du:dateUtc="2025-09-23T14:13:00Z">
        <w:r w:rsidRPr="00507D19">
          <w:rPr>
            <w:i/>
            <w:iCs/>
            <w:rPrChange w:id="454" w:author="Chris Hogan" w:date="2025-09-23T08:13:00Z" w16du:dateUtc="2025-09-23T14:13:00Z">
              <w:rPr>
                <w:b/>
                <w:bCs/>
              </w:rPr>
            </w:rPrChange>
          </w:rPr>
          <w:t>(</w:t>
        </w:r>
        <w:proofErr w:type="spellStart"/>
        <w:r w:rsidRPr="00507D19">
          <w:rPr>
            <w:i/>
            <w:iCs/>
            <w:rPrChange w:id="455" w:author="Chris Hogan" w:date="2025-09-23T08:13:00Z" w16du:dateUtc="2025-09-23T14:13:00Z">
              <w:rPr>
                <w:b/>
                <w:bCs/>
              </w:rPr>
            </w:rPrChange>
          </w:rPr>
          <w:t>FieldVu</w:t>
        </w:r>
        <w:proofErr w:type="spellEnd"/>
        <w:r w:rsidRPr="00507D19">
          <w:rPr>
            <w:i/>
            <w:iCs/>
            <w:rPrChange w:id="456" w:author="Chris Hogan" w:date="2025-09-23T08:13:00Z" w16du:dateUtc="2025-09-23T14:13:00Z">
              <w:rPr>
                <w:b/>
                <w:bCs/>
              </w:rPr>
            </w:rPrChange>
          </w:rPr>
          <w:t xml:space="preserve"> may provide more context than shown here — only a few examples are included for brevity.</w:t>
        </w:r>
        <w:r w:rsidRPr="00507D19">
          <w:rPr>
            <w:i/>
            <w:iCs/>
            <w:rPrChange w:id="457" w:author="Chris Hogan" w:date="2025-09-23T08:13:00Z" w16du:dateUtc="2025-09-23T14:13:00Z">
              <w:rPr>
                <w:b/>
                <w:bCs/>
              </w:rPr>
            </w:rPrChange>
          </w:rPr>
          <w:t>)</w:t>
        </w:r>
      </w:ins>
    </w:p>
    <w:p w14:paraId="292E0943" w14:textId="2FEA109B" w:rsidR="007F0EA0" w:rsidRPr="007F0EA0" w:rsidRDefault="007F0EA0" w:rsidP="00DD7C51">
      <w:pPr>
        <w:rPr>
          <w:ins w:id="458" w:author="Chris Hogan" w:date="2025-09-22T21:27:00Z"/>
          <w:rFonts w:ascii="Courier New" w:hAnsi="Courier New" w:cs="Courier New"/>
          <w:sz w:val="16"/>
          <w:szCs w:val="16"/>
          <w:lang w:val="en-CA"/>
          <w:rPrChange w:id="459" w:author="Chris Hogan" w:date="2025-09-22T21:28:00Z" w16du:dateUtc="2025-09-23T03:28:00Z">
            <w:rPr>
              <w:ins w:id="460" w:author="Chris Hogan" w:date="2025-09-22T21:27:00Z"/>
              <w:lang w:val="en-CA"/>
            </w:rPr>
          </w:rPrChange>
        </w:rPr>
        <w:pPrChange w:id="461" w:author="Chris Hogan" w:date="2025-09-22T22:04:00Z" w16du:dateUtc="2025-09-23T04:04:00Z">
          <w:pPr>
            <w:ind w:left="360"/>
          </w:pPr>
        </w:pPrChange>
      </w:pPr>
      <w:ins w:id="462" w:author="Chris Hogan" w:date="2025-09-22T21:27:00Z">
        <w:r w:rsidRPr="007F0EA0">
          <w:rPr>
            <w:rFonts w:ascii="Courier New" w:hAnsi="Courier New" w:cs="Courier New"/>
            <w:sz w:val="16"/>
            <w:szCs w:val="16"/>
            <w:lang w:val="en-CA"/>
            <w:rPrChange w:id="463" w:author="Chris Hogan" w:date="2025-09-22T21:28:00Z" w16du:dateUtc="2025-09-23T03:28:00Z">
              <w:rPr>
                <w:lang w:val="en-CA"/>
              </w:rPr>
            </w:rPrChange>
          </w:rPr>
          <w:t>{</w:t>
        </w:r>
      </w:ins>
    </w:p>
    <w:p w14:paraId="662611E0" w14:textId="77777777" w:rsidR="007F0EA0" w:rsidRPr="007F0EA0" w:rsidRDefault="007F0EA0" w:rsidP="00DD7C51">
      <w:pPr>
        <w:rPr>
          <w:ins w:id="464" w:author="Chris Hogan" w:date="2025-09-22T21:27:00Z"/>
          <w:rFonts w:ascii="Courier New" w:hAnsi="Courier New" w:cs="Courier New"/>
          <w:sz w:val="16"/>
          <w:szCs w:val="16"/>
          <w:lang w:val="en-CA"/>
          <w:rPrChange w:id="465" w:author="Chris Hogan" w:date="2025-09-22T21:28:00Z" w16du:dateUtc="2025-09-23T03:28:00Z">
            <w:rPr>
              <w:ins w:id="466" w:author="Chris Hogan" w:date="2025-09-22T21:27:00Z"/>
              <w:lang w:val="en-CA"/>
            </w:rPr>
          </w:rPrChange>
        </w:rPr>
        <w:pPrChange w:id="467" w:author="Chris Hogan" w:date="2025-09-22T22:04:00Z" w16du:dateUtc="2025-09-23T04:04:00Z">
          <w:pPr>
            <w:ind w:left="360"/>
          </w:pPr>
        </w:pPrChange>
      </w:pPr>
      <w:ins w:id="468" w:author="Chris Hogan" w:date="2025-09-22T21:27:00Z">
        <w:r w:rsidRPr="007F0EA0">
          <w:rPr>
            <w:rFonts w:ascii="Courier New" w:hAnsi="Courier New" w:cs="Courier New"/>
            <w:sz w:val="16"/>
            <w:szCs w:val="16"/>
            <w:lang w:val="en-CA"/>
            <w:rPrChange w:id="469" w:author="Chris Hogan" w:date="2025-09-22T21:28:00Z" w16du:dateUtc="2025-09-23T03:28:00Z">
              <w:rPr>
                <w:lang w:val="en-CA"/>
              </w:rPr>
            </w:rPrChange>
          </w:rPr>
          <w:t>    "context": [</w:t>
        </w:r>
      </w:ins>
    </w:p>
    <w:p w14:paraId="5D88A39A" w14:textId="77777777" w:rsidR="007F0EA0" w:rsidRPr="007F0EA0" w:rsidRDefault="007F0EA0" w:rsidP="00DD7C51">
      <w:pPr>
        <w:rPr>
          <w:ins w:id="470" w:author="Chris Hogan" w:date="2025-09-22T21:27:00Z"/>
          <w:rFonts w:ascii="Courier New" w:hAnsi="Courier New" w:cs="Courier New"/>
          <w:sz w:val="16"/>
          <w:szCs w:val="16"/>
          <w:lang w:val="en-CA"/>
          <w:rPrChange w:id="471" w:author="Chris Hogan" w:date="2025-09-22T21:28:00Z" w16du:dateUtc="2025-09-23T03:28:00Z">
            <w:rPr>
              <w:ins w:id="472" w:author="Chris Hogan" w:date="2025-09-22T21:27:00Z"/>
              <w:lang w:val="en-CA"/>
            </w:rPr>
          </w:rPrChange>
        </w:rPr>
        <w:pPrChange w:id="473" w:author="Chris Hogan" w:date="2025-09-22T22:04:00Z" w16du:dateUtc="2025-09-23T04:04:00Z">
          <w:pPr>
            <w:ind w:left="360"/>
          </w:pPr>
        </w:pPrChange>
      </w:pPr>
      <w:ins w:id="474" w:author="Chris Hogan" w:date="2025-09-22T21:27:00Z">
        <w:r w:rsidRPr="007F0EA0">
          <w:rPr>
            <w:rFonts w:ascii="Courier New" w:hAnsi="Courier New" w:cs="Courier New"/>
            <w:sz w:val="16"/>
            <w:szCs w:val="16"/>
            <w:lang w:val="en-CA"/>
            <w:rPrChange w:id="475" w:author="Chris Hogan" w:date="2025-09-22T21:28:00Z" w16du:dateUtc="2025-09-23T03:28:00Z">
              <w:rPr>
                <w:lang w:val="en-CA"/>
              </w:rPr>
            </w:rPrChange>
          </w:rPr>
          <w:t>        {</w:t>
        </w:r>
      </w:ins>
    </w:p>
    <w:p w14:paraId="5DF933FE" w14:textId="77777777" w:rsidR="007F0EA0" w:rsidRPr="007F0EA0" w:rsidRDefault="007F0EA0" w:rsidP="00DD7C51">
      <w:pPr>
        <w:rPr>
          <w:ins w:id="476" w:author="Chris Hogan" w:date="2025-09-22T21:27:00Z"/>
          <w:rFonts w:ascii="Courier New" w:hAnsi="Courier New" w:cs="Courier New"/>
          <w:sz w:val="16"/>
          <w:szCs w:val="16"/>
          <w:lang w:val="en-CA"/>
          <w:rPrChange w:id="477" w:author="Chris Hogan" w:date="2025-09-22T21:28:00Z" w16du:dateUtc="2025-09-23T03:28:00Z">
            <w:rPr>
              <w:ins w:id="478" w:author="Chris Hogan" w:date="2025-09-22T21:27:00Z"/>
              <w:lang w:val="en-CA"/>
            </w:rPr>
          </w:rPrChange>
        </w:rPr>
        <w:pPrChange w:id="479" w:author="Chris Hogan" w:date="2025-09-22T22:04:00Z" w16du:dateUtc="2025-09-23T04:04:00Z">
          <w:pPr>
            <w:ind w:left="360"/>
          </w:pPr>
        </w:pPrChange>
      </w:pPr>
      <w:ins w:id="480" w:author="Chris Hogan" w:date="2025-09-22T21:27:00Z">
        <w:r w:rsidRPr="007F0EA0">
          <w:rPr>
            <w:rFonts w:ascii="Courier New" w:hAnsi="Courier New" w:cs="Courier New"/>
            <w:sz w:val="16"/>
            <w:szCs w:val="16"/>
            <w:lang w:val="en-CA"/>
            <w:rPrChange w:id="481" w:author="Chris Hogan" w:date="2025-09-22T21:28:00Z" w16du:dateUtc="2025-09-23T03:28:00Z">
              <w:rPr>
                <w:lang w:val="en-CA"/>
              </w:rPr>
            </w:rPrChange>
          </w:rPr>
          <w:t>            "kind": "</w:t>
        </w:r>
        <w:proofErr w:type="spellStart"/>
        <w:r w:rsidRPr="007F0EA0">
          <w:rPr>
            <w:rFonts w:ascii="Courier New" w:hAnsi="Courier New" w:cs="Courier New"/>
            <w:sz w:val="16"/>
            <w:szCs w:val="16"/>
            <w:lang w:val="en-CA"/>
            <w:rPrChange w:id="482" w:author="Chris Hogan" w:date="2025-09-22T21:28:00Z" w16du:dateUtc="2025-09-23T03:28:00Z">
              <w:rPr>
                <w:lang w:val="en-CA"/>
              </w:rPr>
            </w:rPrChange>
          </w:rPr>
          <w:t>service_event</w:t>
        </w:r>
        <w:proofErr w:type="spellEnd"/>
        <w:r w:rsidRPr="007F0EA0">
          <w:rPr>
            <w:rFonts w:ascii="Courier New" w:hAnsi="Courier New" w:cs="Courier New"/>
            <w:sz w:val="16"/>
            <w:szCs w:val="16"/>
            <w:lang w:val="en-CA"/>
            <w:rPrChange w:id="483" w:author="Chris Hogan" w:date="2025-09-22T21:28:00Z" w16du:dateUtc="2025-09-23T03:28:00Z">
              <w:rPr>
                <w:lang w:val="en-CA"/>
              </w:rPr>
            </w:rPrChange>
          </w:rPr>
          <w:t>",</w:t>
        </w:r>
      </w:ins>
    </w:p>
    <w:p w14:paraId="3C4C8A70" w14:textId="77777777" w:rsidR="007F0EA0" w:rsidRPr="007F0EA0" w:rsidRDefault="007F0EA0" w:rsidP="00DD7C51">
      <w:pPr>
        <w:rPr>
          <w:ins w:id="484" w:author="Chris Hogan" w:date="2025-09-22T21:27:00Z"/>
          <w:rFonts w:ascii="Courier New" w:hAnsi="Courier New" w:cs="Courier New"/>
          <w:sz w:val="16"/>
          <w:szCs w:val="16"/>
          <w:lang w:val="en-CA"/>
          <w:rPrChange w:id="485" w:author="Chris Hogan" w:date="2025-09-22T21:28:00Z" w16du:dateUtc="2025-09-23T03:28:00Z">
            <w:rPr>
              <w:ins w:id="486" w:author="Chris Hogan" w:date="2025-09-22T21:27:00Z"/>
              <w:lang w:val="en-CA"/>
            </w:rPr>
          </w:rPrChange>
        </w:rPr>
        <w:pPrChange w:id="487" w:author="Chris Hogan" w:date="2025-09-22T22:04:00Z" w16du:dateUtc="2025-09-23T04:04:00Z">
          <w:pPr>
            <w:ind w:left="360"/>
          </w:pPr>
        </w:pPrChange>
      </w:pPr>
      <w:ins w:id="488" w:author="Chris Hogan" w:date="2025-09-22T21:27:00Z">
        <w:r w:rsidRPr="007F0EA0">
          <w:rPr>
            <w:rFonts w:ascii="Courier New" w:hAnsi="Courier New" w:cs="Courier New"/>
            <w:sz w:val="16"/>
            <w:szCs w:val="16"/>
            <w:lang w:val="en-CA"/>
            <w:rPrChange w:id="489" w:author="Chris Hogan" w:date="2025-09-22T21:28:00Z" w16du:dateUtc="2025-09-23T03:28:00Z">
              <w:rPr>
                <w:lang w:val="en-CA"/>
              </w:rPr>
            </w:rPrChange>
          </w:rPr>
          <w:t>            "value": {</w:t>
        </w:r>
      </w:ins>
    </w:p>
    <w:p w14:paraId="5F67CB7E" w14:textId="77777777" w:rsidR="007F0EA0" w:rsidRPr="007F0EA0" w:rsidRDefault="007F0EA0" w:rsidP="00DD7C51">
      <w:pPr>
        <w:rPr>
          <w:ins w:id="490" w:author="Chris Hogan" w:date="2025-09-22T21:27:00Z"/>
          <w:rFonts w:ascii="Courier New" w:hAnsi="Courier New" w:cs="Courier New"/>
          <w:sz w:val="16"/>
          <w:szCs w:val="16"/>
          <w:lang w:val="en-CA"/>
          <w:rPrChange w:id="491" w:author="Chris Hogan" w:date="2025-09-22T21:28:00Z" w16du:dateUtc="2025-09-23T03:28:00Z">
            <w:rPr>
              <w:ins w:id="492" w:author="Chris Hogan" w:date="2025-09-22T21:27:00Z"/>
              <w:lang w:val="en-CA"/>
            </w:rPr>
          </w:rPrChange>
        </w:rPr>
        <w:pPrChange w:id="493" w:author="Chris Hogan" w:date="2025-09-22T22:04:00Z" w16du:dateUtc="2025-09-23T04:04:00Z">
          <w:pPr>
            <w:ind w:left="360"/>
          </w:pPr>
        </w:pPrChange>
      </w:pPr>
      <w:ins w:id="494" w:author="Chris Hogan" w:date="2025-09-22T21:27:00Z">
        <w:r w:rsidRPr="007F0EA0">
          <w:rPr>
            <w:rFonts w:ascii="Courier New" w:hAnsi="Courier New" w:cs="Courier New"/>
            <w:sz w:val="16"/>
            <w:szCs w:val="16"/>
            <w:lang w:val="en-CA"/>
            <w:rPrChange w:id="495" w:author="Chris Hogan" w:date="2025-09-22T21:28:00Z" w16du:dateUtc="2025-09-23T03:28:00Z">
              <w:rPr>
                <w:lang w:val="en-CA"/>
              </w:rPr>
            </w:rPrChange>
          </w:rPr>
          <w:t>                "date": "2025-09-17",</w:t>
        </w:r>
      </w:ins>
    </w:p>
    <w:p w14:paraId="2BF694B0" w14:textId="77777777" w:rsidR="007F0EA0" w:rsidRDefault="007F0EA0" w:rsidP="00DD7C51">
      <w:pPr>
        <w:rPr>
          <w:ins w:id="496" w:author="Chris Hogan" w:date="2025-09-23T07:54:00Z" w16du:dateUtc="2025-09-23T13:54:00Z"/>
          <w:rFonts w:ascii="Courier New" w:hAnsi="Courier New" w:cs="Courier New"/>
          <w:sz w:val="16"/>
          <w:szCs w:val="16"/>
          <w:lang w:val="en-CA"/>
        </w:rPr>
      </w:pPr>
      <w:ins w:id="497" w:author="Chris Hogan" w:date="2025-09-22T21:27:00Z">
        <w:r w:rsidRPr="007F0EA0">
          <w:rPr>
            <w:rFonts w:ascii="Courier New" w:hAnsi="Courier New" w:cs="Courier New"/>
            <w:sz w:val="16"/>
            <w:szCs w:val="16"/>
            <w:lang w:val="en-CA"/>
            <w:rPrChange w:id="498" w:author="Chris Hogan" w:date="2025-09-22T21:28:00Z" w16du:dateUtc="2025-09-23T03:28:00Z">
              <w:rPr>
                <w:lang w:val="en-CA"/>
              </w:rPr>
            </w:rPrChange>
          </w:rPr>
          <w:t>                "</w:t>
        </w:r>
        <w:proofErr w:type="spellStart"/>
        <w:r w:rsidRPr="007F0EA0">
          <w:rPr>
            <w:rFonts w:ascii="Courier New" w:hAnsi="Courier New" w:cs="Courier New"/>
            <w:sz w:val="16"/>
            <w:szCs w:val="16"/>
            <w:lang w:val="en-CA"/>
            <w:rPrChange w:id="499" w:author="Chris Hogan" w:date="2025-09-22T21:28:00Z" w16du:dateUtc="2025-09-23T03:28:00Z">
              <w:rPr>
                <w:lang w:val="en-CA"/>
              </w:rPr>
            </w:rPrChange>
          </w:rPr>
          <w:t>job_id</w:t>
        </w:r>
        <w:proofErr w:type="spellEnd"/>
        <w:r w:rsidRPr="007F0EA0">
          <w:rPr>
            <w:rFonts w:ascii="Courier New" w:hAnsi="Courier New" w:cs="Courier New"/>
            <w:sz w:val="16"/>
            <w:szCs w:val="16"/>
            <w:lang w:val="en-CA"/>
            <w:rPrChange w:id="500" w:author="Chris Hogan" w:date="2025-09-22T21:28:00Z" w16du:dateUtc="2025-09-23T03:28:00Z">
              <w:rPr>
                <w:lang w:val="en-CA"/>
              </w:rPr>
            </w:rPrChange>
          </w:rPr>
          <w:t>": "&lt;JOB_GUID&gt;",</w:t>
        </w:r>
      </w:ins>
    </w:p>
    <w:p w14:paraId="358A81BF" w14:textId="15B46BB5" w:rsidR="009B34AE" w:rsidRDefault="009B34AE" w:rsidP="00DD7C51">
      <w:pPr>
        <w:rPr>
          <w:ins w:id="501" w:author="Chris Hogan" w:date="2025-09-23T07:54:00Z" w16du:dateUtc="2025-09-23T13:54:00Z"/>
          <w:rFonts w:ascii="Courier New" w:hAnsi="Courier New" w:cs="Courier New"/>
          <w:sz w:val="16"/>
          <w:szCs w:val="16"/>
          <w:lang w:val="en-CA"/>
        </w:rPr>
      </w:pPr>
      <w:ins w:id="502" w:author="Chris Hogan" w:date="2025-09-23T07:54:00Z" w16du:dateUtc="2025-09-23T13:54:00Z">
        <w:r w:rsidRPr="002424C0">
          <w:rPr>
            <w:rFonts w:ascii="Courier New" w:hAnsi="Courier New" w:cs="Courier New"/>
            <w:sz w:val="16"/>
            <w:szCs w:val="16"/>
            <w:lang w:val="en-CA"/>
          </w:rPr>
          <w:t>                "</w:t>
        </w:r>
        <w:proofErr w:type="spellStart"/>
        <w:r w:rsidRPr="002424C0">
          <w:rPr>
            <w:rFonts w:ascii="Courier New" w:hAnsi="Courier New" w:cs="Courier New"/>
            <w:sz w:val="16"/>
            <w:szCs w:val="16"/>
            <w:lang w:val="en-CA"/>
          </w:rPr>
          <w:t>job_</w:t>
        </w:r>
        <w:r w:rsidR="00EC31EC">
          <w:rPr>
            <w:rFonts w:ascii="Courier New" w:hAnsi="Courier New" w:cs="Courier New"/>
            <w:sz w:val="16"/>
            <w:szCs w:val="16"/>
            <w:lang w:val="en-CA"/>
          </w:rPr>
          <w:t>code</w:t>
        </w:r>
        <w:proofErr w:type="spellEnd"/>
        <w:r w:rsidRPr="002424C0">
          <w:rPr>
            <w:rFonts w:ascii="Courier New" w:hAnsi="Courier New" w:cs="Courier New"/>
            <w:sz w:val="16"/>
            <w:szCs w:val="16"/>
            <w:lang w:val="en-CA"/>
          </w:rPr>
          <w:t>": "&lt;JOB_</w:t>
        </w:r>
      </w:ins>
      <w:ins w:id="503" w:author="Chris Hogan" w:date="2025-09-23T08:01:00Z" w16du:dateUtc="2025-09-23T14:01:00Z">
        <w:r w:rsidR="003B70F6">
          <w:rPr>
            <w:rFonts w:ascii="Courier New" w:hAnsi="Courier New" w:cs="Courier New"/>
            <w:sz w:val="16"/>
            <w:szCs w:val="16"/>
            <w:lang w:val="en-CA"/>
          </w:rPr>
          <w:t>CODE</w:t>
        </w:r>
      </w:ins>
      <w:ins w:id="504" w:author="Chris Hogan" w:date="2025-09-23T07:54:00Z" w16du:dateUtc="2025-09-23T13:54:00Z">
        <w:r w:rsidRPr="002424C0">
          <w:rPr>
            <w:rFonts w:ascii="Courier New" w:hAnsi="Courier New" w:cs="Courier New"/>
            <w:sz w:val="16"/>
            <w:szCs w:val="16"/>
            <w:lang w:val="en-CA"/>
          </w:rPr>
          <w:t>&gt;",</w:t>
        </w:r>
      </w:ins>
    </w:p>
    <w:p w14:paraId="73856FD3" w14:textId="16F2DB15" w:rsidR="00EC31EC" w:rsidRDefault="00EC31EC" w:rsidP="00DD7C51">
      <w:pPr>
        <w:rPr>
          <w:ins w:id="505" w:author="Chris Hogan" w:date="2025-09-23T07:55:00Z" w16du:dateUtc="2025-09-23T13:55:00Z"/>
          <w:rFonts w:ascii="Courier New" w:hAnsi="Courier New" w:cs="Courier New"/>
          <w:sz w:val="16"/>
          <w:szCs w:val="16"/>
          <w:lang w:val="en-CA"/>
        </w:rPr>
      </w:pPr>
      <w:ins w:id="506" w:author="Chris Hogan" w:date="2025-09-23T07:54:00Z" w16du:dateUtc="2025-09-23T13:54:00Z">
        <w:r w:rsidRPr="002424C0">
          <w:rPr>
            <w:rFonts w:ascii="Courier New" w:hAnsi="Courier New" w:cs="Courier New"/>
            <w:sz w:val="16"/>
            <w:szCs w:val="16"/>
            <w:lang w:val="en-CA"/>
          </w:rPr>
          <w:t>                "</w:t>
        </w:r>
        <w:proofErr w:type="spellStart"/>
        <w:r w:rsidRPr="002424C0">
          <w:rPr>
            <w:rFonts w:ascii="Courier New" w:hAnsi="Courier New" w:cs="Courier New"/>
            <w:sz w:val="16"/>
            <w:szCs w:val="16"/>
            <w:lang w:val="en-CA"/>
          </w:rPr>
          <w:t>job_</w:t>
        </w:r>
        <w:r>
          <w:rPr>
            <w:rFonts w:ascii="Courier New" w:hAnsi="Courier New" w:cs="Courier New"/>
            <w:sz w:val="16"/>
            <w:szCs w:val="16"/>
            <w:lang w:val="en-CA"/>
          </w:rPr>
          <w:t>name</w:t>
        </w:r>
        <w:proofErr w:type="spellEnd"/>
        <w:r w:rsidRPr="002424C0">
          <w:rPr>
            <w:rFonts w:ascii="Courier New" w:hAnsi="Courier New" w:cs="Courier New"/>
            <w:sz w:val="16"/>
            <w:szCs w:val="16"/>
            <w:lang w:val="en-CA"/>
          </w:rPr>
          <w:t>": "&lt;JOB_</w:t>
        </w:r>
      </w:ins>
      <w:ins w:id="507" w:author="Chris Hogan" w:date="2025-09-23T08:01:00Z" w16du:dateUtc="2025-09-23T14:01:00Z">
        <w:r w:rsidR="003B70F6">
          <w:rPr>
            <w:rFonts w:ascii="Courier New" w:hAnsi="Courier New" w:cs="Courier New"/>
            <w:sz w:val="16"/>
            <w:szCs w:val="16"/>
            <w:lang w:val="en-CA"/>
          </w:rPr>
          <w:t>NAME</w:t>
        </w:r>
      </w:ins>
      <w:ins w:id="508" w:author="Chris Hogan" w:date="2025-09-23T07:54:00Z" w16du:dateUtc="2025-09-23T13:54:00Z">
        <w:r w:rsidRPr="002424C0">
          <w:rPr>
            <w:rFonts w:ascii="Courier New" w:hAnsi="Courier New" w:cs="Courier New"/>
            <w:sz w:val="16"/>
            <w:szCs w:val="16"/>
            <w:lang w:val="en-CA"/>
          </w:rPr>
          <w:t>&gt;",</w:t>
        </w:r>
      </w:ins>
    </w:p>
    <w:p w14:paraId="1806E49D" w14:textId="2E63B2C3" w:rsidR="007F5A8B" w:rsidRPr="007F0EA0" w:rsidRDefault="007F5A8B" w:rsidP="00DD7C51">
      <w:pPr>
        <w:rPr>
          <w:ins w:id="509" w:author="Chris Hogan" w:date="2025-09-22T21:27:00Z"/>
          <w:rFonts w:ascii="Courier New" w:hAnsi="Courier New" w:cs="Courier New"/>
          <w:sz w:val="16"/>
          <w:szCs w:val="16"/>
          <w:lang w:val="en-CA"/>
          <w:rPrChange w:id="510" w:author="Chris Hogan" w:date="2025-09-22T21:28:00Z" w16du:dateUtc="2025-09-23T03:28:00Z">
            <w:rPr>
              <w:ins w:id="511" w:author="Chris Hogan" w:date="2025-09-22T21:27:00Z"/>
              <w:lang w:val="en-CA"/>
            </w:rPr>
          </w:rPrChange>
        </w:rPr>
        <w:pPrChange w:id="512" w:author="Chris Hogan" w:date="2025-09-22T22:04:00Z" w16du:dateUtc="2025-09-23T04:04:00Z">
          <w:pPr>
            <w:ind w:left="360"/>
          </w:pPr>
        </w:pPrChange>
      </w:pPr>
      <w:ins w:id="513" w:author="Chris Hogan" w:date="2025-09-23T07:55:00Z" w16du:dateUtc="2025-09-23T13:55:00Z">
        <w:r w:rsidRPr="002424C0">
          <w:rPr>
            <w:rFonts w:ascii="Courier New" w:hAnsi="Courier New" w:cs="Courier New"/>
            <w:sz w:val="16"/>
            <w:szCs w:val="16"/>
            <w:lang w:val="en-CA"/>
          </w:rPr>
          <w:t>                "</w:t>
        </w:r>
        <w:proofErr w:type="spellStart"/>
        <w:r w:rsidRPr="002424C0">
          <w:rPr>
            <w:rFonts w:ascii="Courier New" w:hAnsi="Courier New" w:cs="Courier New"/>
            <w:sz w:val="16"/>
            <w:szCs w:val="16"/>
            <w:lang w:val="en-CA"/>
          </w:rPr>
          <w:t>c</w:t>
        </w:r>
      </w:ins>
      <w:ins w:id="514" w:author="Chris Hogan" w:date="2025-09-23T07:56:00Z" w16du:dateUtc="2025-09-23T13:56:00Z">
        <w:r>
          <w:rPr>
            <w:rFonts w:ascii="Courier New" w:hAnsi="Courier New" w:cs="Courier New"/>
            <w:sz w:val="16"/>
            <w:szCs w:val="16"/>
            <w:lang w:val="en-CA"/>
          </w:rPr>
          <w:t>ontract</w:t>
        </w:r>
      </w:ins>
      <w:ins w:id="515" w:author="Chris Hogan" w:date="2025-09-23T07:55:00Z" w16du:dateUtc="2025-09-23T13:55:00Z">
        <w:r w:rsidRPr="002424C0">
          <w:rPr>
            <w:rFonts w:ascii="Courier New" w:hAnsi="Courier New" w:cs="Courier New"/>
            <w:sz w:val="16"/>
            <w:szCs w:val="16"/>
            <w:lang w:val="en-CA"/>
          </w:rPr>
          <w:t>_</w:t>
        </w:r>
      </w:ins>
      <w:ins w:id="516" w:author="Chris Hogan" w:date="2025-09-23T07:56:00Z" w16du:dateUtc="2025-09-23T13:56:00Z">
        <w:r>
          <w:rPr>
            <w:rFonts w:ascii="Courier New" w:hAnsi="Courier New" w:cs="Courier New"/>
            <w:sz w:val="16"/>
            <w:szCs w:val="16"/>
            <w:lang w:val="en-CA"/>
          </w:rPr>
          <w:t>name</w:t>
        </w:r>
      </w:ins>
      <w:proofErr w:type="spellEnd"/>
      <w:ins w:id="517" w:author="Chris Hogan" w:date="2025-09-23T07:55:00Z" w16du:dateUtc="2025-09-23T13:55:00Z">
        <w:r w:rsidRPr="002424C0">
          <w:rPr>
            <w:rFonts w:ascii="Courier New" w:hAnsi="Courier New" w:cs="Courier New"/>
            <w:sz w:val="16"/>
            <w:szCs w:val="16"/>
            <w:lang w:val="en-CA"/>
          </w:rPr>
          <w:t>": "</w:t>
        </w:r>
      </w:ins>
      <w:ins w:id="518" w:author="Chris Hogan" w:date="2025-09-23T08:00:00Z" w16du:dateUtc="2025-09-23T14:00:00Z">
        <w:r w:rsidR="005D34EE" w:rsidRPr="005D34EE">
          <w:rPr>
            <w:rFonts w:ascii="Courier New" w:hAnsi="Courier New" w:cs="Courier New"/>
            <w:sz w:val="16"/>
            <w:szCs w:val="16"/>
            <w:lang w:val="en-CA"/>
          </w:rPr>
          <w:t>Contract C1000776 - Edmonton Exchanger Refinery Service Ltd/ NWR Sturgeon Refinery</w:t>
        </w:r>
      </w:ins>
      <w:ins w:id="519" w:author="Chris Hogan" w:date="2025-09-23T07:55:00Z" w16du:dateUtc="2025-09-23T13:55:00Z">
        <w:r w:rsidRPr="002424C0">
          <w:rPr>
            <w:rFonts w:ascii="Courier New" w:hAnsi="Courier New" w:cs="Courier New"/>
            <w:sz w:val="16"/>
            <w:szCs w:val="16"/>
            <w:lang w:val="en-CA"/>
          </w:rPr>
          <w:t>"</w:t>
        </w:r>
        <w:r>
          <w:rPr>
            <w:rFonts w:ascii="Courier New" w:hAnsi="Courier New" w:cs="Courier New"/>
            <w:sz w:val="16"/>
            <w:szCs w:val="16"/>
            <w:lang w:val="en-CA"/>
          </w:rPr>
          <w:t>,</w:t>
        </w:r>
      </w:ins>
    </w:p>
    <w:p w14:paraId="2DB2FDB4" w14:textId="77777777" w:rsidR="007F0EA0" w:rsidRDefault="007F0EA0" w:rsidP="00DD7C51">
      <w:pPr>
        <w:rPr>
          <w:ins w:id="520" w:author="Chris Hogan" w:date="2025-09-23T07:54:00Z" w16du:dateUtc="2025-09-23T13:54:00Z"/>
          <w:rFonts w:ascii="Courier New" w:hAnsi="Courier New" w:cs="Courier New"/>
          <w:sz w:val="16"/>
          <w:szCs w:val="16"/>
          <w:lang w:val="en-CA"/>
        </w:rPr>
      </w:pPr>
      <w:ins w:id="521" w:author="Chris Hogan" w:date="2025-09-22T21:27:00Z">
        <w:r w:rsidRPr="007F0EA0">
          <w:rPr>
            <w:rFonts w:ascii="Courier New" w:hAnsi="Courier New" w:cs="Courier New"/>
            <w:sz w:val="16"/>
            <w:szCs w:val="16"/>
            <w:lang w:val="en-CA"/>
            <w:rPrChange w:id="522" w:author="Chris Hogan" w:date="2025-09-22T21:28:00Z" w16du:dateUtc="2025-09-23T03:28:00Z">
              <w:rPr>
                <w:lang w:val="en-CA"/>
              </w:rPr>
            </w:rPrChange>
          </w:rPr>
          <w:t>                "</w:t>
        </w:r>
        <w:proofErr w:type="spellStart"/>
        <w:r w:rsidRPr="007F0EA0">
          <w:rPr>
            <w:rFonts w:ascii="Courier New" w:hAnsi="Courier New" w:cs="Courier New"/>
            <w:sz w:val="16"/>
            <w:szCs w:val="16"/>
            <w:lang w:val="en-CA"/>
            <w:rPrChange w:id="523" w:author="Chris Hogan" w:date="2025-09-22T21:28:00Z" w16du:dateUtc="2025-09-23T03:28:00Z">
              <w:rPr>
                <w:lang w:val="en-CA"/>
              </w:rPr>
            </w:rPrChange>
          </w:rPr>
          <w:t>site_id</w:t>
        </w:r>
        <w:proofErr w:type="spellEnd"/>
        <w:r w:rsidRPr="007F0EA0">
          <w:rPr>
            <w:rFonts w:ascii="Courier New" w:hAnsi="Courier New" w:cs="Courier New"/>
            <w:sz w:val="16"/>
            <w:szCs w:val="16"/>
            <w:lang w:val="en-CA"/>
            <w:rPrChange w:id="524" w:author="Chris Hogan" w:date="2025-09-22T21:28:00Z" w16du:dateUtc="2025-09-23T03:28:00Z">
              <w:rPr>
                <w:lang w:val="en-CA"/>
              </w:rPr>
            </w:rPrChange>
          </w:rPr>
          <w:t>": "&lt;SITE_GUID&gt;",</w:t>
        </w:r>
      </w:ins>
    </w:p>
    <w:p w14:paraId="1C4E094D" w14:textId="6B9EDCA0" w:rsidR="00EC31EC" w:rsidRPr="007F0EA0" w:rsidRDefault="00EC31EC" w:rsidP="00DD7C51">
      <w:pPr>
        <w:rPr>
          <w:ins w:id="525" w:author="Chris Hogan" w:date="2025-09-22T21:27:00Z"/>
          <w:rFonts w:ascii="Courier New" w:hAnsi="Courier New" w:cs="Courier New"/>
          <w:sz w:val="16"/>
          <w:szCs w:val="16"/>
          <w:lang w:val="en-CA"/>
          <w:rPrChange w:id="526" w:author="Chris Hogan" w:date="2025-09-22T21:28:00Z" w16du:dateUtc="2025-09-23T03:28:00Z">
            <w:rPr>
              <w:ins w:id="527" w:author="Chris Hogan" w:date="2025-09-22T21:27:00Z"/>
              <w:lang w:val="en-CA"/>
            </w:rPr>
          </w:rPrChange>
        </w:rPr>
        <w:pPrChange w:id="528" w:author="Chris Hogan" w:date="2025-09-22T22:04:00Z" w16du:dateUtc="2025-09-23T04:04:00Z">
          <w:pPr>
            <w:ind w:left="360"/>
          </w:pPr>
        </w:pPrChange>
      </w:pPr>
      <w:ins w:id="529" w:author="Chris Hogan" w:date="2025-09-23T07:54:00Z" w16du:dateUtc="2025-09-23T13:54:00Z">
        <w:r w:rsidRPr="002424C0">
          <w:rPr>
            <w:rFonts w:ascii="Courier New" w:hAnsi="Courier New" w:cs="Courier New"/>
            <w:sz w:val="16"/>
            <w:szCs w:val="16"/>
            <w:lang w:val="en-CA"/>
          </w:rPr>
          <w:t>                "</w:t>
        </w:r>
        <w:proofErr w:type="spellStart"/>
        <w:r w:rsidRPr="002424C0">
          <w:rPr>
            <w:rFonts w:ascii="Courier New" w:hAnsi="Courier New" w:cs="Courier New"/>
            <w:sz w:val="16"/>
            <w:szCs w:val="16"/>
            <w:lang w:val="en-CA"/>
          </w:rPr>
          <w:t>site_</w:t>
        </w:r>
        <w:r>
          <w:rPr>
            <w:rFonts w:ascii="Courier New" w:hAnsi="Courier New" w:cs="Courier New"/>
            <w:sz w:val="16"/>
            <w:szCs w:val="16"/>
            <w:lang w:val="en-CA"/>
          </w:rPr>
          <w:t>name</w:t>
        </w:r>
        <w:proofErr w:type="spellEnd"/>
        <w:r w:rsidRPr="002424C0">
          <w:rPr>
            <w:rFonts w:ascii="Courier New" w:hAnsi="Courier New" w:cs="Courier New"/>
            <w:sz w:val="16"/>
            <w:szCs w:val="16"/>
            <w:lang w:val="en-CA"/>
          </w:rPr>
          <w:t>": "</w:t>
        </w:r>
      </w:ins>
      <w:ins w:id="530" w:author="Chris Hogan" w:date="2025-09-23T08:00:00Z" w16du:dateUtc="2025-09-23T14:00:00Z">
        <w:r w:rsidR="00FC22D6" w:rsidRPr="00FC22D6">
          <w:rPr>
            <w:rFonts w:ascii="Courier New" w:hAnsi="Courier New" w:cs="Courier New"/>
            <w:sz w:val="16"/>
            <w:szCs w:val="16"/>
            <w:lang w:val="en-CA"/>
          </w:rPr>
          <w:t>Sturgeon Refinery</w:t>
        </w:r>
      </w:ins>
      <w:ins w:id="531" w:author="Chris Hogan" w:date="2025-09-23T07:54:00Z" w16du:dateUtc="2025-09-23T13:54:00Z">
        <w:r w:rsidRPr="002424C0">
          <w:rPr>
            <w:rFonts w:ascii="Courier New" w:hAnsi="Courier New" w:cs="Courier New"/>
            <w:sz w:val="16"/>
            <w:szCs w:val="16"/>
            <w:lang w:val="en-CA"/>
          </w:rPr>
          <w:t>",</w:t>
        </w:r>
      </w:ins>
    </w:p>
    <w:p w14:paraId="46BBAD18" w14:textId="23554BCE" w:rsidR="007F0EA0" w:rsidRDefault="007F0EA0" w:rsidP="00DD7C51">
      <w:pPr>
        <w:rPr>
          <w:ins w:id="532" w:author="Chris Hogan" w:date="2025-09-23T07:54:00Z" w16du:dateUtc="2025-09-23T13:54:00Z"/>
          <w:rFonts w:ascii="Courier New" w:hAnsi="Courier New" w:cs="Courier New"/>
          <w:sz w:val="16"/>
          <w:szCs w:val="16"/>
          <w:lang w:val="en-CA"/>
        </w:rPr>
      </w:pPr>
      <w:ins w:id="533" w:author="Chris Hogan" w:date="2025-09-22T21:27:00Z">
        <w:r w:rsidRPr="007F0EA0">
          <w:rPr>
            <w:rFonts w:ascii="Courier New" w:hAnsi="Courier New" w:cs="Courier New"/>
            <w:sz w:val="16"/>
            <w:szCs w:val="16"/>
            <w:lang w:val="en-CA"/>
            <w:rPrChange w:id="534" w:author="Chris Hogan" w:date="2025-09-22T21:28:00Z" w16du:dateUtc="2025-09-23T03:28:00Z">
              <w:rPr>
                <w:lang w:val="en-CA"/>
              </w:rPr>
            </w:rPrChange>
          </w:rPr>
          <w:t>                "</w:t>
        </w:r>
        <w:proofErr w:type="spellStart"/>
        <w:r w:rsidRPr="007F0EA0">
          <w:rPr>
            <w:rFonts w:ascii="Courier New" w:hAnsi="Courier New" w:cs="Courier New"/>
            <w:sz w:val="16"/>
            <w:szCs w:val="16"/>
            <w:lang w:val="en-CA"/>
            <w:rPrChange w:id="535" w:author="Chris Hogan" w:date="2025-09-22T21:28:00Z" w16du:dateUtc="2025-09-23T03:28:00Z">
              <w:rPr>
                <w:lang w:val="en-CA"/>
              </w:rPr>
            </w:rPrChange>
          </w:rPr>
          <w:t>customer_id</w:t>
        </w:r>
        <w:proofErr w:type="spellEnd"/>
        <w:r w:rsidRPr="007F0EA0">
          <w:rPr>
            <w:rFonts w:ascii="Courier New" w:hAnsi="Courier New" w:cs="Courier New"/>
            <w:sz w:val="16"/>
            <w:szCs w:val="16"/>
            <w:lang w:val="en-CA"/>
            <w:rPrChange w:id="536" w:author="Chris Hogan" w:date="2025-09-22T21:28:00Z" w16du:dateUtc="2025-09-23T03:28:00Z">
              <w:rPr>
                <w:lang w:val="en-CA"/>
              </w:rPr>
            </w:rPrChange>
          </w:rPr>
          <w:t>": "&lt;CUSTOMER_GUID&gt;"</w:t>
        </w:r>
      </w:ins>
      <w:ins w:id="537" w:author="Chris Hogan" w:date="2025-09-23T07:54:00Z" w16du:dateUtc="2025-09-23T13:54:00Z">
        <w:r w:rsidR="00EC31EC">
          <w:rPr>
            <w:rFonts w:ascii="Courier New" w:hAnsi="Courier New" w:cs="Courier New"/>
            <w:sz w:val="16"/>
            <w:szCs w:val="16"/>
            <w:lang w:val="en-CA"/>
          </w:rPr>
          <w:t>,</w:t>
        </w:r>
      </w:ins>
    </w:p>
    <w:p w14:paraId="37D6789F" w14:textId="3D9E9B80" w:rsidR="00EC31EC" w:rsidRPr="007F0EA0" w:rsidRDefault="00EC31EC" w:rsidP="00DD7C51">
      <w:pPr>
        <w:rPr>
          <w:ins w:id="538" w:author="Chris Hogan" w:date="2025-09-22T21:27:00Z"/>
          <w:rFonts w:ascii="Courier New" w:hAnsi="Courier New" w:cs="Courier New"/>
          <w:sz w:val="16"/>
          <w:szCs w:val="16"/>
          <w:lang w:val="en-CA"/>
          <w:rPrChange w:id="539" w:author="Chris Hogan" w:date="2025-09-22T21:28:00Z" w16du:dateUtc="2025-09-23T03:28:00Z">
            <w:rPr>
              <w:ins w:id="540" w:author="Chris Hogan" w:date="2025-09-22T21:27:00Z"/>
              <w:lang w:val="en-CA"/>
            </w:rPr>
          </w:rPrChange>
        </w:rPr>
        <w:pPrChange w:id="541" w:author="Chris Hogan" w:date="2025-09-22T22:04:00Z" w16du:dateUtc="2025-09-23T04:04:00Z">
          <w:pPr>
            <w:ind w:left="360"/>
          </w:pPr>
        </w:pPrChange>
      </w:pPr>
      <w:ins w:id="542" w:author="Chris Hogan" w:date="2025-09-23T07:54:00Z" w16du:dateUtc="2025-09-23T13:54:00Z">
        <w:r w:rsidRPr="002424C0">
          <w:rPr>
            <w:rFonts w:ascii="Courier New" w:hAnsi="Courier New" w:cs="Courier New"/>
            <w:sz w:val="16"/>
            <w:szCs w:val="16"/>
            <w:lang w:val="en-CA"/>
          </w:rPr>
          <w:t>                "</w:t>
        </w:r>
      </w:ins>
      <w:proofErr w:type="spellStart"/>
      <w:ins w:id="543" w:author="Chris Hogan" w:date="2025-09-23T07:55:00Z" w16du:dateUtc="2025-09-23T13:55:00Z">
        <w:r>
          <w:rPr>
            <w:rFonts w:ascii="Courier New" w:hAnsi="Courier New" w:cs="Courier New"/>
            <w:sz w:val="16"/>
            <w:szCs w:val="16"/>
            <w:lang w:val="en-CA"/>
          </w:rPr>
          <w:t>customer</w:t>
        </w:r>
      </w:ins>
      <w:ins w:id="544" w:author="Chris Hogan" w:date="2025-09-23T07:54:00Z" w16du:dateUtc="2025-09-23T13:54:00Z">
        <w:r w:rsidRPr="002424C0">
          <w:rPr>
            <w:rFonts w:ascii="Courier New" w:hAnsi="Courier New" w:cs="Courier New"/>
            <w:sz w:val="16"/>
            <w:szCs w:val="16"/>
            <w:lang w:val="en-CA"/>
          </w:rPr>
          <w:t>_</w:t>
        </w:r>
        <w:r>
          <w:rPr>
            <w:rFonts w:ascii="Courier New" w:hAnsi="Courier New" w:cs="Courier New"/>
            <w:sz w:val="16"/>
            <w:szCs w:val="16"/>
            <w:lang w:val="en-CA"/>
          </w:rPr>
          <w:t>name</w:t>
        </w:r>
        <w:proofErr w:type="spellEnd"/>
        <w:r w:rsidRPr="002424C0">
          <w:rPr>
            <w:rFonts w:ascii="Courier New" w:hAnsi="Courier New" w:cs="Courier New"/>
            <w:sz w:val="16"/>
            <w:szCs w:val="16"/>
            <w:lang w:val="en-CA"/>
          </w:rPr>
          <w:t>": "</w:t>
        </w:r>
      </w:ins>
      <w:ins w:id="545" w:author="Chris Hogan" w:date="2025-09-23T07:55:00Z" w16du:dateUtc="2025-09-23T13:55:00Z">
        <w:r w:rsidR="00BD59A9" w:rsidRPr="00BD59A9">
          <w:rPr>
            <w:rFonts w:ascii="Courier New" w:hAnsi="Courier New" w:cs="Courier New"/>
            <w:sz w:val="16"/>
            <w:szCs w:val="16"/>
            <w:lang w:val="en-CA"/>
          </w:rPr>
          <w:t>North West Redwater Partnership</w:t>
        </w:r>
      </w:ins>
      <w:ins w:id="546" w:author="Chris Hogan" w:date="2025-09-23T07:54:00Z" w16du:dateUtc="2025-09-23T13:54:00Z">
        <w:r w:rsidRPr="002424C0">
          <w:rPr>
            <w:rFonts w:ascii="Courier New" w:hAnsi="Courier New" w:cs="Courier New"/>
            <w:sz w:val="16"/>
            <w:szCs w:val="16"/>
            <w:lang w:val="en-CA"/>
          </w:rPr>
          <w:t>"</w:t>
        </w:r>
      </w:ins>
    </w:p>
    <w:p w14:paraId="28EC4F3B" w14:textId="77777777" w:rsidR="007F0EA0" w:rsidRPr="007F0EA0" w:rsidRDefault="007F0EA0" w:rsidP="00DD7C51">
      <w:pPr>
        <w:rPr>
          <w:ins w:id="547" w:author="Chris Hogan" w:date="2025-09-22T21:27:00Z"/>
          <w:rFonts w:ascii="Courier New" w:hAnsi="Courier New" w:cs="Courier New"/>
          <w:sz w:val="16"/>
          <w:szCs w:val="16"/>
          <w:lang w:val="en-CA"/>
          <w:rPrChange w:id="548" w:author="Chris Hogan" w:date="2025-09-22T21:28:00Z" w16du:dateUtc="2025-09-23T03:28:00Z">
            <w:rPr>
              <w:ins w:id="549" w:author="Chris Hogan" w:date="2025-09-22T21:27:00Z"/>
              <w:lang w:val="en-CA"/>
            </w:rPr>
          </w:rPrChange>
        </w:rPr>
        <w:pPrChange w:id="550" w:author="Chris Hogan" w:date="2025-09-22T22:04:00Z" w16du:dateUtc="2025-09-23T04:04:00Z">
          <w:pPr>
            <w:ind w:left="360"/>
          </w:pPr>
        </w:pPrChange>
      </w:pPr>
      <w:ins w:id="551" w:author="Chris Hogan" w:date="2025-09-22T21:27:00Z">
        <w:r w:rsidRPr="007F0EA0">
          <w:rPr>
            <w:rFonts w:ascii="Courier New" w:hAnsi="Courier New" w:cs="Courier New"/>
            <w:sz w:val="16"/>
            <w:szCs w:val="16"/>
            <w:lang w:val="en-CA"/>
            <w:rPrChange w:id="552" w:author="Chris Hogan" w:date="2025-09-22T21:28:00Z" w16du:dateUtc="2025-09-23T03:28:00Z">
              <w:rPr>
                <w:lang w:val="en-CA"/>
              </w:rPr>
            </w:rPrChange>
          </w:rPr>
          <w:t>            }</w:t>
        </w:r>
      </w:ins>
    </w:p>
    <w:p w14:paraId="0CA8584A" w14:textId="77777777" w:rsidR="007F0EA0" w:rsidRPr="007F0EA0" w:rsidRDefault="007F0EA0" w:rsidP="00DD7C51">
      <w:pPr>
        <w:rPr>
          <w:ins w:id="553" w:author="Chris Hogan" w:date="2025-09-22T21:27:00Z"/>
          <w:rFonts w:ascii="Courier New" w:hAnsi="Courier New" w:cs="Courier New"/>
          <w:sz w:val="16"/>
          <w:szCs w:val="16"/>
          <w:lang w:val="en-CA"/>
          <w:rPrChange w:id="554" w:author="Chris Hogan" w:date="2025-09-22T21:28:00Z" w16du:dateUtc="2025-09-23T03:28:00Z">
            <w:rPr>
              <w:ins w:id="555" w:author="Chris Hogan" w:date="2025-09-22T21:27:00Z"/>
              <w:lang w:val="en-CA"/>
            </w:rPr>
          </w:rPrChange>
        </w:rPr>
        <w:pPrChange w:id="556" w:author="Chris Hogan" w:date="2025-09-22T22:04:00Z" w16du:dateUtc="2025-09-23T04:04:00Z">
          <w:pPr>
            <w:ind w:left="360"/>
          </w:pPr>
        </w:pPrChange>
      </w:pPr>
      <w:ins w:id="557" w:author="Chris Hogan" w:date="2025-09-22T21:27:00Z">
        <w:r w:rsidRPr="007F0EA0">
          <w:rPr>
            <w:rFonts w:ascii="Courier New" w:hAnsi="Courier New" w:cs="Courier New"/>
            <w:sz w:val="16"/>
            <w:szCs w:val="16"/>
            <w:lang w:val="en-CA"/>
            <w:rPrChange w:id="558" w:author="Chris Hogan" w:date="2025-09-22T21:28:00Z" w16du:dateUtc="2025-09-23T03:28:00Z">
              <w:rPr>
                <w:lang w:val="en-CA"/>
              </w:rPr>
            </w:rPrChange>
          </w:rPr>
          <w:t>        },</w:t>
        </w:r>
      </w:ins>
    </w:p>
    <w:p w14:paraId="314FB7CB" w14:textId="77777777" w:rsidR="007F0EA0" w:rsidRPr="007F0EA0" w:rsidRDefault="007F0EA0" w:rsidP="00DD7C51">
      <w:pPr>
        <w:rPr>
          <w:ins w:id="559" w:author="Chris Hogan" w:date="2025-09-22T21:27:00Z"/>
          <w:rFonts w:ascii="Courier New" w:hAnsi="Courier New" w:cs="Courier New"/>
          <w:sz w:val="16"/>
          <w:szCs w:val="16"/>
          <w:lang w:val="en-CA"/>
          <w:rPrChange w:id="560" w:author="Chris Hogan" w:date="2025-09-22T21:28:00Z" w16du:dateUtc="2025-09-23T03:28:00Z">
            <w:rPr>
              <w:ins w:id="561" w:author="Chris Hogan" w:date="2025-09-22T21:27:00Z"/>
              <w:lang w:val="en-CA"/>
            </w:rPr>
          </w:rPrChange>
        </w:rPr>
        <w:pPrChange w:id="562" w:author="Chris Hogan" w:date="2025-09-22T22:04:00Z" w16du:dateUtc="2025-09-23T04:04:00Z">
          <w:pPr>
            <w:ind w:left="360"/>
          </w:pPr>
        </w:pPrChange>
      </w:pPr>
      <w:ins w:id="563" w:author="Chris Hogan" w:date="2025-09-22T21:27:00Z">
        <w:r w:rsidRPr="007F0EA0">
          <w:rPr>
            <w:rFonts w:ascii="Courier New" w:hAnsi="Courier New" w:cs="Courier New"/>
            <w:sz w:val="16"/>
            <w:szCs w:val="16"/>
            <w:lang w:val="en-CA"/>
            <w:rPrChange w:id="564" w:author="Chris Hogan" w:date="2025-09-22T21:28:00Z" w16du:dateUtc="2025-09-23T03:28:00Z">
              <w:rPr>
                <w:lang w:val="en-CA"/>
              </w:rPr>
            </w:rPrChange>
          </w:rPr>
          <w:t>        {</w:t>
        </w:r>
      </w:ins>
    </w:p>
    <w:p w14:paraId="5A4AC754" w14:textId="77777777" w:rsidR="007F0EA0" w:rsidRPr="007F0EA0" w:rsidRDefault="007F0EA0" w:rsidP="00DD7C51">
      <w:pPr>
        <w:rPr>
          <w:ins w:id="565" w:author="Chris Hogan" w:date="2025-09-22T21:27:00Z"/>
          <w:rFonts w:ascii="Courier New" w:hAnsi="Courier New" w:cs="Courier New"/>
          <w:sz w:val="16"/>
          <w:szCs w:val="16"/>
          <w:lang w:val="en-CA"/>
          <w:rPrChange w:id="566" w:author="Chris Hogan" w:date="2025-09-22T21:28:00Z" w16du:dateUtc="2025-09-23T03:28:00Z">
            <w:rPr>
              <w:ins w:id="567" w:author="Chris Hogan" w:date="2025-09-22T21:27:00Z"/>
              <w:lang w:val="en-CA"/>
            </w:rPr>
          </w:rPrChange>
        </w:rPr>
        <w:pPrChange w:id="568" w:author="Chris Hogan" w:date="2025-09-22T22:04:00Z" w16du:dateUtc="2025-09-23T04:04:00Z">
          <w:pPr>
            <w:ind w:left="360"/>
          </w:pPr>
        </w:pPrChange>
      </w:pPr>
      <w:ins w:id="569" w:author="Chris Hogan" w:date="2025-09-22T21:27:00Z">
        <w:r w:rsidRPr="007F0EA0">
          <w:rPr>
            <w:rFonts w:ascii="Courier New" w:hAnsi="Courier New" w:cs="Courier New"/>
            <w:sz w:val="16"/>
            <w:szCs w:val="16"/>
            <w:lang w:val="en-CA"/>
            <w:rPrChange w:id="570" w:author="Chris Hogan" w:date="2025-09-22T21:28:00Z" w16du:dateUtc="2025-09-23T03:28:00Z">
              <w:rPr>
                <w:lang w:val="en-CA"/>
              </w:rPr>
            </w:rPrChange>
          </w:rPr>
          <w:t>            "kind": "</w:t>
        </w:r>
        <w:proofErr w:type="spellStart"/>
        <w:r w:rsidRPr="007F0EA0">
          <w:rPr>
            <w:rFonts w:ascii="Courier New" w:hAnsi="Courier New" w:cs="Courier New"/>
            <w:sz w:val="16"/>
            <w:szCs w:val="16"/>
            <w:lang w:val="en-CA"/>
            <w:rPrChange w:id="571" w:author="Chris Hogan" w:date="2025-09-22T21:28:00Z" w16du:dateUtc="2025-09-23T03:28:00Z">
              <w:rPr>
                <w:lang w:val="en-CA"/>
              </w:rPr>
            </w:rPrChange>
          </w:rPr>
          <w:t>involved_parties</w:t>
        </w:r>
        <w:proofErr w:type="spellEnd"/>
        <w:r w:rsidRPr="007F0EA0">
          <w:rPr>
            <w:rFonts w:ascii="Courier New" w:hAnsi="Courier New" w:cs="Courier New"/>
            <w:sz w:val="16"/>
            <w:szCs w:val="16"/>
            <w:lang w:val="en-CA"/>
            <w:rPrChange w:id="572" w:author="Chris Hogan" w:date="2025-09-22T21:28:00Z" w16du:dateUtc="2025-09-23T03:28:00Z">
              <w:rPr>
                <w:lang w:val="en-CA"/>
              </w:rPr>
            </w:rPrChange>
          </w:rPr>
          <w:t>",</w:t>
        </w:r>
      </w:ins>
    </w:p>
    <w:p w14:paraId="01CDC087" w14:textId="77777777" w:rsidR="007F0EA0" w:rsidRPr="007F0EA0" w:rsidRDefault="007F0EA0" w:rsidP="00DD7C51">
      <w:pPr>
        <w:rPr>
          <w:ins w:id="573" w:author="Chris Hogan" w:date="2025-09-22T21:27:00Z"/>
          <w:rFonts w:ascii="Courier New" w:hAnsi="Courier New" w:cs="Courier New"/>
          <w:sz w:val="16"/>
          <w:szCs w:val="16"/>
          <w:lang w:val="en-CA"/>
          <w:rPrChange w:id="574" w:author="Chris Hogan" w:date="2025-09-22T21:28:00Z" w16du:dateUtc="2025-09-23T03:28:00Z">
            <w:rPr>
              <w:ins w:id="575" w:author="Chris Hogan" w:date="2025-09-22T21:27:00Z"/>
              <w:lang w:val="en-CA"/>
            </w:rPr>
          </w:rPrChange>
        </w:rPr>
        <w:pPrChange w:id="576" w:author="Chris Hogan" w:date="2025-09-22T22:04:00Z" w16du:dateUtc="2025-09-23T04:04:00Z">
          <w:pPr>
            <w:ind w:left="360"/>
          </w:pPr>
        </w:pPrChange>
      </w:pPr>
      <w:ins w:id="577" w:author="Chris Hogan" w:date="2025-09-22T21:27:00Z">
        <w:r w:rsidRPr="007F0EA0">
          <w:rPr>
            <w:rFonts w:ascii="Courier New" w:hAnsi="Courier New" w:cs="Courier New"/>
            <w:sz w:val="16"/>
            <w:szCs w:val="16"/>
            <w:lang w:val="en-CA"/>
            <w:rPrChange w:id="578" w:author="Chris Hogan" w:date="2025-09-22T21:28:00Z" w16du:dateUtc="2025-09-23T03:28:00Z">
              <w:rPr>
                <w:lang w:val="en-CA"/>
              </w:rPr>
            </w:rPrChange>
          </w:rPr>
          <w:lastRenderedPageBreak/>
          <w:t>            "value": [</w:t>
        </w:r>
      </w:ins>
    </w:p>
    <w:p w14:paraId="4D5FBACE" w14:textId="77777777" w:rsidR="007F0EA0" w:rsidRPr="007F0EA0" w:rsidRDefault="007F0EA0" w:rsidP="00DD7C51">
      <w:pPr>
        <w:rPr>
          <w:ins w:id="579" w:author="Chris Hogan" w:date="2025-09-22T21:27:00Z"/>
          <w:rFonts w:ascii="Courier New" w:hAnsi="Courier New" w:cs="Courier New"/>
          <w:sz w:val="16"/>
          <w:szCs w:val="16"/>
          <w:lang w:val="en-CA"/>
          <w:rPrChange w:id="580" w:author="Chris Hogan" w:date="2025-09-22T21:28:00Z" w16du:dateUtc="2025-09-23T03:28:00Z">
            <w:rPr>
              <w:ins w:id="581" w:author="Chris Hogan" w:date="2025-09-22T21:27:00Z"/>
              <w:lang w:val="en-CA"/>
            </w:rPr>
          </w:rPrChange>
        </w:rPr>
        <w:pPrChange w:id="582" w:author="Chris Hogan" w:date="2025-09-22T22:04:00Z" w16du:dateUtc="2025-09-23T04:04:00Z">
          <w:pPr>
            <w:ind w:left="360"/>
          </w:pPr>
        </w:pPrChange>
      </w:pPr>
      <w:ins w:id="583" w:author="Chris Hogan" w:date="2025-09-22T21:27:00Z">
        <w:r w:rsidRPr="007F0EA0">
          <w:rPr>
            <w:rFonts w:ascii="Courier New" w:hAnsi="Courier New" w:cs="Courier New"/>
            <w:sz w:val="16"/>
            <w:szCs w:val="16"/>
            <w:lang w:val="en-CA"/>
            <w:rPrChange w:id="584" w:author="Chris Hogan" w:date="2025-09-22T21:28:00Z" w16du:dateUtc="2025-09-23T03:28:00Z">
              <w:rPr>
                <w:lang w:val="en-CA"/>
              </w:rPr>
            </w:rPrChange>
          </w:rPr>
          <w:t>                {</w:t>
        </w:r>
      </w:ins>
    </w:p>
    <w:p w14:paraId="6C8E60C7" w14:textId="77777777" w:rsidR="007F0EA0" w:rsidRPr="007F0EA0" w:rsidRDefault="007F0EA0" w:rsidP="00DD7C51">
      <w:pPr>
        <w:rPr>
          <w:ins w:id="585" w:author="Chris Hogan" w:date="2025-09-22T21:27:00Z"/>
          <w:rFonts w:ascii="Courier New" w:hAnsi="Courier New" w:cs="Courier New"/>
          <w:sz w:val="16"/>
          <w:szCs w:val="16"/>
          <w:lang w:val="en-CA"/>
          <w:rPrChange w:id="586" w:author="Chris Hogan" w:date="2025-09-22T21:28:00Z" w16du:dateUtc="2025-09-23T03:28:00Z">
            <w:rPr>
              <w:ins w:id="587" w:author="Chris Hogan" w:date="2025-09-22T21:27:00Z"/>
              <w:lang w:val="en-CA"/>
            </w:rPr>
          </w:rPrChange>
        </w:rPr>
        <w:pPrChange w:id="588" w:author="Chris Hogan" w:date="2025-09-22T22:04:00Z" w16du:dateUtc="2025-09-23T04:04:00Z">
          <w:pPr>
            <w:ind w:left="360"/>
          </w:pPr>
        </w:pPrChange>
      </w:pPr>
      <w:ins w:id="589" w:author="Chris Hogan" w:date="2025-09-22T21:27:00Z">
        <w:r w:rsidRPr="007F0EA0">
          <w:rPr>
            <w:rFonts w:ascii="Courier New" w:hAnsi="Courier New" w:cs="Courier New"/>
            <w:sz w:val="16"/>
            <w:szCs w:val="16"/>
            <w:lang w:val="en-CA"/>
            <w:rPrChange w:id="590" w:author="Chris Hogan" w:date="2025-09-22T21:28:00Z" w16du:dateUtc="2025-09-23T03:28:00Z">
              <w:rPr>
                <w:lang w:val="en-CA"/>
              </w:rPr>
            </w:rPrChange>
          </w:rPr>
          <w:t>                    "</w:t>
        </w:r>
        <w:proofErr w:type="spellStart"/>
        <w:r w:rsidRPr="007F0EA0">
          <w:rPr>
            <w:rFonts w:ascii="Courier New" w:hAnsi="Courier New" w:cs="Courier New"/>
            <w:sz w:val="16"/>
            <w:szCs w:val="16"/>
            <w:lang w:val="en-CA"/>
            <w:rPrChange w:id="591" w:author="Chris Hogan" w:date="2025-09-22T21:28:00Z" w16du:dateUtc="2025-09-23T03:28:00Z">
              <w:rPr>
                <w:lang w:val="en-CA"/>
              </w:rPr>
            </w:rPrChange>
          </w:rPr>
          <w:t>party_type</w:t>
        </w:r>
        <w:proofErr w:type="spellEnd"/>
        <w:r w:rsidRPr="007F0EA0">
          <w:rPr>
            <w:rFonts w:ascii="Courier New" w:hAnsi="Courier New" w:cs="Courier New"/>
            <w:sz w:val="16"/>
            <w:szCs w:val="16"/>
            <w:lang w:val="en-CA"/>
            <w:rPrChange w:id="592" w:author="Chris Hogan" w:date="2025-09-22T21:28:00Z" w16du:dateUtc="2025-09-23T03:28:00Z">
              <w:rPr>
                <w:lang w:val="en-CA"/>
              </w:rPr>
            </w:rPrChange>
          </w:rPr>
          <w:t>": "employee",</w:t>
        </w:r>
      </w:ins>
    </w:p>
    <w:p w14:paraId="2D23B15F" w14:textId="77777777" w:rsidR="007F0EA0" w:rsidRPr="007F0EA0" w:rsidRDefault="007F0EA0" w:rsidP="00DD7C51">
      <w:pPr>
        <w:rPr>
          <w:ins w:id="593" w:author="Chris Hogan" w:date="2025-09-22T21:27:00Z"/>
          <w:rFonts w:ascii="Courier New" w:hAnsi="Courier New" w:cs="Courier New"/>
          <w:sz w:val="16"/>
          <w:szCs w:val="16"/>
          <w:lang w:val="en-CA"/>
          <w:rPrChange w:id="594" w:author="Chris Hogan" w:date="2025-09-22T21:28:00Z" w16du:dateUtc="2025-09-23T03:28:00Z">
            <w:rPr>
              <w:ins w:id="595" w:author="Chris Hogan" w:date="2025-09-22T21:27:00Z"/>
              <w:lang w:val="en-CA"/>
            </w:rPr>
          </w:rPrChange>
        </w:rPr>
        <w:pPrChange w:id="596" w:author="Chris Hogan" w:date="2025-09-22T22:04:00Z" w16du:dateUtc="2025-09-23T04:04:00Z">
          <w:pPr>
            <w:ind w:left="360"/>
          </w:pPr>
        </w:pPrChange>
      </w:pPr>
      <w:ins w:id="597" w:author="Chris Hogan" w:date="2025-09-22T21:27:00Z">
        <w:r w:rsidRPr="007F0EA0">
          <w:rPr>
            <w:rFonts w:ascii="Courier New" w:hAnsi="Courier New" w:cs="Courier New"/>
            <w:sz w:val="16"/>
            <w:szCs w:val="16"/>
            <w:lang w:val="en-CA"/>
            <w:rPrChange w:id="598" w:author="Chris Hogan" w:date="2025-09-22T21:28:00Z" w16du:dateUtc="2025-09-23T03:28:00Z">
              <w:rPr>
                <w:lang w:val="en-CA"/>
              </w:rPr>
            </w:rPrChange>
          </w:rPr>
          <w:t>                    "id": "&lt;EMPLOYEE_GUID&gt;",</w:t>
        </w:r>
      </w:ins>
    </w:p>
    <w:p w14:paraId="4D5865BF" w14:textId="77777777" w:rsidR="007F0EA0" w:rsidRPr="007F0EA0" w:rsidRDefault="007F0EA0" w:rsidP="00DD7C51">
      <w:pPr>
        <w:rPr>
          <w:ins w:id="599" w:author="Chris Hogan" w:date="2025-09-22T21:27:00Z"/>
          <w:rFonts w:ascii="Courier New" w:hAnsi="Courier New" w:cs="Courier New"/>
          <w:sz w:val="16"/>
          <w:szCs w:val="16"/>
          <w:lang w:val="en-CA"/>
          <w:rPrChange w:id="600" w:author="Chris Hogan" w:date="2025-09-22T21:28:00Z" w16du:dateUtc="2025-09-23T03:28:00Z">
            <w:rPr>
              <w:ins w:id="601" w:author="Chris Hogan" w:date="2025-09-22T21:27:00Z"/>
              <w:lang w:val="en-CA"/>
            </w:rPr>
          </w:rPrChange>
        </w:rPr>
        <w:pPrChange w:id="602" w:author="Chris Hogan" w:date="2025-09-22T22:04:00Z" w16du:dateUtc="2025-09-23T04:04:00Z">
          <w:pPr>
            <w:ind w:left="360"/>
          </w:pPr>
        </w:pPrChange>
      </w:pPr>
      <w:ins w:id="603" w:author="Chris Hogan" w:date="2025-09-22T21:27:00Z">
        <w:r w:rsidRPr="007F0EA0">
          <w:rPr>
            <w:rFonts w:ascii="Courier New" w:hAnsi="Courier New" w:cs="Courier New"/>
            <w:sz w:val="16"/>
            <w:szCs w:val="16"/>
            <w:lang w:val="en-CA"/>
            <w:rPrChange w:id="604" w:author="Chris Hogan" w:date="2025-09-22T21:28:00Z" w16du:dateUtc="2025-09-23T03:28:00Z">
              <w:rPr>
                <w:lang w:val="en-CA"/>
              </w:rPr>
            </w:rPrChange>
          </w:rPr>
          <w:t>                    "employee": {</w:t>
        </w:r>
      </w:ins>
    </w:p>
    <w:p w14:paraId="5344413A" w14:textId="77777777" w:rsidR="007F0EA0" w:rsidRPr="007F0EA0" w:rsidRDefault="007F0EA0" w:rsidP="00DD7C51">
      <w:pPr>
        <w:rPr>
          <w:ins w:id="605" w:author="Chris Hogan" w:date="2025-09-22T21:27:00Z"/>
          <w:rFonts w:ascii="Courier New" w:hAnsi="Courier New" w:cs="Courier New"/>
          <w:sz w:val="16"/>
          <w:szCs w:val="16"/>
          <w:lang w:val="en-CA"/>
          <w:rPrChange w:id="606" w:author="Chris Hogan" w:date="2025-09-22T21:28:00Z" w16du:dateUtc="2025-09-23T03:28:00Z">
            <w:rPr>
              <w:ins w:id="607" w:author="Chris Hogan" w:date="2025-09-22T21:27:00Z"/>
              <w:lang w:val="en-CA"/>
            </w:rPr>
          </w:rPrChange>
        </w:rPr>
        <w:pPrChange w:id="608" w:author="Chris Hogan" w:date="2025-09-22T22:04:00Z" w16du:dateUtc="2025-09-23T04:04:00Z">
          <w:pPr>
            <w:ind w:left="360"/>
          </w:pPr>
        </w:pPrChange>
      </w:pPr>
      <w:ins w:id="609" w:author="Chris Hogan" w:date="2025-09-22T21:27:00Z">
        <w:r w:rsidRPr="007F0EA0">
          <w:rPr>
            <w:rFonts w:ascii="Courier New" w:hAnsi="Courier New" w:cs="Courier New"/>
            <w:sz w:val="16"/>
            <w:szCs w:val="16"/>
            <w:lang w:val="en-CA"/>
            <w:rPrChange w:id="610" w:author="Chris Hogan" w:date="2025-09-22T21:28:00Z" w16du:dateUtc="2025-09-23T03:28:00Z">
              <w:rPr>
                <w:lang w:val="en-CA"/>
              </w:rPr>
            </w:rPrChange>
          </w:rPr>
          <w:t>                        "trade": "pipefitter",</w:t>
        </w:r>
      </w:ins>
    </w:p>
    <w:p w14:paraId="7C873D09" w14:textId="77777777" w:rsidR="007F0EA0" w:rsidRPr="007F0EA0" w:rsidRDefault="007F0EA0" w:rsidP="00DD7C51">
      <w:pPr>
        <w:rPr>
          <w:ins w:id="611" w:author="Chris Hogan" w:date="2025-09-22T21:27:00Z"/>
          <w:rFonts w:ascii="Courier New" w:hAnsi="Courier New" w:cs="Courier New"/>
          <w:sz w:val="16"/>
          <w:szCs w:val="16"/>
          <w:lang w:val="en-CA"/>
          <w:rPrChange w:id="612" w:author="Chris Hogan" w:date="2025-09-22T21:28:00Z" w16du:dateUtc="2025-09-23T03:28:00Z">
            <w:rPr>
              <w:ins w:id="613" w:author="Chris Hogan" w:date="2025-09-22T21:27:00Z"/>
              <w:lang w:val="en-CA"/>
            </w:rPr>
          </w:rPrChange>
        </w:rPr>
        <w:pPrChange w:id="614" w:author="Chris Hogan" w:date="2025-09-22T22:04:00Z" w16du:dateUtc="2025-09-23T04:04:00Z">
          <w:pPr>
            <w:ind w:left="360"/>
          </w:pPr>
        </w:pPrChange>
      </w:pPr>
      <w:ins w:id="615" w:author="Chris Hogan" w:date="2025-09-22T21:27:00Z">
        <w:r w:rsidRPr="007F0EA0">
          <w:rPr>
            <w:rFonts w:ascii="Courier New" w:hAnsi="Courier New" w:cs="Courier New"/>
            <w:sz w:val="16"/>
            <w:szCs w:val="16"/>
            <w:lang w:val="en-CA"/>
            <w:rPrChange w:id="616" w:author="Chris Hogan" w:date="2025-09-22T21:28:00Z" w16du:dateUtc="2025-09-23T03:28:00Z">
              <w:rPr>
                <w:lang w:val="en-CA"/>
              </w:rPr>
            </w:rPrChange>
          </w:rPr>
          <w:t>                        "classification": "journeyman",</w:t>
        </w:r>
      </w:ins>
    </w:p>
    <w:p w14:paraId="6B3D82D8" w14:textId="77777777" w:rsidR="007F0EA0" w:rsidRPr="007F0EA0" w:rsidRDefault="007F0EA0" w:rsidP="00DD7C51">
      <w:pPr>
        <w:rPr>
          <w:ins w:id="617" w:author="Chris Hogan" w:date="2025-09-22T21:27:00Z"/>
          <w:rFonts w:ascii="Courier New" w:hAnsi="Courier New" w:cs="Courier New"/>
          <w:sz w:val="16"/>
          <w:szCs w:val="16"/>
          <w:lang w:val="en-CA"/>
          <w:rPrChange w:id="618" w:author="Chris Hogan" w:date="2025-09-22T21:28:00Z" w16du:dateUtc="2025-09-23T03:28:00Z">
            <w:rPr>
              <w:ins w:id="619" w:author="Chris Hogan" w:date="2025-09-22T21:27:00Z"/>
              <w:lang w:val="en-CA"/>
            </w:rPr>
          </w:rPrChange>
        </w:rPr>
        <w:pPrChange w:id="620" w:author="Chris Hogan" w:date="2025-09-22T22:04:00Z" w16du:dateUtc="2025-09-23T04:04:00Z">
          <w:pPr>
            <w:ind w:left="360"/>
          </w:pPr>
        </w:pPrChange>
      </w:pPr>
      <w:ins w:id="621" w:author="Chris Hogan" w:date="2025-09-22T21:27:00Z">
        <w:r w:rsidRPr="007F0EA0">
          <w:rPr>
            <w:rFonts w:ascii="Courier New" w:hAnsi="Courier New" w:cs="Courier New"/>
            <w:sz w:val="16"/>
            <w:szCs w:val="16"/>
            <w:lang w:val="en-CA"/>
            <w:rPrChange w:id="622" w:author="Chris Hogan" w:date="2025-09-22T21:28:00Z" w16du:dateUtc="2025-09-23T03:28:00Z">
              <w:rPr>
                <w:lang w:val="en-CA"/>
              </w:rPr>
            </w:rPrChange>
          </w:rPr>
          <w:t>                        "</w:t>
        </w:r>
        <w:proofErr w:type="spellStart"/>
        <w:r w:rsidRPr="007F0EA0">
          <w:rPr>
            <w:rFonts w:ascii="Courier New" w:hAnsi="Courier New" w:cs="Courier New"/>
            <w:sz w:val="16"/>
            <w:szCs w:val="16"/>
            <w:lang w:val="en-CA"/>
            <w:rPrChange w:id="623" w:author="Chris Hogan" w:date="2025-09-22T21:28:00Z" w16du:dateUtc="2025-09-23T03:28:00Z">
              <w:rPr>
                <w:lang w:val="en-CA"/>
              </w:rPr>
            </w:rPrChange>
          </w:rPr>
          <w:t>employment_type</w:t>
        </w:r>
        <w:proofErr w:type="spellEnd"/>
        <w:r w:rsidRPr="007F0EA0">
          <w:rPr>
            <w:rFonts w:ascii="Courier New" w:hAnsi="Courier New" w:cs="Courier New"/>
            <w:sz w:val="16"/>
            <w:szCs w:val="16"/>
            <w:lang w:val="en-CA"/>
            <w:rPrChange w:id="624" w:author="Chris Hogan" w:date="2025-09-22T21:28:00Z" w16du:dateUtc="2025-09-23T03:28:00Z">
              <w:rPr>
                <w:lang w:val="en-CA"/>
              </w:rPr>
            </w:rPrChange>
          </w:rPr>
          <w:t>": "union",</w:t>
        </w:r>
      </w:ins>
    </w:p>
    <w:p w14:paraId="31D18CFC" w14:textId="77777777" w:rsidR="007F0EA0" w:rsidRPr="007F0EA0" w:rsidRDefault="007F0EA0" w:rsidP="00DD7C51">
      <w:pPr>
        <w:rPr>
          <w:ins w:id="625" w:author="Chris Hogan" w:date="2025-09-22T21:27:00Z"/>
          <w:rFonts w:ascii="Courier New" w:hAnsi="Courier New" w:cs="Courier New"/>
          <w:sz w:val="16"/>
          <w:szCs w:val="16"/>
          <w:lang w:val="en-CA"/>
          <w:rPrChange w:id="626" w:author="Chris Hogan" w:date="2025-09-22T21:28:00Z" w16du:dateUtc="2025-09-23T03:28:00Z">
            <w:rPr>
              <w:ins w:id="627" w:author="Chris Hogan" w:date="2025-09-22T21:27:00Z"/>
              <w:lang w:val="en-CA"/>
            </w:rPr>
          </w:rPrChange>
        </w:rPr>
        <w:pPrChange w:id="628" w:author="Chris Hogan" w:date="2025-09-22T22:04:00Z" w16du:dateUtc="2025-09-23T04:04:00Z">
          <w:pPr>
            <w:ind w:left="360"/>
          </w:pPr>
        </w:pPrChange>
      </w:pPr>
      <w:ins w:id="629" w:author="Chris Hogan" w:date="2025-09-22T21:27:00Z">
        <w:r w:rsidRPr="007F0EA0">
          <w:rPr>
            <w:rFonts w:ascii="Courier New" w:hAnsi="Courier New" w:cs="Courier New"/>
            <w:sz w:val="16"/>
            <w:szCs w:val="16"/>
            <w:lang w:val="en-CA"/>
            <w:rPrChange w:id="630" w:author="Chris Hogan" w:date="2025-09-22T21:28:00Z" w16du:dateUtc="2025-09-23T03:28:00Z">
              <w:rPr>
                <w:lang w:val="en-CA"/>
              </w:rPr>
            </w:rPrChange>
          </w:rPr>
          <w:t>                        "</w:t>
        </w:r>
        <w:proofErr w:type="spellStart"/>
        <w:r w:rsidRPr="007F0EA0">
          <w:rPr>
            <w:rFonts w:ascii="Courier New" w:hAnsi="Courier New" w:cs="Courier New"/>
            <w:sz w:val="16"/>
            <w:szCs w:val="16"/>
            <w:lang w:val="en-CA"/>
            <w:rPrChange w:id="631" w:author="Chris Hogan" w:date="2025-09-22T21:28:00Z" w16du:dateUtc="2025-09-23T03:28:00Z">
              <w:rPr>
                <w:lang w:val="en-CA"/>
              </w:rPr>
            </w:rPrChange>
          </w:rPr>
          <w:t>work_schedule</w:t>
        </w:r>
        <w:proofErr w:type="spellEnd"/>
        <w:r w:rsidRPr="007F0EA0">
          <w:rPr>
            <w:rFonts w:ascii="Courier New" w:hAnsi="Courier New" w:cs="Courier New"/>
            <w:sz w:val="16"/>
            <w:szCs w:val="16"/>
            <w:lang w:val="en-CA"/>
            <w:rPrChange w:id="632" w:author="Chris Hogan" w:date="2025-09-22T21:28:00Z" w16du:dateUtc="2025-09-23T03:28:00Z">
              <w:rPr>
                <w:lang w:val="en-CA"/>
              </w:rPr>
            </w:rPrChange>
          </w:rPr>
          <w:t>": "5x8",</w:t>
        </w:r>
      </w:ins>
    </w:p>
    <w:p w14:paraId="4F1A6468" w14:textId="77777777" w:rsidR="007F0EA0" w:rsidRPr="007F0EA0" w:rsidRDefault="007F0EA0" w:rsidP="00DD7C51">
      <w:pPr>
        <w:rPr>
          <w:ins w:id="633" w:author="Chris Hogan" w:date="2025-09-22T21:27:00Z"/>
          <w:rFonts w:ascii="Courier New" w:hAnsi="Courier New" w:cs="Courier New"/>
          <w:sz w:val="16"/>
          <w:szCs w:val="16"/>
          <w:lang w:val="en-CA"/>
          <w:rPrChange w:id="634" w:author="Chris Hogan" w:date="2025-09-22T21:28:00Z" w16du:dateUtc="2025-09-23T03:28:00Z">
            <w:rPr>
              <w:ins w:id="635" w:author="Chris Hogan" w:date="2025-09-22T21:27:00Z"/>
              <w:lang w:val="en-CA"/>
            </w:rPr>
          </w:rPrChange>
        </w:rPr>
        <w:pPrChange w:id="636" w:author="Chris Hogan" w:date="2025-09-22T22:04:00Z" w16du:dateUtc="2025-09-23T04:04:00Z">
          <w:pPr>
            <w:ind w:left="360"/>
          </w:pPr>
        </w:pPrChange>
      </w:pPr>
      <w:ins w:id="637" w:author="Chris Hogan" w:date="2025-09-22T21:27:00Z">
        <w:r w:rsidRPr="007F0EA0">
          <w:rPr>
            <w:rFonts w:ascii="Courier New" w:hAnsi="Courier New" w:cs="Courier New"/>
            <w:sz w:val="16"/>
            <w:szCs w:val="16"/>
            <w:lang w:val="en-CA"/>
            <w:rPrChange w:id="638" w:author="Chris Hogan" w:date="2025-09-22T21:28:00Z" w16du:dateUtc="2025-09-23T03:28:00Z">
              <w:rPr>
                <w:lang w:val="en-CA"/>
              </w:rPr>
            </w:rPrChange>
          </w:rPr>
          <w:t>                        "</w:t>
        </w:r>
        <w:proofErr w:type="spellStart"/>
        <w:r w:rsidRPr="007F0EA0">
          <w:rPr>
            <w:rFonts w:ascii="Courier New" w:hAnsi="Courier New" w:cs="Courier New"/>
            <w:sz w:val="16"/>
            <w:szCs w:val="16"/>
            <w:lang w:val="en-CA"/>
            <w:rPrChange w:id="639" w:author="Chris Hogan" w:date="2025-09-22T21:28:00Z" w16du:dateUtc="2025-09-23T03:28:00Z">
              <w:rPr>
                <w:lang w:val="en-CA"/>
              </w:rPr>
            </w:rPrChange>
          </w:rPr>
          <w:t>staying_in_site_camp</w:t>
        </w:r>
        <w:proofErr w:type="spellEnd"/>
        <w:r w:rsidRPr="007F0EA0">
          <w:rPr>
            <w:rFonts w:ascii="Courier New" w:hAnsi="Courier New" w:cs="Courier New"/>
            <w:sz w:val="16"/>
            <w:szCs w:val="16"/>
            <w:lang w:val="en-CA"/>
            <w:rPrChange w:id="640" w:author="Chris Hogan" w:date="2025-09-22T21:28:00Z" w16du:dateUtc="2025-09-23T03:28:00Z">
              <w:rPr>
                <w:lang w:val="en-CA"/>
              </w:rPr>
            </w:rPrChange>
          </w:rPr>
          <w:t>": true,</w:t>
        </w:r>
      </w:ins>
    </w:p>
    <w:p w14:paraId="428AC0D9" w14:textId="7B550F17" w:rsidR="007F0EA0" w:rsidRDefault="007F0EA0" w:rsidP="00DD7C51">
      <w:pPr>
        <w:rPr>
          <w:ins w:id="641" w:author="Chris Hogan" w:date="2025-09-22T23:17:00Z" w16du:dateUtc="2025-09-23T05:17:00Z"/>
          <w:rFonts w:ascii="Courier New" w:hAnsi="Courier New" w:cs="Courier New"/>
          <w:sz w:val="16"/>
          <w:szCs w:val="16"/>
          <w:lang w:val="en-CA"/>
        </w:rPr>
      </w:pPr>
      <w:ins w:id="642" w:author="Chris Hogan" w:date="2025-09-22T21:27:00Z">
        <w:r w:rsidRPr="007F0EA0">
          <w:rPr>
            <w:rFonts w:ascii="Courier New" w:hAnsi="Courier New" w:cs="Courier New"/>
            <w:sz w:val="16"/>
            <w:szCs w:val="16"/>
            <w:lang w:val="en-CA"/>
            <w:rPrChange w:id="643" w:author="Chris Hogan" w:date="2025-09-22T21:28:00Z" w16du:dateUtc="2025-09-23T03:28:00Z">
              <w:rPr>
                <w:lang w:val="en-CA"/>
              </w:rPr>
            </w:rPrChange>
          </w:rPr>
          <w:t>                        "</w:t>
        </w:r>
        <w:proofErr w:type="spellStart"/>
        <w:r w:rsidRPr="007F0EA0">
          <w:rPr>
            <w:rFonts w:ascii="Courier New" w:hAnsi="Courier New" w:cs="Courier New"/>
            <w:sz w:val="16"/>
            <w:szCs w:val="16"/>
            <w:lang w:val="en-CA"/>
            <w:rPrChange w:id="644" w:author="Chris Hogan" w:date="2025-09-22T21:28:00Z" w16du:dateUtc="2025-09-23T03:28:00Z">
              <w:rPr>
                <w:lang w:val="en-CA"/>
              </w:rPr>
            </w:rPrChange>
          </w:rPr>
          <w:t>is_callout</w:t>
        </w:r>
        <w:proofErr w:type="spellEnd"/>
        <w:r w:rsidRPr="007F0EA0">
          <w:rPr>
            <w:rFonts w:ascii="Courier New" w:hAnsi="Courier New" w:cs="Courier New"/>
            <w:sz w:val="16"/>
            <w:szCs w:val="16"/>
            <w:lang w:val="en-CA"/>
            <w:rPrChange w:id="645" w:author="Chris Hogan" w:date="2025-09-22T21:28:00Z" w16du:dateUtc="2025-09-23T03:28:00Z">
              <w:rPr>
                <w:lang w:val="en-CA"/>
              </w:rPr>
            </w:rPrChange>
          </w:rPr>
          <w:t>": false</w:t>
        </w:r>
      </w:ins>
      <w:ins w:id="646" w:author="Chris Hogan" w:date="2025-09-22T23:17:00Z" w16du:dateUtc="2025-09-23T05:17:00Z">
        <w:r w:rsidR="006A3922">
          <w:rPr>
            <w:rFonts w:ascii="Courier New" w:hAnsi="Courier New" w:cs="Courier New"/>
            <w:sz w:val="16"/>
            <w:szCs w:val="16"/>
            <w:lang w:val="en-CA"/>
          </w:rPr>
          <w:t>,</w:t>
        </w:r>
      </w:ins>
    </w:p>
    <w:p w14:paraId="61F30B34" w14:textId="03310730" w:rsidR="006A3922" w:rsidRPr="007F0EA0" w:rsidRDefault="006A3922" w:rsidP="00DD7C51">
      <w:pPr>
        <w:rPr>
          <w:ins w:id="647" w:author="Chris Hogan" w:date="2025-09-22T21:27:00Z"/>
          <w:rFonts w:ascii="Courier New" w:hAnsi="Courier New" w:cs="Courier New"/>
          <w:sz w:val="16"/>
          <w:szCs w:val="16"/>
          <w:lang w:val="en-CA"/>
          <w:rPrChange w:id="648" w:author="Chris Hogan" w:date="2025-09-22T21:28:00Z" w16du:dateUtc="2025-09-23T03:28:00Z">
            <w:rPr>
              <w:ins w:id="649" w:author="Chris Hogan" w:date="2025-09-22T21:27:00Z"/>
              <w:lang w:val="en-CA"/>
            </w:rPr>
          </w:rPrChange>
        </w:rPr>
        <w:pPrChange w:id="650" w:author="Chris Hogan" w:date="2025-09-22T22:04:00Z" w16du:dateUtc="2025-09-23T04:04:00Z">
          <w:pPr>
            <w:ind w:left="360"/>
          </w:pPr>
        </w:pPrChange>
      </w:pPr>
      <w:ins w:id="651" w:author="Chris Hogan" w:date="2025-09-22T23:17:00Z" w16du:dateUtc="2025-09-23T05:17:00Z">
        <w:r w:rsidRPr="002424C0">
          <w:rPr>
            <w:rFonts w:ascii="Courier New" w:hAnsi="Courier New" w:cs="Courier New"/>
            <w:sz w:val="16"/>
            <w:szCs w:val="16"/>
            <w:lang w:val="en-CA"/>
          </w:rPr>
          <w:t>                        "</w:t>
        </w:r>
        <w:proofErr w:type="spellStart"/>
        <w:r w:rsidRPr="002424C0">
          <w:rPr>
            <w:rFonts w:ascii="Courier New" w:hAnsi="Courier New" w:cs="Courier New"/>
            <w:sz w:val="16"/>
            <w:szCs w:val="16"/>
            <w:lang w:val="en-CA"/>
          </w:rPr>
          <w:t>is_</w:t>
        </w:r>
        <w:r>
          <w:rPr>
            <w:rFonts w:ascii="Courier New" w:hAnsi="Courier New" w:cs="Courier New"/>
            <w:sz w:val="16"/>
            <w:szCs w:val="16"/>
            <w:lang w:val="en-CA"/>
          </w:rPr>
          <w:t>scheduled_overtime</w:t>
        </w:r>
        <w:proofErr w:type="spellEnd"/>
        <w:r w:rsidRPr="002424C0">
          <w:rPr>
            <w:rFonts w:ascii="Courier New" w:hAnsi="Courier New" w:cs="Courier New"/>
            <w:sz w:val="16"/>
            <w:szCs w:val="16"/>
            <w:lang w:val="en-CA"/>
          </w:rPr>
          <w:t>": false</w:t>
        </w:r>
      </w:ins>
    </w:p>
    <w:p w14:paraId="60152138" w14:textId="77777777" w:rsidR="007F0EA0" w:rsidRPr="007F0EA0" w:rsidRDefault="007F0EA0" w:rsidP="00DD7C51">
      <w:pPr>
        <w:rPr>
          <w:ins w:id="652" w:author="Chris Hogan" w:date="2025-09-22T21:27:00Z"/>
          <w:rFonts w:ascii="Courier New" w:hAnsi="Courier New" w:cs="Courier New"/>
          <w:sz w:val="16"/>
          <w:szCs w:val="16"/>
          <w:lang w:val="en-CA"/>
          <w:rPrChange w:id="653" w:author="Chris Hogan" w:date="2025-09-22T21:28:00Z" w16du:dateUtc="2025-09-23T03:28:00Z">
            <w:rPr>
              <w:ins w:id="654" w:author="Chris Hogan" w:date="2025-09-22T21:27:00Z"/>
              <w:lang w:val="en-CA"/>
            </w:rPr>
          </w:rPrChange>
        </w:rPr>
        <w:pPrChange w:id="655" w:author="Chris Hogan" w:date="2025-09-22T22:04:00Z" w16du:dateUtc="2025-09-23T04:04:00Z">
          <w:pPr>
            <w:ind w:left="360"/>
          </w:pPr>
        </w:pPrChange>
      </w:pPr>
      <w:ins w:id="656" w:author="Chris Hogan" w:date="2025-09-22T21:27:00Z">
        <w:r w:rsidRPr="007F0EA0">
          <w:rPr>
            <w:rFonts w:ascii="Courier New" w:hAnsi="Courier New" w:cs="Courier New"/>
            <w:sz w:val="16"/>
            <w:szCs w:val="16"/>
            <w:lang w:val="en-CA"/>
            <w:rPrChange w:id="657" w:author="Chris Hogan" w:date="2025-09-22T21:28:00Z" w16du:dateUtc="2025-09-23T03:28:00Z">
              <w:rPr>
                <w:lang w:val="en-CA"/>
              </w:rPr>
            </w:rPrChange>
          </w:rPr>
          <w:t>                    }</w:t>
        </w:r>
      </w:ins>
    </w:p>
    <w:p w14:paraId="25A839C3" w14:textId="77777777" w:rsidR="007F0EA0" w:rsidRPr="007F0EA0" w:rsidRDefault="007F0EA0" w:rsidP="00DD7C51">
      <w:pPr>
        <w:rPr>
          <w:ins w:id="658" w:author="Chris Hogan" w:date="2025-09-22T21:27:00Z"/>
          <w:rFonts w:ascii="Courier New" w:hAnsi="Courier New" w:cs="Courier New"/>
          <w:sz w:val="16"/>
          <w:szCs w:val="16"/>
          <w:lang w:val="en-CA"/>
          <w:rPrChange w:id="659" w:author="Chris Hogan" w:date="2025-09-22T21:28:00Z" w16du:dateUtc="2025-09-23T03:28:00Z">
            <w:rPr>
              <w:ins w:id="660" w:author="Chris Hogan" w:date="2025-09-22T21:27:00Z"/>
              <w:lang w:val="en-CA"/>
            </w:rPr>
          </w:rPrChange>
        </w:rPr>
        <w:pPrChange w:id="661" w:author="Chris Hogan" w:date="2025-09-22T22:04:00Z" w16du:dateUtc="2025-09-23T04:04:00Z">
          <w:pPr>
            <w:ind w:left="360"/>
          </w:pPr>
        </w:pPrChange>
      </w:pPr>
      <w:ins w:id="662" w:author="Chris Hogan" w:date="2025-09-22T21:27:00Z">
        <w:r w:rsidRPr="007F0EA0">
          <w:rPr>
            <w:rFonts w:ascii="Courier New" w:hAnsi="Courier New" w:cs="Courier New"/>
            <w:sz w:val="16"/>
            <w:szCs w:val="16"/>
            <w:lang w:val="en-CA"/>
            <w:rPrChange w:id="663" w:author="Chris Hogan" w:date="2025-09-22T21:28:00Z" w16du:dateUtc="2025-09-23T03:28:00Z">
              <w:rPr>
                <w:lang w:val="en-CA"/>
              </w:rPr>
            </w:rPrChange>
          </w:rPr>
          <w:t>                }</w:t>
        </w:r>
      </w:ins>
    </w:p>
    <w:p w14:paraId="41BCAE34" w14:textId="77777777" w:rsidR="007F0EA0" w:rsidRPr="007F0EA0" w:rsidRDefault="007F0EA0" w:rsidP="00DD7C51">
      <w:pPr>
        <w:rPr>
          <w:ins w:id="664" w:author="Chris Hogan" w:date="2025-09-22T21:27:00Z"/>
          <w:rFonts w:ascii="Courier New" w:hAnsi="Courier New" w:cs="Courier New"/>
          <w:sz w:val="16"/>
          <w:szCs w:val="16"/>
          <w:lang w:val="en-CA"/>
          <w:rPrChange w:id="665" w:author="Chris Hogan" w:date="2025-09-22T21:28:00Z" w16du:dateUtc="2025-09-23T03:28:00Z">
            <w:rPr>
              <w:ins w:id="666" w:author="Chris Hogan" w:date="2025-09-22T21:27:00Z"/>
              <w:lang w:val="en-CA"/>
            </w:rPr>
          </w:rPrChange>
        </w:rPr>
        <w:pPrChange w:id="667" w:author="Chris Hogan" w:date="2025-09-22T22:04:00Z" w16du:dateUtc="2025-09-23T04:04:00Z">
          <w:pPr>
            <w:ind w:left="360"/>
          </w:pPr>
        </w:pPrChange>
      </w:pPr>
      <w:ins w:id="668" w:author="Chris Hogan" w:date="2025-09-22T21:27:00Z">
        <w:r w:rsidRPr="007F0EA0">
          <w:rPr>
            <w:rFonts w:ascii="Courier New" w:hAnsi="Courier New" w:cs="Courier New"/>
            <w:sz w:val="16"/>
            <w:szCs w:val="16"/>
            <w:lang w:val="en-CA"/>
            <w:rPrChange w:id="669" w:author="Chris Hogan" w:date="2025-09-22T21:28:00Z" w16du:dateUtc="2025-09-23T03:28:00Z">
              <w:rPr>
                <w:lang w:val="en-CA"/>
              </w:rPr>
            </w:rPrChange>
          </w:rPr>
          <w:t>            ]</w:t>
        </w:r>
      </w:ins>
    </w:p>
    <w:p w14:paraId="7E73DBDA" w14:textId="77777777" w:rsidR="007F0EA0" w:rsidRPr="007F0EA0" w:rsidRDefault="007F0EA0" w:rsidP="00DD7C51">
      <w:pPr>
        <w:rPr>
          <w:ins w:id="670" w:author="Chris Hogan" w:date="2025-09-22T21:27:00Z"/>
          <w:rFonts w:ascii="Courier New" w:hAnsi="Courier New" w:cs="Courier New"/>
          <w:sz w:val="16"/>
          <w:szCs w:val="16"/>
          <w:lang w:val="en-CA"/>
          <w:rPrChange w:id="671" w:author="Chris Hogan" w:date="2025-09-22T21:28:00Z" w16du:dateUtc="2025-09-23T03:28:00Z">
            <w:rPr>
              <w:ins w:id="672" w:author="Chris Hogan" w:date="2025-09-22T21:27:00Z"/>
              <w:lang w:val="en-CA"/>
            </w:rPr>
          </w:rPrChange>
        </w:rPr>
        <w:pPrChange w:id="673" w:author="Chris Hogan" w:date="2025-09-22T22:04:00Z" w16du:dateUtc="2025-09-23T04:04:00Z">
          <w:pPr>
            <w:ind w:left="360"/>
          </w:pPr>
        </w:pPrChange>
      </w:pPr>
      <w:ins w:id="674" w:author="Chris Hogan" w:date="2025-09-22T21:27:00Z">
        <w:r w:rsidRPr="007F0EA0">
          <w:rPr>
            <w:rFonts w:ascii="Courier New" w:hAnsi="Courier New" w:cs="Courier New"/>
            <w:sz w:val="16"/>
            <w:szCs w:val="16"/>
            <w:lang w:val="en-CA"/>
            <w:rPrChange w:id="675" w:author="Chris Hogan" w:date="2025-09-22T21:28:00Z" w16du:dateUtc="2025-09-23T03:28:00Z">
              <w:rPr>
                <w:lang w:val="en-CA"/>
              </w:rPr>
            </w:rPrChange>
          </w:rPr>
          <w:t>        }</w:t>
        </w:r>
      </w:ins>
    </w:p>
    <w:p w14:paraId="3DC627AA" w14:textId="77777777" w:rsidR="007F0EA0" w:rsidRPr="007F0EA0" w:rsidRDefault="007F0EA0" w:rsidP="00DD7C51">
      <w:pPr>
        <w:rPr>
          <w:ins w:id="676" w:author="Chris Hogan" w:date="2025-09-22T21:27:00Z"/>
          <w:rFonts w:ascii="Courier New" w:hAnsi="Courier New" w:cs="Courier New"/>
          <w:sz w:val="16"/>
          <w:szCs w:val="16"/>
          <w:lang w:val="en-CA"/>
          <w:rPrChange w:id="677" w:author="Chris Hogan" w:date="2025-09-22T21:28:00Z" w16du:dateUtc="2025-09-23T03:28:00Z">
            <w:rPr>
              <w:ins w:id="678" w:author="Chris Hogan" w:date="2025-09-22T21:27:00Z"/>
              <w:lang w:val="en-CA"/>
            </w:rPr>
          </w:rPrChange>
        </w:rPr>
        <w:pPrChange w:id="679" w:author="Chris Hogan" w:date="2025-09-22T22:04:00Z" w16du:dateUtc="2025-09-23T04:04:00Z">
          <w:pPr>
            <w:ind w:left="360"/>
          </w:pPr>
        </w:pPrChange>
      </w:pPr>
      <w:ins w:id="680" w:author="Chris Hogan" w:date="2025-09-22T21:27:00Z">
        <w:r w:rsidRPr="007F0EA0">
          <w:rPr>
            <w:rFonts w:ascii="Courier New" w:hAnsi="Courier New" w:cs="Courier New"/>
            <w:sz w:val="16"/>
            <w:szCs w:val="16"/>
            <w:lang w:val="en-CA"/>
            <w:rPrChange w:id="681" w:author="Chris Hogan" w:date="2025-09-22T21:28:00Z" w16du:dateUtc="2025-09-23T03:28:00Z">
              <w:rPr>
                <w:lang w:val="en-CA"/>
              </w:rPr>
            </w:rPrChange>
          </w:rPr>
          <w:t>    ],</w:t>
        </w:r>
      </w:ins>
    </w:p>
    <w:p w14:paraId="75EC8D21" w14:textId="77777777" w:rsidR="007F0EA0" w:rsidRPr="007F0EA0" w:rsidRDefault="007F0EA0" w:rsidP="00DD7C51">
      <w:pPr>
        <w:rPr>
          <w:ins w:id="682" w:author="Chris Hogan" w:date="2025-09-22T21:27:00Z"/>
          <w:rFonts w:ascii="Courier New" w:hAnsi="Courier New" w:cs="Courier New"/>
          <w:sz w:val="16"/>
          <w:szCs w:val="16"/>
          <w:lang w:val="en-CA"/>
          <w:rPrChange w:id="683" w:author="Chris Hogan" w:date="2025-09-22T21:28:00Z" w16du:dateUtc="2025-09-23T03:28:00Z">
            <w:rPr>
              <w:ins w:id="684" w:author="Chris Hogan" w:date="2025-09-22T21:27:00Z"/>
              <w:lang w:val="en-CA"/>
            </w:rPr>
          </w:rPrChange>
        </w:rPr>
        <w:pPrChange w:id="685" w:author="Chris Hogan" w:date="2025-09-22T22:04:00Z" w16du:dateUtc="2025-09-23T04:04:00Z">
          <w:pPr>
            <w:ind w:left="360"/>
          </w:pPr>
        </w:pPrChange>
      </w:pPr>
      <w:ins w:id="686" w:author="Chris Hogan" w:date="2025-09-22T21:27:00Z">
        <w:r w:rsidRPr="007F0EA0">
          <w:rPr>
            <w:rFonts w:ascii="Courier New" w:hAnsi="Courier New" w:cs="Courier New"/>
            <w:sz w:val="16"/>
            <w:szCs w:val="16"/>
            <w:lang w:val="en-CA"/>
            <w:rPrChange w:id="687" w:author="Chris Hogan" w:date="2025-09-22T21:28:00Z" w16du:dateUtc="2025-09-23T03:28:00Z">
              <w:rPr>
                <w:lang w:val="en-CA"/>
              </w:rPr>
            </w:rPrChange>
          </w:rPr>
          <w:t>    "facts": [</w:t>
        </w:r>
      </w:ins>
    </w:p>
    <w:p w14:paraId="0EEF2C2B" w14:textId="77777777" w:rsidR="007F0EA0" w:rsidRPr="007F0EA0" w:rsidRDefault="007F0EA0" w:rsidP="00DD7C51">
      <w:pPr>
        <w:rPr>
          <w:ins w:id="688" w:author="Chris Hogan" w:date="2025-09-22T21:27:00Z"/>
          <w:rFonts w:ascii="Courier New" w:hAnsi="Courier New" w:cs="Courier New"/>
          <w:sz w:val="16"/>
          <w:szCs w:val="16"/>
          <w:lang w:val="en-CA"/>
          <w:rPrChange w:id="689" w:author="Chris Hogan" w:date="2025-09-22T21:28:00Z" w16du:dateUtc="2025-09-23T03:28:00Z">
            <w:rPr>
              <w:ins w:id="690" w:author="Chris Hogan" w:date="2025-09-22T21:27:00Z"/>
              <w:lang w:val="en-CA"/>
            </w:rPr>
          </w:rPrChange>
        </w:rPr>
        <w:pPrChange w:id="691" w:author="Chris Hogan" w:date="2025-09-22T22:04:00Z" w16du:dateUtc="2025-09-23T04:04:00Z">
          <w:pPr>
            <w:ind w:left="360"/>
          </w:pPr>
        </w:pPrChange>
      </w:pPr>
      <w:ins w:id="692" w:author="Chris Hogan" w:date="2025-09-22T21:27:00Z">
        <w:r w:rsidRPr="007F0EA0">
          <w:rPr>
            <w:rFonts w:ascii="Courier New" w:hAnsi="Courier New" w:cs="Courier New"/>
            <w:sz w:val="16"/>
            <w:szCs w:val="16"/>
            <w:lang w:val="en-CA"/>
            <w:rPrChange w:id="693" w:author="Chris Hogan" w:date="2025-09-22T21:28:00Z" w16du:dateUtc="2025-09-23T03:28:00Z">
              <w:rPr>
                <w:lang w:val="en-CA"/>
              </w:rPr>
            </w:rPrChange>
          </w:rPr>
          <w:t>        {</w:t>
        </w:r>
      </w:ins>
    </w:p>
    <w:p w14:paraId="087E26CC" w14:textId="77777777" w:rsidR="007F0EA0" w:rsidRPr="007F0EA0" w:rsidRDefault="007F0EA0" w:rsidP="00DD7C51">
      <w:pPr>
        <w:rPr>
          <w:ins w:id="694" w:author="Chris Hogan" w:date="2025-09-22T21:27:00Z"/>
          <w:rFonts w:ascii="Courier New" w:hAnsi="Courier New" w:cs="Courier New"/>
          <w:sz w:val="16"/>
          <w:szCs w:val="16"/>
          <w:lang w:val="en-CA"/>
          <w:rPrChange w:id="695" w:author="Chris Hogan" w:date="2025-09-22T21:28:00Z" w16du:dateUtc="2025-09-23T03:28:00Z">
            <w:rPr>
              <w:ins w:id="696" w:author="Chris Hogan" w:date="2025-09-22T21:27:00Z"/>
              <w:lang w:val="en-CA"/>
            </w:rPr>
          </w:rPrChange>
        </w:rPr>
        <w:pPrChange w:id="697" w:author="Chris Hogan" w:date="2025-09-22T22:04:00Z" w16du:dateUtc="2025-09-23T04:04:00Z">
          <w:pPr>
            <w:ind w:left="360"/>
          </w:pPr>
        </w:pPrChange>
      </w:pPr>
      <w:ins w:id="698" w:author="Chris Hogan" w:date="2025-09-22T21:27:00Z">
        <w:r w:rsidRPr="007F0EA0">
          <w:rPr>
            <w:rFonts w:ascii="Courier New" w:hAnsi="Courier New" w:cs="Courier New"/>
            <w:sz w:val="16"/>
            <w:szCs w:val="16"/>
            <w:lang w:val="en-CA"/>
            <w:rPrChange w:id="699" w:author="Chris Hogan" w:date="2025-09-22T21:28:00Z" w16du:dateUtc="2025-09-23T03:28:00Z">
              <w:rPr>
                <w:lang w:val="en-CA"/>
              </w:rPr>
            </w:rPrChange>
          </w:rPr>
          <w:t>            "</w:t>
        </w:r>
        <w:proofErr w:type="spellStart"/>
        <w:r w:rsidRPr="007F0EA0">
          <w:rPr>
            <w:rFonts w:ascii="Courier New" w:hAnsi="Courier New" w:cs="Courier New"/>
            <w:sz w:val="16"/>
            <w:szCs w:val="16"/>
            <w:lang w:val="en-CA"/>
            <w:rPrChange w:id="700" w:author="Chris Hogan" w:date="2025-09-22T21:28:00Z" w16du:dateUtc="2025-09-23T03:28:00Z">
              <w:rPr>
                <w:lang w:val="en-CA"/>
              </w:rPr>
            </w:rPrChange>
          </w:rPr>
          <w:t>fact_type</w:t>
        </w:r>
        <w:proofErr w:type="spellEnd"/>
        <w:r w:rsidRPr="007F0EA0">
          <w:rPr>
            <w:rFonts w:ascii="Courier New" w:hAnsi="Courier New" w:cs="Courier New"/>
            <w:sz w:val="16"/>
            <w:szCs w:val="16"/>
            <w:lang w:val="en-CA"/>
            <w:rPrChange w:id="701" w:author="Chris Hogan" w:date="2025-09-22T21:28:00Z" w16du:dateUtc="2025-09-23T03:28:00Z">
              <w:rPr>
                <w:lang w:val="en-CA"/>
              </w:rPr>
            </w:rPrChange>
          </w:rPr>
          <w:t>": "event",</w:t>
        </w:r>
      </w:ins>
    </w:p>
    <w:p w14:paraId="6AA303EC" w14:textId="77777777" w:rsidR="007F0EA0" w:rsidRPr="007F0EA0" w:rsidRDefault="007F0EA0" w:rsidP="00DD7C51">
      <w:pPr>
        <w:rPr>
          <w:ins w:id="702" w:author="Chris Hogan" w:date="2025-09-22T21:27:00Z"/>
          <w:rFonts w:ascii="Courier New" w:hAnsi="Courier New" w:cs="Courier New"/>
          <w:sz w:val="16"/>
          <w:szCs w:val="16"/>
          <w:lang w:val="en-CA"/>
          <w:rPrChange w:id="703" w:author="Chris Hogan" w:date="2025-09-22T21:28:00Z" w16du:dateUtc="2025-09-23T03:28:00Z">
            <w:rPr>
              <w:ins w:id="704" w:author="Chris Hogan" w:date="2025-09-22T21:27:00Z"/>
              <w:lang w:val="en-CA"/>
            </w:rPr>
          </w:rPrChange>
        </w:rPr>
        <w:pPrChange w:id="705" w:author="Chris Hogan" w:date="2025-09-22T22:04:00Z" w16du:dateUtc="2025-09-23T04:04:00Z">
          <w:pPr>
            <w:ind w:left="360"/>
          </w:pPr>
        </w:pPrChange>
      </w:pPr>
      <w:ins w:id="706" w:author="Chris Hogan" w:date="2025-09-22T21:27:00Z">
        <w:r w:rsidRPr="007F0EA0">
          <w:rPr>
            <w:rFonts w:ascii="Courier New" w:hAnsi="Courier New" w:cs="Courier New"/>
            <w:sz w:val="16"/>
            <w:szCs w:val="16"/>
            <w:lang w:val="en-CA"/>
            <w:rPrChange w:id="707" w:author="Chris Hogan" w:date="2025-09-22T21:28:00Z" w16du:dateUtc="2025-09-23T03:28:00Z">
              <w:rPr>
                <w:lang w:val="en-CA"/>
              </w:rPr>
            </w:rPrChange>
          </w:rPr>
          <w:t>            "kind": "</w:t>
        </w:r>
        <w:proofErr w:type="spellStart"/>
        <w:r w:rsidRPr="007F0EA0">
          <w:rPr>
            <w:rFonts w:ascii="Courier New" w:hAnsi="Courier New" w:cs="Courier New"/>
            <w:sz w:val="16"/>
            <w:szCs w:val="16"/>
            <w:lang w:val="en-CA"/>
            <w:rPrChange w:id="708" w:author="Chris Hogan" w:date="2025-09-22T21:28:00Z" w16du:dateUtc="2025-09-23T03:28:00Z">
              <w:rPr>
                <w:lang w:val="en-CA"/>
              </w:rPr>
            </w:rPrChange>
          </w:rPr>
          <w:t>worked_time</w:t>
        </w:r>
        <w:proofErr w:type="spellEnd"/>
        <w:r w:rsidRPr="007F0EA0">
          <w:rPr>
            <w:rFonts w:ascii="Courier New" w:hAnsi="Courier New" w:cs="Courier New"/>
            <w:sz w:val="16"/>
            <w:szCs w:val="16"/>
            <w:lang w:val="en-CA"/>
            <w:rPrChange w:id="709" w:author="Chris Hogan" w:date="2025-09-22T21:28:00Z" w16du:dateUtc="2025-09-23T03:28:00Z">
              <w:rPr>
                <w:lang w:val="en-CA"/>
              </w:rPr>
            </w:rPrChange>
          </w:rPr>
          <w:t>",</w:t>
        </w:r>
      </w:ins>
    </w:p>
    <w:p w14:paraId="0ADA6E32" w14:textId="77777777" w:rsidR="007F0EA0" w:rsidRPr="007F0EA0" w:rsidRDefault="007F0EA0" w:rsidP="00DD7C51">
      <w:pPr>
        <w:rPr>
          <w:ins w:id="710" w:author="Chris Hogan" w:date="2025-09-22T21:27:00Z"/>
          <w:rFonts w:ascii="Courier New" w:hAnsi="Courier New" w:cs="Courier New"/>
          <w:sz w:val="16"/>
          <w:szCs w:val="16"/>
          <w:lang w:val="en-CA"/>
          <w:rPrChange w:id="711" w:author="Chris Hogan" w:date="2025-09-22T21:28:00Z" w16du:dateUtc="2025-09-23T03:28:00Z">
            <w:rPr>
              <w:ins w:id="712" w:author="Chris Hogan" w:date="2025-09-22T21:27:00Z"/>
              <w:lang w:val="en-CA"/>
            </w:rPr>
          </w:rPrChange>
        </w:rPr>
        <w:pPrChange w:id="713" w:author="Chris Hogan" w:date="2025-09-22T22:04:00Z" w16du:dateUtc="2025-09-23T04:04:00Z">
          <w:pPr>
            <w:ind w:left="360"/>
          </w:pPr>
        </w:pPrChange>
      </w:pPr>
      <w:ins w:id="714" w:author="Chris Hogan" w:date="2025-09-22T21:27:00Z">
        <w:r w:rsidRPr="007F0EA0">
          <w:rPr>
            <w:rFonts w:ascii="Courier New" w:hAnsi="Courier New" w:cs="Courier New"/>
            <w:sz w:val="16"/>
            <w:szCs w:val="16"/>
            <w:lang w:val="en-CA"/>
            <w:rPrChange w:id="715" w:author="Chris Hogan" w:date="2025-09-22T21:28:00Z" w16du:dateUtc="2025-09-23T03:28:00Z">
              <w:rPr>
                <w:lang w:val="en-CA"/>
              </w:rPr>
            </w:rPrChange>
          </w:rPr>
          <w:t>            "date": "2025-09-17",</w:t>
        </w:r>
      </w:ins>
    </w:p>
    <w:p w14:paraId="78C2387F" w14:textId="77777777" w:rsidR="007F0EA0" w:rsidRPr="007F0EA0" w:rsidRDefault="007F0EA0" w:rsidP="00DD7C51">
      <w:pPr>
        <w:rPr>
          <w:ins w:id="716" w:author="Chris Hogan" w:date="2025-09-22T21:27:00Z"/>
          <w:rFonts w:ascii="Courier New" w:hAnsi="Courier New" w:cs="Courier New"/>
          <w:sz w:val="16"/>
          <w:szCs w:val="16"/>
          <w:lang w:val="en-CA"/>
          <w:rPrChange w:id="717" w:author="Chris Hogan" w:date="2025-09-22T21:28:00Z" w16du:dateUtc="2025-09-23T03:28:00Z">
            <w:rPr>
              <w:ins w:id="718" w:author="Chris Hogan" w:date="2025-09-22T21:27:00Z"/>
              <w:lang w:val="en-CA"/>
            </w:rPr>
          </w:rPrChange>
        </w:rPr>
        <w:pPrChange w:id="719" w:author="Chris Hogan" w:date="2025-09-22T22:04:00Z" w16du:dateUtc="2025-09-23T04:04:00Z">
          <w:pPr>
            <w:ind w:left="360"/>
          </w:pPr>
        </w:pPrChange>
      </w:pPr>
      <w:ins w:id="720" w:author="Chris Hogan" w:date="2025-09-22T21:27:00Z">
        <w:r w:rsidRPr="007F0EA0">
          <w:rPr>
            <w:rFonts w:ascii="Courier New" w:hAnsi="Courier New" w:cs="Courier New"/>
            <w:sz w:val="16"/>
            <w:szCs w:val="16"/>
            <w:lang w:val="en-CA"/>
            <w:rPrChange w:id="721" w:author="Chris Hogan" w:date="2025-09-22T21:28:00Z" w16du:dateUtc="2025-09-23T03:28:00Z">
              <w:rPr>
                <w:lang w:val="en-CA"/>
              </w:rPr>
            </w:rPrChange>
          </w:rPr>
          <w:t>            "duration": "</w:t>
        </w:r>
        <w:commentRangeStart w:id="722"/>
        <w:commentRangeStart w:id="723"/>
        <w:r w:rsidRPr="007F0EA0">
          <w:rPr>
            <w:rFonts w:ascii="Courier New" w:hAnsi="Courier New" w:cs="Courier New"/>
            <w:sz w:val="16"/>
            <w:szCs w:val="16"/>
            <w:lang w:val="en-CA"/>
            <w:rPrChange w:id="724" w:author="Chris Hogan" w:date="2025-09-22T21:28:00Z" w16du:dateUtc="2025-09-23T03:28:00Z">
              <w:rPr>
                <w:lang w:val="en-CA"/>
              </w:rPr>
            </w:rPrChange>
          </w:rPr>
          <w:t>PT9H</w:t>
        </w:r>
      </w:ins>
      <w:commentRangeEnd w:id="722"/>
      <w:r w:rsidR="0097468C">
        <w:rPr>
          <w:rStyle w:val="CommentReference"/>
        </w:rPr>
        <w:commentReference w:id="722"/>
      </w:r>
      <w:commentRangeEnd w:id="723"/>
      <w:r w:rsidR="00F42B7B">
        <w:rPr>
          <w:rStyle w:val="CommentReference"/>
        </w:rPr>
        <w:commentReference w:id="723"/>
      </w:r>
      <w:ins w:id="725" w:author="Chris Hogan" w:date="2025-09-22T21:27:00Z">
        <w:r w:rsidRPr="007F0EA0">
          <w:rPr>
            <w:rFonts w:ascii="Courier New" w:hAnsi="Courier New" w:cs="Courier New"/>
            <w:sz w:val="16"/>
            <w:szCs w:val="16"/>
            <w:lang w:val="en-CA"/>
            <w:rPrChange w:id="726" w:author="Chris Hogan" w:date="2025-09-22T21:28:00Z" w16du:dateUtc="2025-09-23T03:28:00Z">
              <w:rPr>
                <w:lang w:val="en-CA"/>
              </w:rPr>
            </w:rPrChange>
          </w:rPr>
          <w:t>",</w:t>
        </w:r>
      </w:ins>
    </w:p>
    <w:p w14:paraId="4DFE5327" w14:textId="77777777" w:rsidR="007F0EA0" w:rsidRPr="007F0EA0" w:rsidRDefault="007F0EA0" w:rsidP="00DD7C51">
      <w:pPr>
        <w:rPr>
          <w:ins w:id="727" w:author="Chris Hogan" w:date="2025-09-22T21:27:00Z"/>
          <w:rFonts w:ascii="Courier New" w:hAnsi="Courier New" w:cs="Courier New"/>
          <w:sz w:val="16"/>
          <w:szCs w:val="16"/>
          <w:lang w:val="en-CA"/>
          <w:rPrChange w:id="728" w:author="Chris Hogan" w:date="2025-09-22T21:28:00Z" w16du:dateUtc="2025-09-23T03:28:00Z">
            <w:rPr>
              <w:ins w:id="729" w:author="Chris Hogan" w:date="2025-09-22T21:27:00Z"/>
              <w:lang w:val="en-CA"/>
            </w:rPr>
          </w:rPrChange>
        </w:rPr>
        <w:pPrChange w:id="730" w:author="Chris Hogan" w:date="2025-09-22T22:04:00Z" w16du:dateUtc="2025-09-23T04:04:00Z">
          <w:pPr>
            <w:ind w:left="360"/>
          </w:pPr>
        </w:pPrChange>
      </w:pPr>
      <w:ins w:id="731" w:author="Chris Hogan" w:date="2025-09-22T21:27:00Z">
        <w:r w:rsidRPr="007F0EA0">
          <w:rPr>
            <w:rFonts w:ascii="Courier New" w:hAnsi="Courier New" w:cs="Courier New"/>
            <w:sz w:val="16"/>
            <w:szCs w:val="16"/>
            <w:lang w:val="en-CA"/>
            <w:rPrChange w:id="732" w:author="Chris Hogan" w:date="2025-09-22T21:28:00Z" w16du:dateUtc="2025-09-23T03:28:00Z">
              <w:rPr>
                <w:lang w:val="en-CA"/>
              </w:rPr>
            </w:rPrChange>
          </w:rPr>
          <w:t>            "rate": "</w:t>
        </w:r>
        <w:proofErr w:type="spellStart"/>
        <w:r w:rsidRPr="007F0EA0">
          <w:rPr>
            <w:rFonts w:ascii="Courier New" w:hAnsi="Courier New" w:cs="Courier New"/>
            <w:sz w:val="16"/>
            <w:szCs w:val="16"/>
            <w:lang w:val="en-CA"/>
            <w:rPrChange w:id="733" w:author="Chris Hogan" w:date="2025-09-22T21:28:00Z" w16du:dateUtc="2025-09-23T03:28:00Z">
              <w:rPr>
                <w:lang w:val="en-CA"/>
              </w:rPr>
            </w:rPrChange>
          </w:rPr>
          <w:t>straight_time</w:t>
        </w:r>
        <w:proofErr w:type="spellEnd"/>
        <w:r w:rsidRPr="007F0EA0">
          <w:rPr>
            <w:rFonts w:ascii="Courier New" w:hAnsi="Courier New" w:cs="Courier New"/>
            <w:sz w:val="16"/>
            <w:szCs w:val="16"/>
            <w:lang w:val="en-CA"/>
            <w:rPrChange w:id="734" w:author="Chris Hogan" w:date="2025-09-22T21:28:00Z" w16du:dateUtc="2025-09-23T03:28:00Z">
              <w:rPr>
                <w:lang w:val="en-CA"/>
              </w:rPr>
            </w:rPrChange>
          </w:rPr>
          <w:t>"</w:t>
        </w:r>
      </w:ins>
    </w:p>
    <w:p w14:paraId="30C8D21D" w14:textId="77777777" w:rsidR="007F0EA0" w:rsidRPr="007F0EA0" w:rsidRDefault="007F0EA0" w:rsidP="00DD7C51">
      <w:pPr>
        <w:rPr>
          <w:ins w:id="735" w:author="Chris Hogan" w:date="2025-09-22T21:27:00Z"/>
          <w:rFonts w:ascii="Courier New" w:hAnsi="Courier New" w:cs="Courier New"/>
          <w:sz w:val="16"/>
          <w:szCs w:val="16"/>
          <w:lang w:val="en-CA"/>
          <w:rPrChange w:id="736" w:author="Chris Hogan" w:date="2025-09-22T21:28:00Z" w16du:dateUtc="2025-09-23T03:28:00Z">
            <w:rPr>
              <w:ins w:id="737" w:author="Chris Hogan" w:date="2025-09-22T21:27:00Z"/>
              <w:lang w:val="en-CA"/>
            </w:rPr>
          </w:rPrChange>
        </w:rPr>
        <w:pPrChange w:id="738" w:author="Chris Hogan" w:date="2025-09-22T22:04:00Z" w16du:dateUtc="2025-09-23T04:04:00Z">
          <w:pPr>
            <w:ind w:left="360"/>
          </w:pPr>
        </w:pPrChange>
      </w:pPr>
      <w:ins w:id="739" w:author="Chris Hogan" w:date="2025-09-22T21:27:00Z">
        <w:r w:rsidRPr="007F0EA0">
          <w:rPr>
            <w:rFonts w:ascii="Courier New" w:hAnsi="Courier New" w:cs="Courier New"/>
            <w:sz w:val="16"/>
            <w:szCs w:val="16"/>
            <w:lang w:val="en-CA"/>
            <w:rPrChange w:id="740" w:author="Chris Hogan" w:date="2025-09-22T21:28:00Z" w16du:dateUtc="2025-09-23T03:28:00Z">
              <w:rPr>
                <w:lang w:val="en-CA"/>
              </w:rPr>
            </w:rPrChange>
          </w:rPr>
          <w:t>        },</w:t>
        </w:r>
      </w:ins>
    </w:p>
    <w:p w14:paraId="23317F4C" w14:textId="77777777" w:rsidR="007F0EA0" w:rsidRPr="007F0EA0" w:rsidRDefault="007F0EA0" w:rsidP="00DD7C51">
      <w:pPr>
        <w:rPr>
          <w:ins w:id="741" w:author="Chris Hogan" w:date="2025-09-22T21:27:00Z"/>
          <w:rFonts w:ascii="Courier New" w:hAnsi="Courier New" w:cs="Courier New"/>
          <w:sz w:val="16"/>
          <w:szCs w:val="16"/>
          <w:lang w:val="en-CA"/>
          <w:rPrChange w:id="742" w:author="Chris Hogan" w:date="2025-09-22T21:28:00Z" w16du:dateUtc="2025-09-23T03:28:00Z">
            <w:rPr>
              <w:ins w:id="743" w:author="Chris Hogan" w:date="2025-09-22T21:27:00Z"/>
              <w:lang w:val="en-CA"/>
            </w:rPr>
          </w:rPrChange>
        </w:rPr>
        <w:pPrChange w:id="744" w:author="Chris Hogan" w:date="2025-09-22T22:04:00Z" w16du:dateUtc="2025-09-23T04:04:00Z">
          <w:pPr>
            <w:ind w:left="360"/>
          </w:pPr>
        </w:pPrChange>
      </w:pPr>
      <w:ins w:id="745" w:author="Chris Hogan" w:date="2025-09-22T21:27:00Z">
        <w:r w:rsidRPr="007F0EA0">
          <w:rPr>
            <w:rFonts w:ascii="Courier New" w:hAnsi="Courier New" w:cs="Courier New"/>
            <w:sz w:val="16"/>
            <w:szCs w:val="16"/>
            <w:lang w:val="en-CA"/>
            <w:rPrChange w:id="746" w:author="Chris Hogan" w:date="2025-09-22T21:28:00Z" w16du:dateUtc="2025-09-23T03:28:00Z">
              <w:rPr>
                <w:lang w:val="en-CA"/>
              </w:rPr>
            </w:rPrChange>
          </w:rPr>
          <w:t>        {</w:t>
        </w:r>
      </w:ins>
    </w:p>
    <w:p w14:paraId="3CED5B81" w14:textId="77777777" w:rsidR="007F0EA0" w:rsidRPr="007F0EA0" w:rsidRDefault="007F0EA0" w:rsidP="00DD7C51">
      <w:pPr>
        <w:rPr>
          <w:ins w:id="747" w:author="Chris Hogan" w:date="2025-09-22T21:27:00Z"/>
          <w:rFonts w:ascii="Courier New" w:hAnsi="Courier New" w:cs="Courier New"/>
          <w:sz w:val="16"/>
          <w:szCs w:val="16"/>
          <w:lang w:val="en-CA"/>
          <w:rPrChange w:id="748" w:author="Chris Hogan" w:date="2025-09-22T21:28:00Z" w16du:dateUtc="2025-09-23T03:28:00Z">
            <w:rPr>
              <w:ins w:id="749" w:author="Chris Hogan" w:date="2025-09-22T21:27:00Z"/>
              <w:lang w:val="en-CA"/>
            </w:rPr>
          </w:rPrChange>
        </w:rPr>
        <w:pPrChange w:id="750" w:author="Chris Hogan" w:date="2025-09-22T22:04:00Z" w16du:dateUtc="2025-09-23T04:04:00Z">
          <w:pPr>
            <w:ind w:left="360"/>
          </w:pPr>
        </w:pPrChange>
      </w:pPr>
      <w:ins w:id="751" w:author="Chris Hogan" w:date="2025-09-22T21:27:00Z">
        <w:r w:rsidRPr="007F0EA0">
          <w:rPr>
            <w:rFonts w:ascii="Courier New" w:hAnsi="Courier New" w:cs="Courier New"/>
            <w:sz w:val="16"/>
            <w:szCs w:val="16"/>
            <w:lang w:val="en-CA"/>
            <w:rPrChange w:id="752" w:author="Chris Hogan" w:date="2025-09-22T21:28:00Z" w16du:dateUtc="2025-09-23T03:28:00Z">
              <w:rPr>
                <w:lang w:val="en-CA"/>
              </w:rPr>
            </w:rPrChange>
          </w:rPr>
          <w:t>            "</w:t>
        </w:r>
        <w:proofErr w:type="spellStart"/>
        <w:r w:rsidRPr="007F0EA0">
          <w:rPr>
            <w:rFonts w:ascii="Courier New" w:hAnsi="Courier New" w:cs="Courier New"/>
            <w:sz w:val="16"/>
            <w:szCs w:val="16"/>
            <w:lang w:val="en-CA"/>
            <w:rPrChange w:id="753" w:author="Chris Hogan" w:date="2025-09-22T21:28:00Z" w16du:dateUtc="2025-09-23T03:28:00Z">
              <w:rPr>
                <w:lang w:val="en-CA"/>
              </w:rPr>
            </w:rPrChange>
          </w:rPr>
          <w:t>fact_type</w:t>
        </w:r>
        <w:proofErr w:type="spellEnd"/>
        <w:r w:rsidRPr="007F0EA0">
          <w:rPr>
            <w:rFonts w:ascii="Courier New" w:hAnsi="Courier New" w:cs="Courier New"/>
            <w:sz w:val="16"/>
            <w:szCs w:val="16"/>
            <w:lang w:val="en-CA"/>
            <w:rPrChange w:id="754" w:author="Chris Hogan" w:date="2025-09-22T21:28:00Z" w16du:dateUtc="2025-09-23T03:28:00Z">
              <w:rPr>
                <w:lang w:val="en-CA"/>
              </w:rPr>
            </w:rPrChange>
          </w:rPr>
          <w:t>": "event",</w:t>
        </w:r>
      </w:ins>
    </w:p>
    <w:p w14:paraId="78DC35FB" w14:textId="77777777" w:rsidR="007F0EA0" w:rsidRPr="007F0EA0" w:rsidRDefault="007F0EA0" w:rsidP="00DD7C51">
      <w:pPr>
        <w:rPr>
          <w:ins w:id="755" w:author="Chris Hogan" w:date="2025-09-22T21:27:00Z"/>
          <w:rFonts w:ascii="Courier New" w:hAnsi="Courier New" w:cs="Courier New"/>
          <w:sz w:val="16"/>
          <w:szCs w:val="16"/>
          <w:lang w:val="en-CA"/>
          <w:rPrChange w:id="756" w:author="Chris Hogan" w:date="2025-09-22T21:28:00Z" w16du:dateUtc="2025-09-23T03:28:00Z">
            <w:rPr>
              <w:ins w:id="757" w:author="Chris Hogan" w:date="2025-09-22T21:27:00Z"/>
              <w:lang w:val="en-CA"/>
            </w:rPr>
          </w:rPrChange>
        </w:rPr>
        <w:pPrChange w:id="758" w:author="Chris Hogan" w:date="2025-09-22T22:04:00Z" w16du:dateUtc="2025-09-23T04:04:00Z">
          <w:pPr>
            <w:ind w:left="360"/>
          </w:pPr>
        </w:pPrChange>
      </w:pPr>
      <w:ins w:id="759" w:author="Chris Hogan" w:date="2025-09-22T21:27:00Z">
        <w:r w:rsidRPr="007F0EA0">
          <w:rPr>
            <w:rFonts w:ascii="Courier New" w:hAnsi="Courier New" w:cs="Courier New"/>
            <w:sz w:val="16"/>
            <w:szCs w:val="16"/>
            <w:lang w:val="en-CA"/>
            <w:rPrChange w:id="760" w:author="Chris Hogan" w:date="2025-09-22T21:28:00Z" w16du:dateUtc="2025-09-23T03:28:00Z">
              <w:rPr>
                <w:lang w:val="en-CA"/>
              </w:rPr>
            </w:rPrChange>
          </w:rPr>
          <w:t>            "kind": "</w:t>
        </w:r>
        <w:proofErr w:type="spellStart"/>
        <w:r w:rsidRPr="007F0EA0">
          <w:rPr>
            <w:rFonts w:ascii="Courier New" w:hAnsi="Courier New" w:cs="Courier New"/>
            <w:sz w:val="16"/>
            <w:szCs w:val="16"/>
            <w:lang w:val="en-CA"/>
            <w:rPrChange w:id="761" w:author="Chris Hogan" w:date="2025-09-22T21:28:00Z" w16du:dateUtc="2025-09-23T03:28:00Z">
              <w:rPr>
                <w:lang w:val="en-CA"/>
              </w:rPr>
            </w:rPrChange>
          </w:rPr>
          <w:t>worked_time</w:t>
        </w:r>
        <w:proofErr w:type="spellEnd"/>
        <w:r w:rsidRPr="007F0EA0">
          <w:rPr>
            <w:rFonts w:ascii="Courier New" w:hAnsi="Courier New" w:cs="Courier New"/>
            <w:sz w:val="16"/>
            <w:szCs w:val="16"/>
            <w:lang w:val="en-CA"/>
            <w:rPrChange w:id="762" w:author="Chris Hogan" w:date="2025-09-22T21:28:00Z" w16du:dateUtc="2025-09-23T03:28:00Z">
              <w:rPr>
                <w:lang w:val="en-CA"/>
              </w:rPr>
            </w:rPrChange>
          </w:rPr>
          <w:t>",</w:t>
        </w:r>
      </w:ins>
    </w:p>
    <w:p w14:paraId="330FE162" w14:textId="77777777" w:rsidR="007F0EA0" w:rsidRPr="007F0EA0" w:rsidRDefault="007F0EA0" w:rsidP="00DD7C51">
      <w:pPr>
        <w:rPr>
          <w:ins w:id="763" w:author="Chris Hogan" w:date="2025-09-22T21:27:00Z"/>
          <w:rFonts w:ascii="Courier New" w:hAnsi="Courier New" w:cs="Courier New"/>
          <w:sz w:val="16"/>
          <w:szCs w:val="16"/>
          <w:lang w:val="en-CA"/>
          <w:rPrChange w:id="764" w:author="Chris Hogan" w:date="2025-09-22T21:28:00Z" w16du:dateUtc="2025-09-23T03:28:00Z">
            <w:rPr>
              <w:ins w:id="765" w:author="Chris Hogan" w:date="2025-09-22T21:27:00Z"/>
              <w:lang w:val="en-CA"/>
            </w:rPr>
          </w:rPrChange>
        </w:rPr>
        <w:pPrChange w:id="766" w:author="Chris Hogan" w:date="2025-09-22T22:04:00Z" w16du:dateUtc="2025-09-23T04:04:00Z">
          <w:pPr>
            <w:ind w:left="360"/>
          </w:pPr>
        </w:pPrChange>
      </w:pPr>
      <w:ins w:id="767" w:author="Chris Hogan" w:date="2025-09-22T21:27:00Z">
        <w:r w:rsidRPr="007F0EA0">
          <w:rPr>
            <w:rFonts w:ascii="Courier New" w:hAnsi="Courier New" w:cs="Courier New"/>
            <w:sz w:val="16"/>
            <w:szCs w:val="16"/>
            <w:lang w:val="en-CA"/>
            <w:rPrChange w:id="768" w:author="Chris Hogan" w:date="2025-09-22T21:28:00Z" w16du:dateUtc="2025-09-23T03:28:00Z">
              <w:rPr>
                <w:lang w:val="en-CA"/>
              </w:rPr>
            </w:rPrChange>
          </w:rPr>
          <w:t>            "date": "2025-09-17",</w:t>
        </w:r>
      </w:ins>
    </w:p>
    <w:p w14:paraId="0346488B" w14:textId="64C5CD81" w:rsidR="007F0EA0" w:rsidRPr="007F0EA0" w:rsidRDefault="007F0EA0" w:rsidP="00DD7C51">
      <w:pPr>
        <w:rPr>
          <w:ins w:id="769" w:author="Chris Hogan" w:date="2025-09-22T21:27:00Z"/>
          <w:rFonts w:ascii="Courier New" w:hAnsi="Courier New" w:cs="Courier New"/>
          <w:sz w:val="16"/>
          <w:szCs w:val="16"/>
          <w:lang w:val="en-CA"/>
          <w:rPrChange w:id="770" w:author="Chris Hogan" w:date="2025-09-22T21:28:00Z" w16du:dateUtc="2025-09-23T03:28:00Z">
            <w:rPr>
              <w:ins w:id="771" w:author="Chris Hogan" w:date="2025-09-22T21:27:00Z"/>
              <w:lang w:val="en-CA"/>
            </w:rPr>
          </w:rPrChange>
        </w:rPr>
        <w:pPrChange w:id="772" w:author="Chris Hogan" w:date="2025-09-22T22:04:00Z" w16du:dateUtc="2025-09-23T04:04:00Z">
          <w:pPr>
            <w:ind w:left="360"/>
          </w:pPr>
        </w:pPrChange>
      </w:pPr>
      <w:ins w:id="773" w:author="Chris Hogan" w:date="2025-09-22T21:27:00Z">
        <w:r w:rsidRPr="007F0EA0">
          <w:rPr>
            <w:rFonts w:ascii="Courier New" w:hAnsi="Courier New" w:cs="Courier New"/>
            <w:sz w:val="16"/>
            <w:szCs w:val="16"/>
            <w:lang w:val="en-CA"/>
            <w:rPrChange w:id="774" w:author="Chris Hogan" w:date="2025-09-22T21:28:00Z" w16du:dateUtc="2025-09-23T03:28:00Z">
              <w:rPr>
                <w:lang w:val="en-CA"/>
              </w:rPr>
            </w:rPrChange>
          </w:rPr>
          <w:t>            "duration": "PT</w:t>
        </w:r>
      </w:ins>
      <w:ins w:id="775" w:author="Chris Hogan" w:date="2025-09-22T22:07:00Z" w16du:dateUtc="2025-09-23T04:07:00Z">
        <w:r w:rsidR="00400314">
          <w:rPr>
            <w:rFonts w:ascii="Courier New" w:hAnsi="Courier New" w:cs="Courier New"/>
            <w:sz w:val="16"/>
            <w:szCs w:val="16"/>
            <w:lang w:val="en-CA"/>
          </w:rPr>
          <w:t>3</w:t>
        </w:r>
      </w:ins>
      <w:ins w:id="776" w:author="Chris Hogan" w:date="2025-09-22T21:27:00Z">
        <w:r w:rsidRPr="007F0EA0">
          <w:rPr>
            <w:rFonts w:ascii="Courier New" w:hAnsi="Courier New" w:cs="Courier New"/>
            <w:sz w:val="16"/>
            <w:szCs w:val="16"/>
            <w:lang w:val="en-CA"/>
            <w:rPrChange w:id="777" w:author="Chris Hogan" w:date="2025-09-22T21:28:00Z" w16du:dateUtc="2025-09-23T03:28:00Z">
              <w:rPr>
                <w:lang w:val="en-CA"/>
              </w:rPr>
            </w:rPrChange>
          </w:rPr>
          <w:t>H",</w:t>
        </w:r>
      </w:ins>
    </w:p>
    <w:p w14:paraId="3A59AB1A" w14:textId="77777777" w:rsidR="007F0EA0" w:rsidRPr="007F0EA0" w:rsidRDefault="007F0EA0" w:rsidP="00DD7C51">
      <w:pPr>
        <w:rPr>
          <w:ins w:id="778" w:author="Chris Hogan" w:date="2025-09-22T21:27:00Z"/>
          <w:rFonts w:ascii="Courier New" w:hAnsi="Courier New" w:cs="Courier New"/>
          <w:sz w:val="16"/>
          <w:szCs w:val="16"/>
          <w:lang w:val="en-CA"/>
          <w:rPrChange w:id="779" w:author="Chris Hogan" w:date="2025-09-22T21:28:00Z" w16du:dateUtc="2025-09-23T03:28:00Z">
            <w:rPr>
              <w:ins w:id="780" w:author="Chris Hogan" w:date="2025-09-22T21:27:00Z"/>
              <w:lang w:val="en-CA"/>
            </w:rPr>
          </w:rPrChange>
        </w:rPr>
        <w:pPrChange w:id="781" w:author="Chris Hogan" w:date="2025-09-22T22:04:00Z" w16du:dateUtc="2025-09-23T04:04:00Z">
          <w:pPr>
            <w:ind w:left="360"/>
          </w:pPr>
        </w:pPrChange>
      </w:pPr>
      <w:ins w:id="782" w:author="Chris Hogan" w:date="2025-09-22T21:27:00Z">
        <w:r w:rsidRPr="007F0EA0">
          <w:rPr>
            <w:rFonts w:ascii="Courier New" w:hAnsi="Courier New" w:cs="Courier New"/>
            <w:sz w:val="16"/>
            <w:szCs w:val="16"/>
            <w:lang w:val="en-CA"/>
            <w:rPrChange w:id="783" w:author="Chris Hogan" w:date="2025-09-22T21:28:00Z" w16du:dateUtc="2025-09-23T03:28:00Z">
              <w:rPr>
                <w:lang w:val="en-CA"/>
              </w:rPr>
            </w:rPrChange>
          </w:rPr>
          <w:t>            "rate": "overtime"</w:t>
        </w:r>
      </w:ins>
    </w:p>
    <w:p w14:paraId="1D05DD8A" w14:textId="77777777" w:rsidR="007F0EA0" w:rsidRPr="007F0EA0" w:rsidRDefault="007F0EA0" w:rsidP="00DD7C51">
      <w:pPr>
        <w:rPr>
          <w:ins w:id="784" w:author="Chris Hogan" w:date="2025-09-22T21:27:00Z"/>
          <w:rFonts w:ascii="Courier New" w:hAnsi="Courier New" w:cs="Courier New"/>
          <w:sz w:val="16"/>
          <w:szCs w:val="16"/>
          <w:lang w:val="en-CA"/>
          <w:rPrChange w:id="785" w:author="Chris Hogan" w:date="2025-09-22T21:28:00Z" w16du:dateUtc="2025-09-23T03:28:00Z">
            <w:rPr>
              <w:ins w:id="786" w:author="Chris Hogan" w:date="2025-09-22T21:27:00Z"/>
              <w:lang w:val="en-CA"/>
            </w:rPr>
          </w:rPrChange>
        </w:rPr>
        <w:pPrChange w:id="787" w:author="Chris Hogan" w:date="2025-09-22T22:04:00Z" w16du:dateUtc="2025-09-23T04:04:00Z">
          <w:pPr>
            <w:ind w:left="360"/>
          </w:pPr>
        </w:pPrChange>
      </w:pPr>
      <w:ins w:id="788" w:author="Chris Hogan" w:date="2025-09-22T21:27:00Z">
        <w:r w:rsidRPr="007F0EA0">
          <w:rPr>
            <w:rFonts w:ascii="Courier New" w:hAnsi="Courier New" w:cs="Courier New"/>
            <w:sz w:val="16"/>
            <w:szCs w:val="16"/>
            <w:lang w:val="en-CA"/>
            <w:rPrChange w:id="789" w:author="Chris Hogan" w:date="2025-09-22T21:28:00Z" w16du:dateUtc="2025-09-23T03:28:00Z">
              <w:rPr>
                <w:lang w:val="en-CA"/>
              </w:rPr>
            </w:rPrChange>
          </w:rPr>
          <w:t>        },</w:t>
        </w:r>
      </w:ins>
    </w:p>
    <w:p w14:paraId="0510C07E" w14:textId="77777777" w:rsidR="007F0EA0" w:rsidRPr="007F0EA0" w:rsidRDefault="007F0EA0" w:rsidP="00DD7C51">
      <w:pPr>
        <w:rPr>
          <w:ins w:id="790" w:author="Chris Hogan" w:date="2025-09-22T21:27:00Z"/>
          <w:rFonts w:ascii="Courier New" w:hAnsi="Courier New" w:cs="Courier New"/>
          <w:sz w:val="16"/>
          <w:szCs w:val="16"/>
          <w:lang w:val="en-CA"/>
          <w:rPrChange w:id="791" w:author="Chris Hogan" w:date="2025-09-22T21:28:00Z" w16du:dateUtc="2025-09-23T03:28:00Z">
            <w:rPr>
              <w:ins w:id="792" w:author="Chris Hogan" w:date="2025-09-22T21:27:00Z"/>
              <w:lang w:val="en-CA"/>
            </w:rPr>
          </w:rPrChange>
        </w:rPr>
        <w:pPrChange w:id="793" w:author="Chris Hogan" w:date="2025-09-22T22:04:00Z" w16du:dateUtc="2025-09-23T04:04:00Z">
          <w:pPr>
            <w:ind w:left="360"/>
          </w:pPr>
        </w:pPrChange>
      </w:pPr>
      <w:ins w:id="794" w:author="Chris Hogan" w:date="2025-09-22T21:27:00Z">
        <w:r w:rsidRPr="007F0EA0">
          <w:rPr>
            <w:rFonts w:ascii="Courier New" w:hAnsi="Courier New" w:cs="Courier New"/>
            <w:sz w:val="16"/>
            <w:szCs w:val="16"/>
            <w:lang w:val="en-CA"/>
            <w:rPrChange w:id="795" w:author="Chris Hogan" w:date="2025-09-22T21:28:00Z" w16du:dateUtc="2025-09-23T03:28:00Z">
              <w:rPr>
                <w:lang w:val="en-CA"/>
              </w:rPr>
            </w:rPrChange>
          </w:rPr>
          <w:t>        {</w:t>
        </w:r>
      </w:ins>
    </w:p>
    <w:p w14:paraId="6EB54E94" w14:textId="77777777" w:rsidR="007F0EA0" w:rsidRPr="007F0EA0" w:rsidRDefault="007F0EA0" w:rsidP="00DD7C51">
      <w:pPr>
        <w:rPr>
          <w:ins w:id="796" w:author="Chris Hogan" w:date="2025-09-22T21:27:00Z"/>
          <w:rFonts w:ascii="Courier New" w:hAnsi="Courier New" w:cs="Courier New"/>
          <w:sz w:val="16"/>
          <w:szCs w:val="16"/>
          <w:lang w:val="en-CA"/>
          <w:rPrChange w:id="797" w:author="Chris Hogan" w:date="2025-09-22T21:28:00Z" w16du:dateUtc="2025-09-23T03:28:00Z">
            <w:rPr>
              <w:ins w:id="798" w:author="Chris Hogan" w:date="2025-09-22T21:27:00Z"/>
              <w:lang w:val="en-CA"/>
            </w:rPr>
          </w:rPrChange>
        </w:rPr>
        <w:pPrChange w:id="799" w:author="Chris Hogan" w:date="2025-09-22T22:04:00Z" w16du:dateUtc="2025-09-23T04:04:00Z">
          <w:pPr>
            <w:ind w:left="360"/>
          </w:pPr>
        </w:pPrChange>
      </w:pPr>
      <w:ins w:id="800" w:author="Chris Hogan" w:date="2025-09-22T21:27:00Z">
        <w:r w:rsidRPr="007F0EA0">
          <w:rPr>
            <w:rFonts w:ascii="Courier New" w:hAnsi="Courier New" w:cs="Courier New"/>
            <w:sz w:val="16"/>
            <w:szCs w:val="16"/>
            <w:lang w:val="en-CA"/>
            <w:rPrChange w:id="801" w:author="Chris Hogan" w:date="2025-09-22T21:28:00Z" w16du:dateUtc="2025-09-23T03:28:00Z">
              <w:rPr>
                <w:lang w:val="en-CA"/>
              </w:rPr>
            </w:rPrChange>
          </w:rPr>
          <w:t>            "</w:t>
        </w:r>
        <w:proofErr w:type="spellStart"/>
        <w:r w:rsidRPr="007F0EA0">
          <w:rPr>
            <w:rFonts w:ascii="Courier New" w:hAnsi="Courier New" w:cs="Courier New"/>
            <w:sz w:val="16"/>
            <w:szCs w:val="16"/>
            <w:lang w:val="en-CA"/>
            <w:rPrChange w:id="802" w:author="Chris Hogan" w:date="2025-09-22T21:28:00Z" w16du:dateUtc="2025-09-23T03:28:00Z">
              <w:rPr>
                <w:lang w:val="en-CA"/>
              </w:rPr>
            </w:rPrChange>
          </w:rPr>
          <w:t>fact_type</w:t>
        </w:r>
        <w:proofErr w:type="spellEnd"/>
        <w:r w:rsidRPr="007F0EA0">
          <w:rPr>
            <w:rFonts w:ascii="Courier New" w:hAnsi="Courier New" w:cs="Courier New"/>
            <w:sz w:val="16"/>
            <w:szCs w:val="16"/>
            <w:lang w:val="en-CA"/>
            <w:rPrChange w:id="803" w:author="Chris Hogan" w:date="2025-09-22T21:28:00Z" w16du:dateUtc="2025-09-23T03:28:00Z">
              <w:rPr>
                <w:lang w:val="en-CA"/>
              </w:rPr>
            </w:rPrChange>
          </w:rPr>
          <w:t>": "event",</w:t>
        </w:r>
      </w:ins>
    </w:p>
    <w:p w14:paraId="3C94756F" w14:textId="77777777" w:rsidR="007F0EA0" w:rsidRPr="007F0EA0" w:rsidRDefault="007F0EA0" w:rsidP="00DD7C51">
      <w:pPr>
        <w:rPr>
          <w:ins w:id="804" w:author="Chris Hogan" w:date="2025-09-22T21:27:00Z"/>
          <w:rFonts w:ascii="Courier New" w:hAnsi="Courier New" w:cs="Courier New"/>
          <w:sz w:val="16"/>
          <w:szCs w:val="16"/>
          <w:lang w:val="en-CA"/>
          <w:rPrChange w:id="805" w:author="Chris Hogan" w:date="2025-09-22T21:28:00Z" w16du:dateUtc="2025-09-23T03:28:00Z">
            <w:rPr>
              <w:ins w:id="806" w:author="Chris Hogan" w:date="2025-09-22T21:27:00Z"/>
              <w:lang w:val="en-CA"/>
            </w:rPr>
          </w:rPrChange>
        </w:rPr>
        <w:pPrChange w:id="807" w:author="Chris Hogan" w:date="2025-09-22T22:04:00Z" w16du:dateUtc="2025-09-23T04:04:00Z">
          <w:pPr>
            <w:ind w:left="360"/>
          </w:pPr>
        </w:pPrChange>
      </w:pPr>
      <w:ins w:id="808" w:author="Chris Hogan" w:date="2025-09-22T21:27:00Z">
        <w:r w:rsidRPr="007F0EA0">
          <w:rPr>
            <w:rFonts w:ascii="Courier New" w:hAnsi="Courier New" w:cs="Courier New"/>
            <w:sz w:val="16"/>
            <w:szCs w:val="16"/>
            <w:lang w:val="en-CA"/>
            <w:rPrChange w:id="809" w:author="Chris Hogan" w:date="2025-09-22T21:28:00Z" w16du:dateUtc="2025-09-23T03:28:00Z">
              <w:rPr>
                <w:lang w:val="en-CA"/>
              </w:rPr>
            </w:rPrChange>
          </w:rPr>
          <w:t>            "kind": "</w:t>
        </w:r>
        <w:proofErr w:type="spellStart"/>
        <w:r w:rsidRPr="007F0EA0">
          <w:rPr>
            <w:rFonts w:ascii="Courier New" w:hAnsi="Courier New" w:cs="Courier New"/>
            <w:sz w:val="16"/>
            <w:szCs w:val="16"/>
            <w:lang w:val="en-CA"/>
            <w:rPrChange w:id="810" w:author="Chris Hogan" w:date="2025-09-22T21:28:00Z" w16du:dateUtc="2025-09-23T03:28:00Z">
              <w:rPr>
                <w:lang w:val="en-CA"/>
              </w:rPr>
            </w:rPrChange>
          </w:rPr>
          <w:t>worked_time</w:t>
        </w:r>
        <w:proofErr w:type="spellEnd"/>
        <w:r w:rsidRPr="007F0EA0">
          <w:rPr>
            <w:rFonts w:ascii="Courier New" w:hAnsi="Courier New" w:cs="Courier New"/>
            <w:sz w:val="16"/>
            <w:szCs w:val="16"/>
            <w:lang w:val="en-CA"/>
            <w:rPrChange w:id="811" w:author="Chris Hogan" w:date="2025-09-22T21:28:00Z" w16du:dateUtc="2025-09-23T03:28:00Z">
              <w:rPr>
                <w:lang w:val="en-CA"/>
              </w:rPr>
            </w:rPrChange>
          </w:rPr>
          <w:t>",</w:t>
        </w:r>
      </w:ins>
    </w:p>
    <w:p w14:paraId="2669EBEE" w14:textId="77777777" w:rsidR="007F0EA0" w:rsidRPr="007F0EA0" w:rsidRDefault="007F0EA0" w:rsidP="00DD7C51">
      <w:pPr>
        <w:rPr>
          <w:ins w:id="812" w:author="Chris Hogan" w:date="2025-09-22T21:27:00Z"/>
          <w:rFonts w:ascii="Courier New" w:hAnsi="Courier New" w:cs="Courier New"/>
          <w:sz w:val="16"/>
          <w:szCs w:val="16"/>
          <w:lang w:val="en-CA"/>
          <w:rPrChange w:id="813" w:author="Chris Hogan" w:date="2025-09-22T21:28:00Z" w16du:dateUtc="2025-09-23T03:28:00Z">
            <w:rPr>
              <w:ins w:id="814" w:author="Chris Hogan" w:date="2025-09-22T21:27:00Z"/>
              <w:lang w:val="en-CA"/>
            </w:rPr>
          </w:rPrChange>
        </w:rPr>
        <w:pPrChange w:id="815" w:author="Chris Hogan" w:date="2025-09-22T22:04:00Z" w16du:dateUtc="2025-09-23T04:04:00Z">
          <w:pPr>
            <w:ind w:left="360"/>
          </w:pPr>
        </w:pPrChange>
      </w:pPr>
      <w:ins w:id="816" w:author="Chris Hogan" w:date="2025-09-22T21:27:00Z">
        <w:r w:rsidRPr="007F0EA0">
          <w:rPr>
            <w:rFonts w:ascii="Courier New" w:hAnsi="Courier New" w:cs="Courier New"/>
            <w:sz w:val="16"/>
            <w:szCs w:val="16"/>
            <w:lang w:val="en-CA"/>
            <w:rPrChange w:id="817" w:author="Chris Hogan" w:date="2025-09-22T21:28:00Z" w16du:dateUtc="2025-09-23T03:28:00Z">
              <w:rPr>
                <w:lang w:val="en-CA"/>
              </w:rPr>
            </w:rPrChange>
          </w:rPr>
          <w:t>            "date": "2025-09-17",</w:t>
        </w:r>
      </w:ins>
    </w:p>
    <w:p w14:paraId="488CE3AD" w14:textId="77777777" w:rsidR="007F0EA0" w:rsidRPr="007F0EA0" w:rsidRDefault="007F0EA0" w:rsidP="00DD7C51">
      <w:pPr>
        <w:rPr>
          <w:ins w:id="818" w:author="Chris Hogan" w:date="2025-09-22T21:27:00Z"/>
          <w:rFonts w:ascii="Courier New" w:hAnsi="Courier New" w:cs="Courier New"/>
          <w:sz w:val="16"/>
          <w:szCs w:val="16"/>
          <w:lang w:val="en-CA"/>
          <w:rPrChange w:id="819" w:author="Chris Hogan" w:date="2025-09-22T21:28:00Z" w16du:dateUtc="2025-09-23T03:28:00Z">
            <w:rPr>
              <w:ins w:id="820" w:author="Chris Hogan" w:date="2025-09-22T21:27:00Z"/>
              <w:lang w:val="en-CA"/>
            </w:rPr>
          </w:rPrChange>
        </w:rPr>
        <w:pPrChange w:id="821" w:author="Chris Hogan" w:date="2025-09-22T22:04:00Z" w16du:dateUtc="2025-09-23T04:04:00Z">
          <w:pPr>
            <w:ind w:left="360"/>
          </w:pPr>
        </w:pPrChange>
      </w:pPr>
      <w:ins w:id="822" w:author="Chris Hogan" w:date="2025-09-22T21:27:00Z">
        <w:r w:rsidRPr="007F0EA0">
          <w:rPr>
            <w:rFonts w:ascii="Courier New" w:hAnsi="Courier New" w:cs="Courier New"/>
            <w:sz w:val="16"/>
            <w:szCs w:val="16"/>
            <w:lang w:val="en-CA"/>
            <w:rPrChange w:id="823" w:author="Chris Hogan" w:date="2025-09-22T21:28:00Z" w16du:dateUtc="2025-09-23T03:28:00Z">
              <w:rPr>
                <w:lang w:val="en-CA"/>
              </w:rPr>
            </w:rPrChange>
          </w:rPr>
          <w:lastRenderedPageBreak/>
          <w:t>            "duration": "PT2H30M",</w:t>
        </w:r>
      </w:ins>
    </w:p>
    <w:p w14:paraId="600731FF" w14:textId="77777777" w:rsidR="007F0EA0" w:rsidRPr="007F0EA0" w:rsidRDefault="007F0EA0" w:rsidP="00DD7C51">
      <w:pPr>
        <w:rPr>
          <w:ins w:id="824" w:author="Chris Hogan" w:date="2025-09-22T21:27:00Z"/>
          <w:rFonts w:ascii="Courier New" w:hAnsi="Courier New" w:cs="Courier New"/>
          <w:sz w:val="16"/>
          <w:szCs w:val="16"/>
          <w:lang w:val="en-CA"/>
          <w:rPrChange w:id="825" w:author="Chris Hogan" w:date="2025-09-22T21:28:00Z" w16du:dateUtc="2025-09-23T03:28:00Z">
            <w:rPr>
              <w:ins w:id="826" w:author="Chris Hogan" w:date="2025-09-22T21:27:00Z"/>
              <w:lang w:val="en-CA"/>
            </w:rPr>
          </w:rPrChange>
        </w:rPr>
        <w:pPrChange w:id="827" w:author="Chris Hogan" w:date="2025-09-22T22:04:00Z" w16du:dateUtc="2025-09-23T04:04:00Z">
          <w:pPr>
            <w:ind w:left="360"/>
          </w:pPr>
        </w:pPrChange>
      </w:pPr>
      <w:ins w:id="828" w:author="Chris Hogan" w:date="2025-09-22T21:27:00Z">
        <w:r w:rsidRPr="007F0EA0">
          <w:rPr>
            <w:rFonts w:ascii="Courier New" w:hAnsi="Courier New" w:cs="Courier New"/>
            <w:sz w:val="16"/>
            <w:szCs w:val="16"/>
            <w:lang w:val="en-CA"/>
            <w:rPrChange w:id="829" w:author="Chris Hogan" w:date="2025-09-22T21:28:00Z" w16du:dateUtc="2025-09-23T03:28:00Z">
              <w:rPr>
                <w:lang w:val="en-CA"/>
              </w:rPr>
            </w:rPrChange>
          </w:rPr>
          <w:t>            "rate": "</w:t>
        </w:r>
        <w:proofErr w:type="spellStart"/>
        <w:r w:rsidRPr="007F0EA0">
          <w:rPr>
            <w:rFonts w:ascii="Courier New" w:hAnsi="Courier New" w:cs="Courier New"/>
            <w:sz w:val="16"/>
            <w:szCs w:val="16"/>
            <w:lang w:val="en-CA"/>
            <w:rPrChange w:id="830" w:author="Chris Hogan" w:date="2025-09-22T21:28:00Z" w16du:dateUtc="2025-09-23T03:28:00Z">
              <w:rPr>
                <w:lang w:val="en-CA"/>
              </w:rPr>
            </w:rPrChange>
          </w:rPr>
          <w:t>double_time</w:t>
        </w:r>
        <w:proofErr w:type="spellEnd"/>
        <w:r w:rsidRPr="007F0EA0">
          <w:rPr>
            <w:rFonts w:ascii="Courier New" w:hAnsi="Courier New" w:cs="Courier New"/>
            <w:sz w:val="16"/>
            <w:szCs w:val="16"/>
            <w:lang w:val="en-CA"/>
            <w:rPrChange w:id="831" w:author="Chris Hogan" w:date="2025-09-22T21:28:00Z" w16du:dateUtc="2025-09-23T03:28:00Z">
              <w:rPr>
                <w:lang w:val="en-CA"/>
              </w:rPr>
            </w:rPrChange>
          </w:rPr>
          <w:t>"</w:t>
        </w:r>
      </w:ins>
    </w:p>
    <w:p w14:paraId="0F15EECA" w14:textId="77777777" w:rsidR="007F0EA0" w:rsidRPr="007F0EA0" w:rsidRDefault="007F0EA0" w:rsidP="00DD7C51">
      <w:pPr>
        <w:rPr>
          <w:ins w:id="832" w:author="Chris Hogan" w:date="2025-09-22T21:27:00Z"/>
          <w:rFonts w:ascii="Courier New" w:hAnsi="Courier New" w:cs="Courier New"/>
          <w:sz w:val="16"/>
          <w:szCs w:val="16"/>
          <w:lang w:val="en-CA"/>
          <w:rPrChange w:id="833" w:author="Chris Hogan" w:date="2025-09-22T21:28:00Z" w16du:dateUtc="2025-09-23T03:28:00Z">
            <w:rPr>
              <w:ins w:id="834" w:author="Chris Hogan" w:date="2025-09-22T21:27:00Z"/>
              <w:lang w:val="en-CA"/>
            </w:rPr>
          </w:rPrChange>
        </w:rPr>
        <w:pPrChange w:id="835" w:author="Chris Hogan" w:date="2025-09-22T22:04:00Z" w16du:dateUtc="2025-09-23T04:04:00Z">
          <w:pPr>
            <w:ind w:left="360"/>
          </w:pPr>
        </w:pPrChange>
      </w:pPr>
      <w:ins w:id="836" w:author="Chris Hogan" w:date="2025-09-22T21:27:00Z">
        <w:r w:rsidRPr="007F0EA0">
          <w:rPr>
            <w:rFonts w:ascii="Courier New" w:hAnsi="Courier New" w:cs="Courier New"/>
            <w:sz w:val="16"/>
            <w:szCs w:val="16"/>
            <w:lang w:val="en-CA"/>
            <w:rPrChange w:id="837" w:author="Chris Hogan" w:date="2025-09-22T21:28:00Z" w16du:dateUtc="2025-09-23T03:28:00Z">
              <w:rPr>
                <w:lang w:val="en-CA"/>
              </w:rPr>
            </w:rPrChange>
          </w:rPr>
          <w:t>        },</w:t>
        </w:r>
      </w:ins>
    </w:p>
    <w:p w14:paraId="5776651E" w14:textId="77777777" w:rsidR="007F0EA0" w:rsidRPr="007F0EA0" w:rsidRDefault="007F0EA0" w:rsidP="00DD7C51">
      <w:pPr>
        <w:rPr>
          <w:ins w:id="838" w:author="Chris Hogan" w:date="2025-09-22T21:27:00Z"/>
          <w:rFonts w:ascii="Courier New" w:hAnsi="Courier New" w:cs="Courier New"/>
          <w:sz w:val="16"/>
          <w:szCs w:val="16"/>
          <w:lang w:val="en-CA"/>
          <w:rPrChange w:id="839" w:author="Chris Hogan" w:date="2025-09-22T21:28:00Z" w16du:dateUtc="2025-09-23T03:28:00Z">
            <w:rPr>
              <w:ins w:id="840" w:author="Chris Hogan" w:date="2025-09-22T21:27:00Z"/>
              <w:lang w:val="en-CA"/>
            </w:rPr>
          </w:rPrChange>
        </w:rPr>
        <w:pPrChange w:id="841" w:author="Chris Hogan" w:date="2025-09-22T22:04:00Z" w16du:dateUtc="2025-09-23T04:04:00Z">
          <w:pPr>
            <w:ind w:left="360"/>
          </w:pPr>
        </w:pPrChange>
      </w:pPr>
      <w:ins w:id="842" w:author="Chris Hogan" w:date="2025-09-22T21:27:00Z">
        <w:r w:rsidRPr="007F0EA0">
          <w:rPr>
            <w:rFonts w:ascii="Courier New" w:hAnsi="Courier New" w:cs="Courier New"/>
            <w:sz w:val="16"/>
            <w:szCs w:val="16"/>
            <w:lang w:val="en-CA"/>
            <w:rPrChange w:id="843" w:author="Chris Hogan" w:date="2025-09-22T21:28:00Z" w16du:dateUtc="2025-09-23T03:28:00Z">
              <w:rPr>
                <w:lang w:val="en-CA"/>
              </w:rPr>
            </w:rPrChange>
          </w:rPr>
          <w:t>        {</w:t>
        </w:r>
      </w:ins>
    </w:p>
    <w:p w14:paraId="74121067" w14:textId="77777777" w:rsidR="007F0EA0" w:rsidRPr="007F0EA0" w:rsidRDefault="007F0EA0" w:rsidP="00DD7C51">
      <w:pPr>
        <w:rPr>
          <w:ins w:id="844" w:author="Chris Hogan" w:date="2025-09-22T21:27:00Z"/>
          <w:rFonts w:ascii="Courier New" w:hAnsi="Courier New" w:cs="Courier New"/>
          <w:sz w:val="16"/>
          <w:szCs w:val="16"/>
          <w:lang w:val="en-CA"/>
          <w:rPrChange w:id="845" w:author="Chris Hogan" w:date="2025-09-22T21:28:00Z" w16du:dateUtc="2025-09-23T03:28:00Z">
            <w:rPr>
              <w:ins w:id="846" w:author="Chris Hogan" w:date="2025-09-22T21:27:00Z"/>
              <w:lang w:val="en-CA"/>
            </w:rPr>
          </w:rPrChange>
        </w:rPr>
        <w:pPrChange w:id="847" w:author="Chris Hogan" w:date="2025-09-22T22:04:00Z" w16du:dateUtc="2025-09-23T04:04:00Z">
          <w:pPr>
            <w:ind w:left="360"/>
          </w:pPr>
        </w:pPrChange>
      </w:pPr>
      <w:ins w:id="848" w:author="Chris Hogan" w:date="2025-09-22T21:27:00Z">
        <w:r w:rsidRPr="007F0EA0">
          <w:rPr>
            <w:rFonts w:ascii="Courier New" w:hAnsi="Courier New" w:cs="Courier New"/>
            <w:sz w:val="16"/>
            <w:szCs w:val="16"/>
            <w:lang w:val="en-CA"/>
            <w:rPrChange w:id="849" w:author="Chris Hogan" w:date="2025-09-22T21:28:00Z" w16du:dateUtc="2025-09-23T03:28:00Z">
              <w:rPr>
                <w:lang w:val="en-CA"/>
              </w:rPr>
            </w:rPrChange>
          </w:rPr>
          <w:t>            "</w:t>
        </w:r>
        <w:proofErr w:type="spellStart"/>
        <w:r w:rsidRPr="007F0EA0">
          <w:rPr>
            <w:rFonts w:ascii="Courier New" w:hAnsi="Courier New" w:cs="Courier New"/>
            <w:sz w:val="16"/>
            <w:szCs w:val="16"/>
            <w:lang w:val="en-CA"/>
            <w:rPrChange w:id="850" w:author="Chris Hogan" w:date="2025-09-22T21:28:00Z" w16du:dateUtc="2025-09-23T03:28:00Z">
              <w:rPr>
                <w:lang w:val="en-CA"/>
              </w:rPr>
            </w:rPrChange>
          </w:rPr>
          <w:t>fact_type</w:t>
        </w:r>
        <w:proofErr w:type="spellEnd"/>
        <w:r w:rsidRPr="007F0EA0">
          <w:rPr>
            <w:rFonts w:ascii="Courier New" w:hAnsi="Courier New" w:cs="Courier New"/>
            <w:sz w:val="16"/>
            <w:szCs w:val="16"/>
            <w:lang w:val="en-CA"/>
            <w:rPrChange w:id="851" w:author="Chris Hogan" w:date="2025-09-22T21:28:00Z" w16du:dateUtc="2025-09-23T03:28:00Z">
              <w:rPr>
                <w:lang w:val="en-CA"/>
              </w:rPr>
            </w:rPrChange>
          </w:rPr>
          <w:t>": "event",</w:t>
        </w:r>
      </w:ins>
    </w:p>
    <w:p w14:paraId="740C3DD2" w14:textId="77777777" w:rsidR="007F0EA0" w:rsidRPr="007F0EA0" w:rsidRDefault="007F0EA0" w:rsidP="00DD7C51">
      <w:pPr>
        <w:rPr>
          <w:ins w:id="852" w:author="Chris Hogan" w:date="2025-09-22T21:27:00Z"/>
          <w:rFonts w:ascii="Courier New" w:hAnsi="Courier New" w:cs="Courier New"/>
          <w:sz w:val="16"/>
          <w:szCs w:val="16"/>
          <w:lang w:val="en-CA"/>
          <w:rPrChange w:id="853" w:author="Chris Hogan" w:date="2025-09-22T21:28:00Z" w16du:dateUtc="2025-09-23T03:28:00Z">
            <w:rPr>
              <w:ins w:id="854" w:author="Chris Hogan" w:date="2025-09-22T21:27:00Z"/>
              <w:lang w:val="en-CA"/>
            </w:rPr>
          </w:rPrChange>
        </w:rPr>
        <w:pPrChange w:id="855" w:author="Chris Hogan" w:date="2025-09-22T22:04:00Z" w16du:dateUtc="2025-09-23T04:04:00Z">
          <w:pPr>
            <w:ind w:left="360"/>
          </w:pPr>
        </w:pPrChange>
      </w:pPr>
      <w:ins w:id="856" w:author="Chris Hogan" w:date="2025-09-22T21:27:00Z">
        <w:r w:rsidRPr="007F0EA0">
          <w:rPr>
            <w:rFonts w:ascii="Courier New" w:hAnsi="Courier New" w:cs="Courier New"/>
            <w:sz w:val="16"/>
            <w:szCs w:val="16"/>
            <w:lang w:val="en-CA"/>
            <w:rPrChange w:id="857" w:author="Chris Hogan" w:date="2025-09-22T21:28:00Z" w16du:dateUtc="2025-09-23T03:28:00Z">
              <w:rPr>
                <w:lang w:val="en-CA"/>
              </w:rPr>
            </w:rPrChange>
          </w:rPr>
          <w:t>            "kind": "</w:t>
        </w:r>
        <w:proofErr w:type="spellStart"/>
        <w:r w:rsidRPr="007F0EA0">
          <w:rPr>
            <w:rFonts w:ascii="Courier New" w:hAnsi="Courier New" w:cs="Courier New"/>
            <w:sz w:val="16"/>
            <w:szCs w:val="16"/>
            <w:lang w:val="en-CA"/>
            <w:rPrChange w:id="858" w:author="Chris Hogan" w:date="2025-09-22T21:28:00Z" w16du:dateUtc="2025-09-23T03:28:00Z">
              <w:rPr>
                <w:lang w:val="en-CA"/>
              </w:rPr>
            </w:rPrChange>
          </w:rPr>
          <w:t>meal_break</w:t>
        </w:r>
        <w:proofErr w:type="spellEnd"/>
        <w:r w:rsidRPr="007F0EA0">
          <w:rPr>
            <w:rFonts w:ascii="Courier New" w:hAnsi="Courier New" w:cs="Courier New"/>
            <w:sz w:val="16"/>
            <w:szCs w:val="16"/>
            <w:lang w:val="en-CA"/>
            <w:rPrChange w:id="859" w:author="Chris Hogan" w:date="2025-09-22T21:28:00Z" w16du:dateUtc="2025-09-23T03:28:00Z">
              <w:rPr>
                <w:lang w:val="en-CA"/>
              </w:rPr>
            </w:rPrChange>
          </w:rPr>
          <w:t>",</w:t>
        </w:r>
      </w:ins>
    </w:p>
    <w:p w14:paraId="14AC8B9E" w14:textId="77777777" w:rsidR="007F0EA0" w:rsidRPr="007F0EA0" w:rsidRDefault="007F0EA0" w:rsidP="00DD7C51">
      <w:pPr>
        <w:rPr>
          <w:ins w:id="860" w:author="Chris Hogan" w:date="2025-09-22T21:27:00Z"/>
          <w:rFonts w:ascii="Courier New" w:hAnsi="Courier New" w:cs="Courier New"/>
          <w:sz w:val="16"/>
          <w:szCs w:val="16"/>
          <w:lang w:val="en-CA"/>
          <w:rPrChange w:id="861" w:author="Chris Hogan" w:date="2025-09-22T21:28:00Z" w16du:dateUtc="2025-09-23T03:28:00Z">
            <w:rPr>
              <w:ins w:id="862" w:author="Chris Hogan" w:date="2025-09-22T21:27:00Z"/>
              <w:lang w:val="en-CA"/>
            </w:rPr>
          </w:rPrChange>
        </w:rPr>
        <w:pPrChange w:id="863" w:author="Chris Hogan" w:date="2025-09-22T22:04:00Z" w16du:dateUtc="2025-09-23T04:04:00Z">
          <w:pPr>
            <w:ind w:left="360"/>
          </w:pPr>
        </w:pPrChange>
      </w:pPr>
      <w:ins w:id="864" w:author="Chris Hogan" w:date="2025-09-22T21:27:00Z">
        <w:r w:rsidRPr="007F0EA0">
          <w:rPr>
            <w:rFonts w:ascii="Courier New" w:hAnsi="Courier New" w:cs="Courier New"/>
            <w:sz w:val="16"/>
            <w:szCs w:val="16"/>
            <w:lang w:val="en-CA"/>
            <w:rPrChange w:id="865" w:author="Chris Hogan" w:date="2025-09-22T21:28:00Z" w16du:dateUtc="2025-09-23T03:28:00Z">
              <w:rPr>
                <w:lang w:val="en-CA"/>
              </w:rPr>
            </w:rPrChange>
          </w:rPr>
          <w:t>            "date": "2025-09-17",</w:t>
        </w:r>
      </w:ins>
    </w:p>
    <w:p w14:paraId="3A74D649" w14:textId="77777777" w:rsidR="007F0EA0" w:rsidRPr="007F0EA0" w:rsidRDefault="007F0EA0" w:rsidP="00DD7C51">
      <w:pPr>
        <w:rPr>
          <w:ins w:id="866" w:author="Chris Hogan" w:date="2025-09-22T21:27:00Z"/>
          <w:rFonts w:ascii="Courier New" w:hAnsi="Courier New" w:cs="Courier New"/>
          <w:sz w:val="16"/>
          <w:szCs w:val="16"/>
          <w:lang w:val="en-CA"/>
          <w:rPrChange w:id="867" w:author="Chris Hogan" w:date="2025-09-22T21:28:00Z" w16du:dateUtc="2025-09-23T03:28:00Z">
            <w:rPr>
              <w:ins w:id="868" w:author="Chris Hogan" w:date="2025-09-22T21:27:00Z"/>
              <w:lang w:val="en-CA"/>
            </w:rPr>
          </w:rPrChange>
        </w:rPr>
        <w:pPrChange w:id="869" w:author="Chris Hogan" w:date="2025-09-22T22:04:00Z" w16du:dateUtc="2025-09-23T04:04:00Z">
          <w:pPr>
            <w:ind w:left="360"/>
          </w:pPr>
        </w:pPrChange>
      </w:pPr>
      <w:ins w:id="870" w:author="Chris Hogan" w:date="2025-09-22T21:27:00Z">
        <w:r w:rsidRPr="007F0EA0">
          <w:rPr>
            <w:rFonts w:ascii="Courier New" w:hAnsi="Courier New" w:cs="Courier New"/>
            <w:sz w:val="16"/>
            <w:szCs w:val="16"/>
            <w:lang w:val="en-CA"/>
            <w:rPrChange w:id="871" w:author="Chris Hogan" w:date="2025-09-22T21:28:00Z" w16du:dateUtc="2025-09-23T03:28:00Z">
              <w:rPr>
                <w:lang w:val="en-CA"/>
              </w:rPr>
            </w:rPrChange>
          </w:rPr>
          <w:t>            "duration": "PT30M"</w:t>
        </w:r>
      </w:ins>
    </w:p>
    <w:p w14:paraId="2F4D769A" w14:textId="77777777" w:rsidR="007F0EA0" w:rsidRPr="007F0EA0" w:rsidRDefault="007F0EA0" w:rsidP="00DD7C51">
      <w:pPr>
        <w:rPr>
          <w:ins w:id="872" w:author="Chris Hogan" w:date="2025-09-22T21:27:00Z"/>
          <w:rFonts w:ascii="Courier New" w:hAnsi="Courier New" w:cs="Courier New"/>
          <w:sz w:val="16"/>
          <w:szCs w:val="16"/>
          <w:lang w:val="en-CA"/>
          <w:rPrChange w:id="873" w:author="Chris Hogan" w:date="2025-09-22T21:28:00Z" w16du:dateUtc="2025-09-23T03:28:00Z">
            <w:rPr>
              <w:ins w:id="874" w:author="Chris Hogan" w:date="2025-09-22T21:27:00Z"/>
              <w:lang w:val="en-CA"/>
            </w:rPr>
          </w:rPrChange>
        </w:rPr>
        <w:pPrChange w:id="875" w:author="Chris Hogan" w:date="2025-09-22T22:04:00Z" w16du:dateUtc="2025-09-23T04:04:00Z">
          <w:pPr>
            <w:ind w:left="360"/>
          </w:pPr>
        </w:pPrChange>
      </w:pPr>
      <w:ins w:id="876" w:author="Chris Hogan" w:date="2025-09-22T21:27:00Z">
        <w:r w:rsidRPr="007F0EA0">
          <w:rPr>
            <w:rFonts w:ascii="Courier New" w:hAnsi="Courier New" w:cs="Courier New"/>
            <w:sz w:val="16"/>
            <w:szCs w:val="16"/>
            <w:lang w:val="en-CA"/>
            <w:rPrChange w:id="877" w:author="Chris Hogan" w:date="2025-09-22T21:28:00Z" w16du:dateUtc="2025-09-23T03:28:00Z">
              <w:rPr>
                <w:lang w:val="en-CA"/>
              </w:rPr>
            </w:rPrChange>
          </w:rPr>
          <w:t>        },</w:t>
        </w:r>
      </w:ins>
    </w:p>
    <w:p w14:paraId="49CBC1BE" w14:textId="77777777" w:rsidR="007F0EA0" w:rsidRPr="007F0EA0" w:rsidRDefault="007F0EA0" w:rsidP="00DD7C51">
      <w:pPr>
        <w:rPr>
          <w:ins w:id="878" w:author="Chris Hogan" w:date="2025-09-22T21:27:00Z"/>
          <w:rFonts w:ascii="Courier New" w:hAnsi="Courier New" w:cs="Courier New"/>
          <w:sz w:val="16"/>
          <w:szCs w:val="16"/>
          <w:lang w:val="en-CA"/>
          <w:rPrChange w:id="879" w:author="Chris Hogan" w:date="2025-09-22T21:28:00Z" w16du:dateUtc="2025-09-23T03:28:00Z">
            <w:rPr>
              <w:ins w:id="880" w:author="Chris Hogan" w:date="2025-09-22T21:27:00Z"/>
              <w:lang w:val="en-CA"/>
            </w:rPr>
          </w:rPrChange>
        </w:rPr>
        <w:pPrChange w:id="881" w:author="Chris Hogan" w:date="2025-09-22T22:04:00Z" w16du:dateUtc="2025-09-23T04:04:00Z">
          <w:pPr>
            <w:ind w:left="360"/>
          </w:pPr>
        </w:pPrChange>
      </w:pPr>
      <w:ins w:id="882" w:author="Chris Hogan" w:date="2025-09-22T21:27:00Z">
        <w:r w:rsidRPr="007F0EA0">
          <w:rPr>
            <w:rFonts w:ascii="Courier New" w:hAnsi="Courier New" w:cs="Courier New"/>
            <w:sz w:val="16"/>
            <w:szCs w:val="16"/>
            <w:lang w:val="en-CA"/>
            <w:rPrChange w:id="883" w:author="Chris Hogan" w:date="2025-09-22T21:28:00Z" w16du:dateUtc="2025-09-23T03:28:00Z">
              <w:rPr>
                <w:lang w:val="en-CA"/>
              </w:rPr>
            </w:rPrChange>
          </w:rPr>
          <w:t>        {</w:t>
        </w:r>
      </w:ins>
    </w:p>
    <w:p w14:paraId="28D48106" w14:textId="77777777" w:rsidR="007F0EA0" w:rsidRPr="007F0EA0" w:rsidRDefault="007F0EA0" w:rsidP="00DD7C51">
      <w:pPr>
        <w:rPr>
          <w:ins w:id="884" w:author="Chris Hogan" w:date="2025-09-22T21:27:00Z"/>
          <w:rFonts w:ascii="Courier New" w:hAnsi="Courier New" w:cs="Courier New"/>
          <w:sz w:val="16"/>
          <w:szCs w:val="16"/>
          <w:lang w:val="en-CA"/>
          <w:rPrChange w:id="885" w:author="Chris Hogan" w:date="2025-09-22T21:28:00Z" w16du:dateUtc="2025-09-23T03:28:00Z">
            <w:rPr>
              <w:ins w:id="886" w:author="Chris Hogan" w:date="2025-09-22T21:27:00Z"/>
              <w:lang w:val="en-CA"/>
            </w:rPr>
          </w:rPrChange>
        </w:rPr>
        <w:pPrChange w:id="887" w:author="Chris Hogan" w:date="2025-09-22T22:04:00Z" w16du:dateUtc="2025-09-23T04:04:00Z">
          <w:pPr>
            <w:ind w:left="360"/>
          </w:pPr>
        </w:pPrChange>
      </w:pPr>
      <w:ins w:id="888" w:author="Chris Hogan" w:date="2025-09-22T21:27:00Z">
        <w:r w:rsidRPr="007F0EA0">
          <w:rPr>
            <w:rFonts w:ascii="Courier New" w:hAnsi="Courier New" w:cs="Courier New"/>
            <w:sz w:val="16"/>
            <w:szCs w:val="16"/>
            <w:lang w:val="en-CA"/>
            <w:rPrChange w:id="889" w:author="Chris Hogan" w:date="2025-09-22T21:28:00Z" w16du:dateUtc="2025-09-23T03:28:00Z">
              <w:rPr>
                <w:lang w:val="en-CA"/>
              </w:rPr>
            </w:rPrChange>
          </w:rPr>
          <w:t>            "</w:t>
        </w:r>
        <w:proofErr w:type="spellStart"/>
        <w:r w:rsidRPr="007F0EA0">
          <w:rPr>
            <w:rFonts w:ascii="Courier New" w:hAnsi="Courier New" w:cs="Courier New"/>
            <w:sz w:val="16"/>
            <w:szCs w:val="16"/>
            <w:lang w:val="en-CA"/>
            <w:rPrChange w:id="890" w:author="Chris Hogan" w:date="2025-09-22T21:28:00Z" w16du:dateUtc="2025-09-23T03:28:00Z">
              <w:rPr>
                <w:lang w:val="en-CA"/>
              </w:rPr>
            </w:rPrChange>
          </w:rPr>
          <w:t>fact_type</w:t>
        </w:r>
        <w:proofErr w:type="spellEnd"/>
        <w:r w:rsidRPr="007F0EA0">
          <w:rPr>
            <w:rFonts w:ascii="Courier New" w:hAnsi="Courier New" w:cs="Courier New"/>
            <w:sz w:val="16"/>
            <w:szCs w:val="16"/>
            <w:lang w:val="en-CA"/>
            <w:rPrChange w:id="891" w:author="Chris Hogan" w:date="2025-09-22T21:28:00Z" w16du:dateUtc="2025-09-23T03:28:00Z">
              <w:rPr>
                <w:lang w:val="en-CA"/>
              </w:rPr>
            </w:rPrChange>
          </w:rPr>
          <w:t>": "event",</w:t>
        </w:r>
      </w:ins>
    </w:p>
    <w:p w14:paraId="7B668557" w14:textId="77777777" w:rsidR="007F0EA0" w:rsidRPr="007F0EA0" w:rsidRDefault="007F0EA0" w:rsidP="00DD7C51">
      <w:pPr>
        <w:rPr>
          <w:ins w:id="892" w:author="Chris Hogan" w:date="2025-09-22T21:27:00Z"/>
          <w:rFonts w:ascii="Courier New" w:hAnsi="Courier New" w:cs="Courier New"/>
          <w:sz w:val="16"/>
          <w:szCs w:val="16"/>
          <w:lang w:val="en-CA"/>
          <w:rPrChange w:id="893" w:author="Chris Hogan" w:date="2025-09-22T21:28:00Z" w16du:dateUtc="2025-09-23T03:28:00Z">
            <w:rPr>
              <w:ins w:id="894" w:author="Chris Hogan" w:date="2025-09-22T21:27:00Z"/>
              <w:lang w:val="en-CA"/>
            </w:rPr>
          </w:rPrChange>
        </w:rPr>
        <w:pPrChange w:id="895" w:author="Chris Hogan" w:date="2025-09-22T22:04:00Z" w16du:dateUtc="2025-09-23T04:04:00Z">
          <w:pPr>
            <w:ind w:left="360"/>
          </w:pPr>
        </w:pPrChange>
      </w:pPr>
      <w:ins w:id="896" w:author="Chris Hogan" w:date="2025-09-22T21:27:00Z">
        <w:r w:rsidRPr="007F0EA0">
          <w:rPr>
            <w:rFonts w:ascii="Courier New" w:hAnsi="Courier New" w:cs="Courier New"/>
            <w:sz w:val="16"/>
            <w:szCs w:val="16"/>
            <w:lang w:val="en-CA"/>
            <w:rPrChange w:id="897" w:author="Chris Hogan" w:date="2025-09-22T21:28:00Z" w16du:dateUtc="2025-09-23T03:28:00Z">
              <w:rPr>
                <w:lang w:val="en-CA"/>
              </w:rPr>
            </w:rPrChange>
          </w:rPr>
          <w:t>            "kind": "meal",</w:t>
        </w:r>
      </w:ins>
    </w:p>
    <w:p w14:paraId="2716435B" w14:textId="77777777" w:rsidR="007F0EA0" w:rsidRPr="007F0EA0" w:rsidRDefault="007F0EA0" w:rsidP="00DD7C51">
      <w:pPr>
        <w:rPr>
          <w:ins w:id="898" w:author="Chris Hogan" w:date="2025-09-22T21:27:00Z"/>
          <w:rFonts w:ascii="Courier New" w:hAnsi="Courier New" w:cs="Courier New"/>
          <w:sz w:val="16"/>
          <w:szCs w:val="16"/>
          <w:lang w:val="en-CA"/>
          <w:rPrChange w:id="899" w:author="Chris Hogan" w:date="2025-09-22T21:28:00Z" w16du:dateUtc="2025-09-23T03:28:00Z">
            <w:rPr>
              <w:ins w:id="900" w:author="Chris Hogan" w:date="2025-09-22T21:27:00Z"/>
              <w:lang w:val="en-CA"/>
            </w:rPr>
          </w:rPrChange>
        </w:rPr>
        <w:pPrChange w:id="901" w:author="Chris Hogan" w:date="2025-09-22T22:04:00Z" w16du:dateUtc="2025-09-23T04:04:00Z">
          <w:pPr>
            <w:ind w:left="360"/>
          </w:pPr>
        </w:pPrChange>
      </w:pPr>
      <w:ins w:id="902" w:author="Chris Hogan" w:date="2025-09-22T21:27:00Z">
        <w:r w:rsidRPr="007F0EA0">
          <w:rPr>
            <w:rFonts w:ascii="Courier New" w:hAnsi="Courier New" w:cs="Courier New"/>
            <w:sz w:val="16"/>
            <w:szCs w:val="16"/>
            <w:lang w:val="en-CA"/>
            <w:rPrChange w:id="903" w:author="Chris Hogan" w:date="2025-09-22T21:28:00Z" w16du:dateUtc="2025-09-23T03:28:00Z">
              <w:rPr>
                <w:lang w:val="en-CA"/>
              </w:rPr>
            </w:rPrChange>
          </w:rPr>
          <w:t>            "date": "2025-09-17",</w:t>
        </w:r>
      </w:ins>
    </w:p>
    <w:p w14:paraId="1C22D181" w14:textId="77777777" w:rsidR="007F0EA0" w:rsidRPr="007F0EA0" w:rsidRDefault="007F0EA0" w:rsidP="00DD7C51">
      <w:pPr>
        <w:rPr>
          <w:ins w:id="904" w:author="Chris Hogan" w:date="2025-09-22T21:27:00Z"/>
          <w:rFonts w:ascii="Courier New" w:hAnsi="Courier New" w:cs="Courier New"/>
          <w:sz w:val="16"/>
          <w:szCs w:val="16"/>
          <w:lang w:val="en-CA"/>
          <w:rPrChange w:id="905" w:author="Chris Hogan" w:date="2025-09-22T21:28:00Z" w16du:dateUtc="2025-09-23T03:28:00Z">
            <w:rPr>
              <w:ins w:id="906" w:author="Chris Hogan" w:date="2025-09-22T21:27:00Z"/>
              <w:lang w:val="en-CA"/>
            </w:rPr>
          </w:rPrChange>
        </w:rPr>
        <w:pPrChange w:id="907" w:author="Chris Hogan" w:date="2025-09-22T22:04:00Z" w16du:dateUtc="2025-09-23T04:04:00Z">
          <w:pPr>
            <w:ind w:left="360"/>
          </w:pPr>
        </w:pPrChange>
      </w:pPr>
      <w:ins w:id="908" w:author="Chris Hogan" w:date="2025-09-22T21:27:00Z">
        <w:r w:rsidRPr="007F0EA0">
          <w:rPr>
            <w:rFonts w:ascii="Courier New" w:hAnsi="Courier New" w:cs="Courier New"/>
            <w:sz w:val="16"/>
            <w:szCs w:val="16"/>
            <w:lang w:val="en-CA"/>
            <w:rPrChange w:id="909" w:author="Chris Hogan" w:date="2025-09-22T21:28:00Z" w16du:dateUtc="2025-09-23T03:28:00Z">
              <w:rPr>
                <w:lang w:val="en-CA"/>
              </w:rPr>
            </w:rPrChange>
          </w:rPr>
          <w:t>            "quantity": 1</w:t>
        </w:r>
      </w:ins>
    </w:p>
    <w:p w14:paraId="7ECBF45D" w14:textId="77777777" w:rsidR="007F0EA0" w:rsidRPr="007F0EA0" w:rsidRDefault="007F0EA0" w:rsidP="00DD7C51">
      <w:pPr>
        <w:rPr>
          <w:ins w:id="910" w:author="Chris Hogan" w:date="2025-09-22T21:27:00Z"/>
          <w:rFonts w:ascii="Courier New" w:hAnsi="Courier New" w:cs="Courier New"/>
          <w:sz w:val="16"/>
          <w:szCs w:val="16"/>
          <w:lang w:val="en-CA"/>
          <w:rPrChange w:id="911" w:author="Chris Hogan" w:date="2025-09-22T21:28:00Z" w16du:dateUtc="2025-09-23T03:28:00Z">
            <w:rPr>
              <w:ins w:id="912" w:author="Chris Hogan" w:date="2025-09-22T21:27:00Z"/>
              <w:lang w:val="en-CA"/>
            </w:rPr>
          </w:rPrChange>
        </w:rPr>
        <w:pPrChange w:id="913" w:author="Chris Hogan" w:date="2025-09-22T22:04:00Z" w16du:dateUtc="2025-09-23T04:04:00Z">
          <w:pPr>
            <w:ind w:left="360"/>
          </w:pPr>
        </w:pPrChange>
      </w:pPr>
      <w:ins w:id="914" w:author="Chris Hogan" w:date="2025-09-22T21:27:00Z">
        <w:r w:rsidRPr="007F0EA0">
          <w:rPr>
            <w:rFonts w:ascii="Courier New" w:hAnsi="Courier New" w:cs="Courier New"/>
            <w:sz w:val="16"/>
            <w:szCs w:val="16"/>
            <w:lang w:val="en-CA"/>
            <w:rPrChange w:id="915" w:author="Chris Hogan" w:date="2025-09-22T21:28:00Z" w16du:dateUtc="2025-09-23T03:28:00Z">
              <w:rPr>
                <w:lang w:val="en-CA"/>
              </w:rPr>
            </w:rPrChange>
          </w:rPr>
          <w:t>        }</w:t>
        </w:r>
      </w:ins>
    </w:p>
    <w:p w14:paraId="716A7DF5" w14:textId="77777777" w:rsidR="007F0EA0" w:rsidRPr="007F0EA0" w:rsidRDefault="007F0EA0" w:rsidP="00DD7C51">
      <w:pPr>
        <w:rPr>
          <w:ins w:id="916" w:author="Chris Hogan" w:date="2025-09-22T21:27:00Z"/>
          <w:rFonts w:ascii="Courier New" w:hAnsi="Courier New" w:cs="Courier New"/>
          <w:sz w:val="16"/>
          <w:szCs w:val="16"/>
          <w:lang w:val="en-CA"/>
          <w:rPrChange w:id="917" w:author="Chris Hogan" w:date="2025-09-22T21:28:00Z" w16du:dateUtc="2025-09-23T03:28:00Z">
            <w:rPr>
              <w:ins w:id="918" w:author="Chris Hogan" w:date="2025-09-22T21:27:00Z"/>
              <w:lang w:val="en-CA"/>
            </w:rPr>
          </w:rPrChange>
        </w:rPr>
        <w:pPrChange w:id="919" w:author="Chris Hogan" w:date="2025-09-22T22:04:00Z" w16du:dateUtc="2025-09-23T04:04:00Z">
          <w:pPr>
            <w:ind w:left="360"/>
          </w:pPr>
        </w:pPrChange>
      </w:pPr>
      <w:ins w:id="920" w:author="Chris Hogan" w:date="2025-09-22T21:27:00Z">
        <w:r w:rsidRPr="007F0EA0">
          <w:rPr>
            <w:rFonts w:ascii="Courier New" w:hAnsi="Courier New" w:cs="Courier New"/>
            <w:sz w:val="16"/>
            <w:szCs w:val="16"/>
            <w:lang w:val="en-CA"/>
            <w:rPrChange w:id="921" w:author="Chris Hogan" w:date="2025-09-22T21:28:00Z" w16du:dateUtc="2025-09-23T03:28:00Z">
              <w:rPr>
                <w:lang w:val="en-CA"/>
              </w:rPr>
            </w:rPrChange>
          </w:rPr>
          <w:t>    ]</w:t>
        </w:r>
      </w:ins>
    </w:p>
    <w:p w14:paraId="1D6F08AE" w14:textId="77777777" w:rsidR="007F0EA0" w:rsidRPr="007F0EA0" w:rsidRDefault="007F0EA0" w:rsidP="00DD7C51">
      <w:pPr>
        <w:rPr>
          <w:ins w:id="922" w:author="Chris Hogan" w:date="2025-09-22T21:27:00Z"/>
          <w:rFonts w:ascii="Courier New" w:hAnsi="Courier New" w:cs="Courier New"/>
          <w:sz w:val="16"/>
          <w:szCs w:val="16"/>
          <w:lang w:val="en-CA"/>
          <w:rPrChange w:id="923" w:author="Chris Hogan" w:date="2025-09-22T21:28:00Z" w16du:dateUtc="2025-09-23T03:28:00Z">
            <w:rPr>
              <w:ins w:id="924" w:author="Chris Hogan" w:date="2025-09-22T21:27:00Z"/>
              <w:lang w:val="en-CA"/>
            </w:rPr>
          </w:rPrChange>
        </w:rPr>
        <w:pPrChange w:id="925" w:author="Chris Hogan" w:date="2025-09-22T22:04:00Z" w16du:dateUtc="2025-09-23T04:04:00Z">
          <w:pPr>
            <w:ind w:left="360"/>
          </w:pPr>
        </w:pPrChange>
      </w:pPr>
      <w:ins w:id="926" w:author="Chris Hogan" w:date="2025-09-22T21:27:00Z">
        <w:r w:rsidRPr="007F0EA0">
          <w:rPr>
            <w:rFonts w:ascii="Courier New" w:hAnsi="Courier New" w:cs="Courier New"/>
            <w:sz w:val="16"/>
            <w:szCs w:val="16"/>
            <w:lang w:val="en-CA"/>
            <w:rPrChange w:id="927" w:author="Chris Hogan" w:date="2025-09-22T21:28:00Z" w16du:dateUtc="2025-09-23T03:28:00Z">
              <w:rPr>
                <w:lang w:val="en-CA"/>
              </w:rPr>
            </w:rPrChange>
          </w:rPr>
          <w:t>}</w:t>
        </w:r>
      </w:ins>
    </w:p>
    <w:p w14:paraId="583A5774" w14:textId="77777777" w:rsidR="00BC6379" w:rsidRPr="00BB049A" w:rsidRDefault="00BC6379" w:rsidP="00432397">
      <w:pPr>
        <w:rPr>
          <w:ins w:id="928" w:author="Chris Hogan" w:date="2025-09-22T15:21:00Z" w16du:dateUtc="2025-09-22T21:21:00Z"/>
          <w:rFonts w:ascii="Courier New" w:hAnsi="Courier New" w:cs="Courier New"/>
          <w:sz w:val="16"/>
          <w:szCs w:val="16"/>
          <w:rPrChange w:id="929" w:author="Chris Hogan" w:date="2025-09-22T16:04:00Z" w16du:dateUtc="2025-09-22T22:04:00Z">
            <w:rPr>
              <w:ins w:id="930" w:author="Chris Hogan" w:date="2025-09-22T15:21:00Z" w16du:dateUtc="2025-09-22T21:21:00Z"/>
            </w:rPr>
          </w:rPrChange>
        </w:rPr>
        <w:pPrChange w:id="931" w:author="Chris Hogan" w:date="2025-09-22T22:08:00Z" w16du:dateUtc="2025-09-23T04:08:00Z">
          <w:pPr>
            <w:pStyle w:val="ListParagraph"/>
            <w:numPr>
              <w:numId w:val="39"/>
            </w:numPr>
            <w:ind w:hanging="360"/>
          </w:pPr>
        </w:pPrChange>
      </w:pPr>
    </w:p>
    <w:p w14:paraId="39730154" w14:textId="00EAF632" w:rsidR="00624A7F" w:rsidRDefault="00624A7F" w:rsidP="00432397">
      <w:pPr>
        <w:pStyle w:val="Heading3"/>
        <w:rPr>
          <w:ins w:id="932" w:author="Chris Hogan" w:date="2025-09-22T22:08:00Z" w16du:dateUtc="2025-09-23T04:08:00Z"/>
        </w:rPr>
      </w:pPr>
      <w:ins w:id="933" w:author="Chris Hogan" w:date="2025-09-22T15:21:00Z" w16du:dateUtc="2025-09-22T21:21:00Z">
        <w:r w:rsidRPr="00624A7F">
          <w:t xml:space="preserve">Rule Evaluation Engine </w:t>
        </w:r>
        <w:r>
          <w:t xml:space="preserve">grabs </w:t>
        </w:r>
        <w:r w:rsidRPr="00624A7F">
          <w:t xml:space="preserve">relevant rules from </w:t>
        </w:r>
        <w:r>
          <w:t xml:space="preserve">Rules </w:t>
        </w:r>
        <w:r w:rsidRPr="00624A7F">
          <w:t>Knowledge Base</w:t>
        </w:r>
      </w:ins>
    </w:p>
    <w:p w14:paraId="6F2A2E33" w14:textId="77777777" w:rsidR="00001CE7" w:rsidRDefault="00001CE7" w:rsidP="00001CE7">
      <w:pPr>
        <w:rPr>
          <w:ins w:id="934" w:author="Chris Hogan" w:date="2025-09-22T22:30:00Z" w16du:dateUtc="2025-09-23T04:30:00Z"/>
        </w:rPr>
      </w:pPr>
    </w:p>
    <w:p w14:paraId="007BA7B1" w14:textId="40DE4C27" w:rsidR="00001CE7" w:rsidRDefault="00001CE7" w:rsidP="00001CE7">
      <w:pPr>
        <w:rPr>
          <w:ins w:id="935" w:author="Chris Hogan" w:date="2025-09-22T22:36:00Z" w16du:dateUtc="2025-09-23T04:36:00Z"/>
        </w:rPr>
      </w:pPr>
      <w:ins w:id="936" w:author="Chris Hogan" w:date="2025-09-22T22:30:00Z" w16du:dateUtc="2025-09-23T04:30:00Z">
        <w:r>
          <w:t xml:space="preserve">This is where the </w:t>
        </w:r>
        <w:r w:rsidRPr="00001CE7">
          <w:rPr>
            <w:b/>
            <w:bCs/>
            <w:rPrChange w:id="937" w:author="Chris Hogan" w:date="2025-09-22T22:30:00Z" w16du:dateUtc="2025-09-23T04:30:00Z">
              <w:rPr/>
            </w:rPrChange>
          </w:rPr>
          <w:t>Rules Evaluation Engine</w:t>
        </w:r>
        <w:r>
          <w:t xml:space="preserve"> uses the </w:t>
        </w:r>
        <w:proofErr w:type="spellStart"/>
        <w:r w:rsidRPr="00001CE7">
          <w:rPr>
            <w:b/>
            <w:bCs/>
            <w:rPrChange w:id="938" w:author="Chris Hogan" w:date="2025-09-22T22:30:00Z" w16du:dateUtc="2025-09-23T04:30:00Z">
              <w:rPr/>
            </w:rPrChange>
          </w:rPr>
          <w:t>Request.Context</w:t>
        </w:r>
        <w:proofErr w:type="spellEnd"/>
        <w:r>
          <w:t xml:space="preserve"> and the </w:t>
        </w:r>
        <w:proofErr w:type="spellStart"/>
        <w:proofErr w:type="gramStart"/>
        <w:r w:rsidRPr="00001CE7">
          <w:rPr>
            <w:b/>
            <w:bCs/>
            <w:rPrChange w:id="939" w:author="Chris Hogan" w:date="2025-09-22T22:30:00Z" w16du:dateUtc="2025-09-23T04:30:00Z">
              <w:rPr/>
            </w:rPrChange>
          </w:rPr>
          <w:t>RulesKnowledgeBase.Rules.Context</w:t>
        </w:r>
        <w:proofErr w:type="spellEnd"/>
        <w:proofErr w:type="gramEnd"/>
        <w:r>
          <w:t xml:space="preserve"> to fetch the rules </w:t>
        </w:r>
      </w:ins>
      <w:ins w:id="940" w:author="Chris Hogan" w:date="2025-09-22T22:31:00Z" w16du:dateUtc="2025-09-23T04:31:00Z">
        <w:r w:rsidR="00E57301">
          <w:t xml:space="preserve">it will need to </w:t>
        </w:r>
        <w:r w:rsidR="004752C8">
          <w:t xml:space="preserve">take into consideration. It will </w:t>
        </w:r>
        <w:proofErr w:type="gramStart"/>
        <w:r w:rsidR="004752C8">
          <w:t>search</w:t>
        </w:r>
        <w:proofErr w:type="gramEnd"/>
        <w:r w:rsidR="004752C8">
          <w:t xml:space="preserve"> all </w:t>
        </w:r>
      </w:ins>
      <w:ins w:id="941" w:author="Chris Hogan" w:date="2025-09-22T22:37:00Z" w16du:dateUtc="2025-09-23T04:37:00Z">
        <w:r w:rsidR="00277358">
          <w:t>r</w:t>
        </w:r>
      </w:ins>
      <w:ins w:id="942" w:author="Chris Hogan" w:date="2025-09-22T22:38:00Z" w16du:dateUtc="2025-09-23T04:38:00Z">
        <w:r w:rsidR="00277358">
          <w:t xml:space="preserve">ules </w:t>
        </w:r>
      </w:ins>
      <w:ins w:id="943" w:author="Chris Hogan" w:date="2025-09-22T22:39:00Z" w16du:dateUtc="2025-09-23T04:39:00Z">
        <w:r w:rsidR="008135C8">
          <w:t xml:space="preserve">in the </w:t>
        </w:r>
      </w:ins>
      <w:ins w:id="944" w:author="Chris Hogan" w:date="2025-09-22T22:38:00Z" w16du:dateUtc="2025-09-23T04:38:00Z">
        <w:r w:rsidR="00277358">
          <w:t xml:space="preserve">knowledge base regardless of </w:t>
        </w:r>
      </w:ins>
      <w:ins w:id="945" w:author="Chris Hogan" w:date="2025-09-22T22:39:00Z" w16du:dateUtc="2025-09-23T04:39:00Z">
        <w:r w:rsidR="002A277F">
          <w:t xml:space="preserve">origin </w:t>
        </w:r>
      </w:ins>
      <w:ins w:id="946" w:author="Chris Hogan" w:date="2025-09-22T22:38:00Z" w16du:dateUtc="2025-09-23T04:38:00Z">
        <w:r w:rsidR="00277358">
          <w:t xml:space="preserve">document source (e.g. </w:t>
        </w:r>
      </w:ins>
      <w:ins w:id="947" w:author="Chris Hogan" w:date="2025-09-22T22:31:00Z" w16du:dateUtc="2025-09-23T04:31:00Z">
        <w:r w:rsidR="00FC0A49">
          <w:t xml:space="preserve">customer contracts, union agreements, amendments, </w:t>
        </w:r>
      </w:ins>
      <w:ins w:id="948" w:author="Chris Hogan" w:date="2025-09-22T22:32:00Z" w16du:dateUtc="2025-09-23T04:32:00Z">
        <w:r w:rsidR="00FC0A49">
          <w:t xml:space="preserve">memos, </w:t>
        </w:r>
        <w:proofErr w:type="spellStart"/>
        <w:r w:rsidR="00FC0A49">
          <w:t>etc</w:t>
        </w:r>
      </w:ins>
      <w:proofErr w:type="spellEnd"/>
      <w:ins w:id="949" w:author="Chris Hogan" w:date="2025-09-22T22:38:00Z" w16du:dateUtc="2025-09-23T04:38:00Z">
        <w:r w:rsidR="00277358">
          <w:t>)</w:t>
        </w:r>
      </w:ins>
      <w:ins w:id="950" w:author="Chris Hogan" w:date="2025-09-22T22:32:00Z" w16du:dateUtc="2025-09-23T04:32:00Z">
        <w:r w:rsidR="00C66034">
          <w:t xml:space="preserve"> </w:t>
        </w:r>
      </w:ins>
      <w:ins w:id="951" w:author="Chris Hogan" w:date="2025-09-22T22:37:00Z" w16du:dateUtc="2025-09-23T04:37:00Z">
        <w:r w:rsidR="00277358">
          <w:t>and</w:t>
        </w:r>
        <w:r w:rsidR="001B15E7">
          <w:t xml:space="preserve"> </w:t>
        </w:r>
      </w:ins>
      <w:ins w:id="952" w:author="Chris Hogan" w:date="2025-09-22T22:32:00Z" w16du:dateUtc="2025-09-23T04:32:00Z">
        <w:r w:rsidR="00C66034">
          <w:t xml:space="preserve">return only those which are relevant to the </w:t>
        </w:r>
        <w:proofErr w:type="spellStart"/>
        <w:r w:rsidR="00C66034">
          <w:t>Request.Context</w:t>
        </w:r>
        <w:proofErr w:type="spellEnd"/>
        <w:r w:rsidR="00FC0A49">
          <w:t>.</w:t>
        </w:r>
      </w:ins>
    </w:p>
    <w:p w14:paraId="18BFE472" w14:textId="521B6108" w:rsidR="00475E4B" w:rsidRDefault="00475E4B" w:rsidP="00001CE7">
      <w:pPr>
        <w:rPr>
          <w:ins w:id="953" w:author="Chris Hogan" w:date="2025-09-22T22:39:00Z" w16du:dateUtc="2025-09-23T04:39:00Z"/>
        </w:rPr>
      </w:pPr>
    </w:p>
    <w:p w14:paraId="041A2D32" w14:textId="1A47E443" w:rsidR="002A277F" w:rsidRDefault="00137D59" w:rsidP="00001CE7">
      <w:pPr>
        <w:rPr>
          <w:ins w:id="954" w:author="Chris Hogan" w:date="2025-09-22T22:40:00Z" w16du:dateUtc="2025-09-23T04:40:00Z"/>
          <w:i/>
          <w:iCs/>
        </w:rPr>
      </w:pPr>
      <w:ins w:id="955" w:author="Chris Hogan" w:date="2025-09-22T22:40:00Z" w16du:dateUtc="2025-09-23T04:40:00Z">
        <w:r w:rsidRPr="00F607E3">
          <w:rPr>
            <w:i/>
            <w:iCs/>
            <w:highlight w:val="yellow"/>
            <w:rPrChange w:id="956" w:author="Chris Hogan" w:date="2025-09-23T08:11:00Z" w16du:dateUtc="2025-09-23T14:11:00Z">
              <w:rPr>
                <w:i/>
                <w:iCs/>
              </w:rPr>
            </w:rPrChange>
          </w:rPr>
          <w:t xml:space="preserve">Note: The Context elements are a key part of the filtering process. They ensure that the engine </w:t>
        </w:r>
        <w:proofErr w:type="gramStart"/>
        <w:r w:rsidRPr="00F607E3">
          <w:rPr>
            <w:i/>
            <w:iCs/>
            <w:highlight w:val="yellow"/>
            <w:rPrChange w:id="957" w:author="Chris Hogan" w:date="2025-09-23T08:11:00Z" w16du:dateUtc="2025-09-23T14:11:00Z">
              <w:rPr>
                <w:i/>
                <w:iCs/>
              </w:rPr>
            </w:rPrChange>
          </w:rPr>
          <w:t>returns</w:t>
        </w:r>
        <w:proofErr w:type="gramEnd"/>
        <w:r w:rsidRPr="00F607E3">
          <w:rPr>
            <w:i/>
            <w:iCs/>
            <w:highlight w:val="yellow"/>
            <w:rPrChange w:id="958" w:author="Chris Hogan" w:date="2025-09-23T08:11:00Z" w16du:dateUtc="2025-09-23T14:11:00Z">
              <w:rPr>
                <w:i/>
                <w:iCs/>
              </w:rPr>
            </w:rPrChange>
          </w:rPr>
          <w:t xml:space="preserve"> all applicable rules</w:t>
        </w:r>
        <w:r w:rsidRPr="00F607E3">
          <w:rPr>
            <w:i/>
            <w:iCs/>
            <w:highlight w:val="yellow"/>
            <w:rPrChange w:id="959" w:author="Chris Hogan" w:date="2025-09-23T08:11:00Z" w16du:dateUtc="2025-09-23T14:11:00Z">
              <w:rPr>
                <w:i/>
                <w:iCs/>
              </w:rPr>
            </w:rPrChange>
          </w:rPr>
          <w:t xml:space="preserve">, </w:t>
        </w:r>
        <w:r w:rsidRPr="00F607E3">
          <w:rPr>
            <w:i/>
            <w:iCs/>
            <w:highlight w:val="yellow"/>
            <w:rPrChange w:id="960" w:author="Chris Hogan" w:date="2025-09-23T08:11:00Z" w16du:dateUtc="2025-09-23T14:11:00Z">
              <w:rPr>
                <w:i/>
                <w:iCs/>
              </w:rPr>
            </w:rPrChange>
          </w:rPr>
          <w:t>and only those rules.</w:t>
        </w:r>
      </w:ins>
    </w:p>
    <w:p w14:paraId="7BA382D1" w14:textId="7A18B871" w:rsidR="006D7F83" w:rsidRPr="006D7F83" w:rsidRDefault="006D7F83" w:rsidP="006D7F83">
      <w:pPr>
        <w:rPr>
          <w:ins w:id="961" w:author="Chris Hogan" w:date="2025-09-23T08:08:00Z" w16du:dateUtc="2025-09-23T14:08:00Z"/>
          <w:i/>
          <w:iCs/>
          <w:rPrChange w:id="962" w:author="Chris Hogan" w:date="2025-09-23T08:08:00Z" w16du:dateUtc="2025-09-23T14:08:00Z">
            <w:rPr>
              <w:ins w:id="963" w:author="Chris Hogan" w:date="2025-09-23T08:08:00Z" w16du:dateUtc="2025-09-23T14:08:00Z"/>
            </w:rPr>
          </w:rPrChange>
        </w:rPr>
      </w:pPr>
      <w:ins w:id="964" w:author="Chris Hogan" w:date="2025-09-23T08:08:00Z" w16du:dateUtc="2025-09-23T14:08:00Z">
        <w:r w:rsidRPr="00F607E3">
          <w:rPr>
            <w:i/>
            <w:iCs/>
            <w:highlight w:val="yellow"/>
            <w:rPrChange w:id="965" w:author="Chris Hogan" w:date="2025-09-23T08:11:00Z" w16du:dateUtc="2025-09-23T14:11:00Z">
              <w:rPr/>
            </w:rPrChange>
          </w:rPr>
          <w:t>Note:</w:t>
        </w:r>
        <w:r w:rsidRPr="00F607E3">
          <w:rPr>
            <w:i/>
            <w:iCs/>
            <w:highlight w:val="yellow"/>
            <w:rPrChange w:id="966" w:author="Chris Hogan" w:date="2025-09-23T08:11:00Z" w16du:dateUtc="2025-09-23T14:11:00Z">
              <w:rPr>
                <w:i/>
                <w:iCs/>
              </w:rPr>
            </w:rPrChange>
          </w:rPr>
          <w:t xml:space="preserve"> So far</w:t>
        </w:r>
        <w:r w:rsidRPr="00F607E3">
          <w:rPr>
            <w:i/>
            <w:iCs/>
            <w:highlight w:val="yellow"/>
            <w:rPrChange w:id="967" w:author="Chris Hogan" w:date="2025-09-23T08:11:00Z" w16du:dateUtc="2025-09-23T14:11:00Z">
              <w:rPr/>
            </w:rPrChange>
          </w:rPr>
          <w:t xml:space="preserve">, we’ve been </w:t>
        </w:r>
      </w:ins>
      <w:ins w:id="968" w:author="Chris Hogan" w:date="2025-09-23T08:09:00Z" w16du:dateUtc="2025-09-23T14:09:00Z">
        <w:r w:rsidR="009D68D2" w:rsidRPr="00F607E3">
          <w:rPr>
            <w:i/>
            <w:iCs/>
            <w:highlight w:val="yellow"/>
            <w:rPrChange w:id="969" w:author="Chris Hogan" w:date="2025-09-23T08:11:00Z" w16du:dateUtc="2025-09-23T14:11:00Z">
              <w:rPr>
                <w:i/>
                <w:iCs/>
              </w:rPr>
            </w:rPrChange>
          </w:rPr>
          <w:t xml:space="preserve">thinking about </w:t>
        </w:r>
      </w:ins>
      <w:ins w:id="970" w:author="Chris Hogan" w:date="2025-09-23T08:08:00Z" w16du:dateUtc="2025-09-23T14:08:00Z">
        <w:r w:rsidRPr="00F607E3">
          <w:rPr>
            <w:i/>
            <w:iCs/>
            <w:highlight w:val="yellow"/>
            <w:rPrChange w:id="971" w:author="Chris Hogan" w:date="2025-09-23T08:11:00Z" w16du:dateUtc="2025-09-23T14:11:00Z">
              <w:rPr/>
            </w:rPrChange>
          </w:rPr>
          <w:t xml:space="preserve">the rule record metadata and the request metadata from </w:t>
        </w:r>
        <w:proofErr w:type="spellStart"/>
        <w:r w:rsidRPr="00F607E3">
          <w:rPr>
            <w:i/>
            <w:iCs/>
            <w:highlight w:val="yellow"/>
            <w:rPrChange w:id="972" w:author="Chris Hogan" w:date="2025-09-23T08:11:00Z" w16du:dateUtc="2025-09-23T14:11:00Z">
              <w:rPr/>
            </w:rPrChange>
          </w:rPr>
          <w:t>FieldVu</w:t>
        </w:r>
        <w:proofErr w:type="spellEnd"/>
        <w:r w:rsidRPr="00F607E3">
          <w:rPr>
            <w:i/>
            <w:iCs/>
            <w:highlight w:val="yellow"/>
            <w:rPrChange w:id="973" w:author="Chris Hogan" w:date="2025-09-23T08:11:00Z" w16du:dateUtc="2025-09-23T14:11:00Z">
              <w:rPr/>
            </w:rPrChange>
          </w:rPr>
          <w:t xml:space="preserve"> as simple “filters”</w:t>
        </w:r>
      </w:ins>
      <w:ins w:id="974" w:author="Chris Hogan" w:date="2025-09-23T08:09:00Z" w16du:dateUtc="2025-09-23T14:09:00Z">
        <w:r w:rsidR="009D68D2" w:rsidRPr="00F607E3">
          <w:rPr>
            <w:i/>
            <w:iCs/>
            <w:highlight w:val="yellow"/>
            <w:rPrChange w:id="975" w:author="Chris Hogan" w:date="2025-09-23T08:11:00Z" w16du:dateUtc="2025-09-23T14:11:00Z">
              <w:rPr>
                <w:i/>
                <w:iCs/>
              </w:rPr>
            </w:rPrChange>
          </w:rPr>
          <w:t xml:space="preserve">, almost like </w:t>
        </w:r>
      </w:ins>
      <w:ins w:id="976" w:author="Chris Hogan" w:date="2025-09-23T08:08:00Z" w16du:dateUtc="2025-09-23T14:08:00Z">
        <w:r w:rsidRPr="00F607E3">
          <w:rPr>
            <w:i/>
            <w:iCs/>
            <w:highlight w:val="yellow"/>
            <w:rPrChange w:id="977" w:author="Chris Hogan" w:date="2025-09-23T08:11:00Z" w16du:dateUtc="2025-09-23T14:11:00Z">
              <w:rPr/>
            </w:rPrChange>
          </w:rPr>
          <w:t>applying AND/OR conditions in a SQL query to narrow down relevant rules.</w:t>
        </w:r>
      </w:ins>
      <w:ins w:id="978" w:author="Chris Hogan" w:date="2025-09-23T08:09:00Z" w16du:dateUtc="2025-09-23T14:09:00Z">
        <w:r w:rsidR="009D68D2" w:rsidRPr="00F607E3">
          <w:rPr>
            <w:i/>
            <w:iCs/>
            <w:highlight w:val="yellow"/>
            <w:rPrChange w:id="979" w:author="Chris Hogan" w:date="2025-09-23T08:11:00Z" w16du:dateUtc="2025-09-23T14:11:00Z">
              <w:rPr>
                <w:i/>
                <w:iCs/>
              </w:rPr>
            </w:rPrChange>
          </w:rPr>
          <w:t xml:space="preserve"> </w:t>
        </w:r>
      </w:ins>
      <w:ins w:id="980" w:author="Chris Hogan" w:date="2025-09-23T08:08:00Z" w16du:dateUtc="2025-09-23T14:08:00Z">
        <w:r w:rsidRPr="00F607E3">
          <w:rPr>
            <w:i/>
            <w:iCs/>
            <w:highlight w:val="yellow"/>
            <w:rPrChange w:id="981" w:author="Chris Hogan" w:date="2025-09-23T08:11:00Z" w16du:dateUtc="2025-09-23T14:11:00Z">
              <w:rPr/>
            </w:rPrChange>
          </w:rPr>
          <w:t>But maybe a better way to think about it is this:</w:t>
        </w:r>
      </w:ins>
      <w:ins w:id="982" w:author="Chris Hogan" w:date="2025-09-23T08:09:00Z" w16du:dateUtc="2025-09-23T14:09:00Z">
        <w:r w:rsidR="009D68D2" w:rsidRPr="00F607E3">
          <w:rPr>
            <w:i/>
            <w:iCs/>
            <w:highlight w:val="yellow"/>
            <w:rPrChange w:id="983" w:author="Chris Hogan" w:date="2025-09-23T08:11:00Z" w16du:dateUtc="2025-09-23T14:11:00Z">
              <w:rPr>
                <w:i/>
                <w:iCs/>
              </w:rPr>
            </w:rPrChange>
          </w:rPr>
          <w:t xml:space="preserve"> </w:t>
        </w:r>
      </w:ins>
      <w:proofErr w:type="spellStart"/>
      <w:ins w:id="984" w:author="Chris Hogan" w:date="2025-09-23T08:08:00Z" w16du:dateUtc="2025-09-23T14:08:00Z">
        <w:r w:rsidRPr="00F607E3">
          <w:rPr>
            <w:i/>
            <w:iCs/>
            <w:highlight w:val="yellow"/>
            <w:rPrChange w:id="985" w:author="Chris Hogan" w:date="2025-09-23T08:11:00Z" w16du:dateUtc="2025-09-23T14:11:00Z">
              <w:rPr/>
            </w:rPrChange>
          </w:rPr>
          <w:t>FieldVu</w:t>
        </w:r>
        <w:proofErr w:type="spellEnd"/>
        <w:r w:rsidRPr="00F607E3">
          <w:rPr>
            <w:i/>
            <w:iCs/>
            <w:highlight w:val="yellow"/>
            <w:rPrChange w:id="986" w:author="Chris Hogan" w:date="2025-09-23T08:11:00Z" w16du:dateUtc="2025-09-23T14:11:00Z">
              <w:rPr/>
            </w:rPrChange>
          </w:rPr>
          <w:t xml:space="preserve"> should pass in </w:t>
        </w:r>
      </w:ins>
      <w:ins w:id="987" w:author="Chris Hogan" w:date="2025-09-23T08:10:00Z" w16du:dateUtc="2025-09-23T14:10:00Z">
        <w:r w:rsidR="00CE7470" w:rsidRPr="00F607E3">
          <w:rPr>
            <w:i/>
            <w:iCs/>
            <w:highlight w:val="yellow"/>
            <w:rPrChange w:id="988" w:author="Chris Hogan" w:date="2025-09-23T08:11:00Z" w16du:dateUtc="2025-09-23T14:11:00Z">
              <w:rPr>
                <w:i/>
                <w:iCs/>
              </w:rPr>
            </w:rPrChange>
          </w:rPr>
          <w:t xml:space="preserve">sufficient </w:t>
        </w:r>
      </w:ins>
      <w:ins w:id="989" w:author="Chris Hogan" w:date="2025-09-23T08:09:00Z" w16du:dateUtc="2025-09-23T14:09:00Z">
        <w:r w:rsidR="009D68D2" w:rsidRPr="00F607E3">
          <w:rPr>
            <w:b/>
            <w:bCs/>
            <w:i/>
            <w:iCs/>
            <w:highlight w:val="yellow"/>
            <w:rPrChange w:id="990" w:author="Chris Hogan" w:date="2025-09-23T08:11:00Z" w16du:dateUtc="2025-09-23T14:11:00Z">
              <w:rPr>
                <w:i/>
                <w:iCs/>
              </w:rPr>
            </w:rPrChange>
          </w:rPr>
          <w:t xml:space="preserve">relevant </w:t>
        </w:r>
      </w:ins>
      <w:ins w:id="991" w:author="Chris Hogan" w:date="2025-09-23T08:08:00Z" w16du:dateUtc="2025-09-23T14:08:00Z">
        <w:r w:rsidRPr="00F607E3">
          <w:rPr>
            <w:b/>
            <w:bCs/>
            <w:i/>
            <w:iCs/>
            <w:highlight w:val="yellow"/>
            <w:rPrChange w:id="992" w:author="Chris Hogan" w:date="2025-09-23T08:11:00Z" w16du:dateUtc="2025-09-23T14:11:00Z">
              <w:rPr/>
            </w:rPrChange>
          </w:rPr>
          <w:t>context</w:t>
        </w:r>
        <w:r w:rsidRPr="00F607E3">
          <w:rPr>
            <w:i/>
            <w:iCs/>
            <w:highlight w:val="yellow"/>
            <w:rPrChange w:id="993" w:author="Chris Hogan" w:date="2025-09-23T08:11:00Z" w16du:dateUtc="2025-09-23T14:11:00Z">
              <w:rPr/>
            </w:rPrChange>
          </w:rPr>
          <w:t xml:space="preserve"> about the work event (who, what, where, when, etc.)</w:t>
        </w:r>
      </w:ins>
      <w:ins w:id="994" w:author="Chris Hogan" w:date="2025-09-23T08:09:00Z" w16du:dateUtc="2025-09-23T14:09:00Z">
        <w:r w:rsidR="00BA1F5A" w:rsidRPr="00F607E3">
          <w:rPr>
            <w:i/>
            <w:iCs/>
            <w:highlight w:val="yellow"/>
            <w:rPrChange w:id="995" w:author="Chris Hogan" w:date="2025-09-23T08:11:00Z" w16du:dateUtc="2025-09-23T14:11:00Z">
              <w:rPr>
                <w:i/>
                <w:iCs/>
              </w:rPr>
            </w:rPrChange>
          </w:rPr>
          <w:t xml:space="preserve"> that it’s wanting to validate against the rules</w:t>
        </w:r>
      </w:ins>
      <w:ins w:id="996" w:author="Chris Hogan" w:date="2025-09-23T08:08:00Z" w16du:dateUtc="2025-09-23T14:08:00Z">
        <w:r w:rsidRPr="00F607E3">
          <w:rPr>
            <w:i/>
            <w:iCs/>
            <w:highlight w:val="yellow"/>
            <w:rPrChange w:id="997" w:author="Chris Hogan" w:date="2025-09-23T08:11:00Z" w16du:dateUtc="2025-09-23T14:11:00Z">
              <w:rPr/>
            </w:rPrChange>
          </w:rPr>
          <w:t xml:space="preserve">. Then, instead of just filtering rules by exact field matches, the Rule Evaluation Engine could do a </w:t>
        </w:r>
        <w:r w:rsidRPr="00F607E3">
          <w:rPr>
            <w:b/>
            <w:bCs/>
            <w:i/>
            <w:iCs/>
            <w:highlight w:val="yellow"/>
            <w:rPrChange w:id="998" w:author="Chris Hogan" w:date="2025-09-23T08:11:00Z" w16du:dateUtc="2025-09-23T14:11:00Z">
              <w:rPr/>
            </w:rPrChange>
          </w:rPr>
          <w:t>semantic search</w:t>
        </w:r>
        <w:r w:rsidRPr="00F607E3">
          <w:rPr>
            <w:i/>
            <w:iCs/>
            <w:highlight w:val="yellow"/>
            <w:rPrChange w:id="999" w:author="Chris Hogan" w:date="2025-09-23T08:11:00Z" w16du:dateUtc="2025-09-23T14:11:00Z">
              <w:rPr/>
            </w:rPrChange>
          </w:rPr>
          <w:t xml:space="preserve"> across the rules knowledge base.</w:t>
        </w:r>
      </w:ins>
      <w:ins w:id="1000" w:author="Chris Hogan" w:date="2025-09-23T08:10:00Z" w16du:dateUtc="2025-09-23T14:10:00Z">
        <w:r w:rsidR="00CE7470" w:rsidRPr="00F607E3">
          <w:rPr>
            <w:i/>
            <w:iCs/>
            <w:highlight w:val="yellow"/>
            <w:rPrChange w:id="1001" w:author="Chris Hogan" w:date="2025-09-23T08:11:00Z" w16du:dateUtc="2025-09-23T14:11:00Z">
              <w:rPr>
                <w:i/>
                <w:iCs/>
              </w:rPr>
            </w:rPrChange>
          </w:rPr>
          <w:t xml:space="preserve"> </w:t>
        </w:r>
      </w:ins>
      <w:ins w:id="1002" w:author="Chris Hogan" w:date="2025-09-23T08:08:00Z" w16du:dateUtc="2025-09-23T14:08:00Z">
        <w:r w:rsidRPr="00F607E3">
          <w:rPr>
            <w:i/>
            <w:iCs/>
            <w:highlight w:val="yellow"/>
            <w:rPrChange w:id="1003" w:author="Chris Hogan" w:date="2025-09-23T08:11:00Z" w16du:dateUtc="2025-09-23T14:11:00Z">
              <w:rPr/>
            </w:rPrChange>
          </w:rPr>
          <w:t xml:space="preserve">In practice, this means rules would be </w:t>
        </w:r>
        <w:r w:rsidRPr="00F607E3">
          <w:rPr>
            <w:b/>
            <w:bCs/>
            <w:i/>
            <w:iCs/>
            <w:highlight w:val="yellow"/>
            <w:rPrChange w:id="1004" w:author="Chris Hogan" w:date="2025-09-23T08:11:00Z" w16du:dateUtc="2025-09-23T14:11:00Z">
              <w:rPr/>
            </w:rPrChange>
          </w:rPr>
          <w:t>indexed</w:t>
        </w:r>
        <w:r w:rsidRPr="00F607E3">
          <w:rPr>
            <w:i/>
            <w:iCs/>
            <w:highlight w:val="yellow"/>
            <w:rPrChange w:id="1005" w:author="Chris Hogan" w:date="2025-09-23T08:11:00Z" w16du:dateUtc="2025-09-23T14:11:00Z">
              <w:rPr/>
            </w:rPrChange>
          </w:rPr>
          <w:t xml:space="preserve"> by a common set of metadata properties, and the engine would use </w:t>
        </w:r>
        <w:r w:rsidRPr="00F607E3">
          <w:rPr>
            <w:b/>
            <w:bCs/>
            <w:i/>
            <w:iCs/>
            <w:highlight w:val="yellow"/>
            <w:rPrChange w:id="1006" w:author="Chris Hogan" w:date="2025-09-23T08:12:00Z" w16du:dateUtc="2025-09-23T14:12:00Z">
              <w:rPr/>
            </w:rPrChange>
          </w:rPr>
          <w:t>vector-style search</w:t>
        </w:r>
        <w:r w:rsidRPr="00F607E3">
          <w:rPr>
            <w:i/>
            <w:iCs/>
            <w:highlight w:val="yellow"/>
            <w:rPrChange w:id="1007" w:author="Chris Hogan" w:date="2025-09-23T08:11:00Z" w16du:dateUtc="2025-09-23T14:11:00Z">
              <w:rPr/>
            </w:rPrChange>
          </w:rPr>
          <w:t xml:space="preserve"> to find all rules that are </w:t>
        </w:r>
        <w:r w:rsidRPr="00F607E3">
          <w:rPr>
            <w:b/>
            <w:bCs/>
            <w:i/>
            <w:iCs/>
            <w:highlight w:val="yellow"/>
            <w:rPrChange w:id="1008" w:author="Chris Hogan" w:date="2025-09-23T08:11:00Z" w16du:dateUtc="2025-09-23T14:11:00Z">
              <w:rPr/>
            </w:rPrChange>
          </w:rPr>
          <w:t xml:space="preserve">contextually </w:t>
        </w:r>
        <w:proofErr w:type="gramStart"/>
        <w:r w:rsidRPr="00F607E3">
          <w:rPr>
            <w:b/>
            <w:bCs/>
            <w:i/>
            <w:iCs/>
            <w:highlight w:val="yellow"/>
            <w:rPrChange w:id="1009" w:author="Chris Hogan" w:date="2025-09-23T08:11:00Z" w16du:dateUtc="2025-09-23T14:11:00Z">
              <w:rPr/>
            </w:rPrChange>
          </w:rPr>
          <w:t>similar</w:t>
        </w:r>
        <w:r w:rsidRPr="00F607E3">
          <w:rPr>
            <w:i/>
            <w:iCs/>
            <w:highlight w:val="yellow"/>
            <w:rPrChange w:id="1010" w:author="Chris Hogan" w:date="2025-09-23T08:11:00Z" w16du:dateUtc="2025-09-23T14:11:00Z">
              <w:rPr/>
            </w:rPrChange>
          </w:rPr>
          <w:t xml:space="preserve"> to</w:t>
        </w:r>
        <w:proofErr w:type="gramEnd"/>
        <w:r w:rsidRPr="00F607E3">
          <w:rPr>
            <w:i/>
            <w:iCs/>
            <w:highlight w:val="yellow"/>
            <w:rPrChange w:id="1011" w:author="Chris Hogan" w:date="2025-09-23T08:11:00Z" w16du:dateUtc="2025-09-23T14:11:00Z">
              <w:rPr/>
            </w:rPrChange>
          </w:rPr>
          <w:t xml:space="preserve"> the request. That way, the system isn’t </w:t>
        </w:r>
        <w:r w:rsidRPr="00F607E3">
          <w:rPr>
            <w:i/>
            <w:iCs/>
            <w:highlight w:val="yellow"/>
            <w:rPrChange w:id="1012" w:author="Chris Hogan" w:date="2025-09-23T08:11:00Z" w16du:dateUtc="2025-09-23T14:11:00Z">
              <w:rPr/>
            </w:rPrChange>
          </w:rPr>
          <w:lastRenderedPageBreak/>
          <w:t xml:space="preserve">limited to rigid </w:t>
        </w:r>
        <w:proofErr w:type="gramStart"/>
        <w:r w:rsidRPr="00F607E3">
          <w:rPr>
            <w:i/>
            <w:iCs/>
            <w:highlight w:val="yellow"/>
            <w:rPrChange w:id="1013" w:author="Chris Hogan" w:date="2025-09-23T08:11:00Z" w16du:dateUtc="2025-09-23T14:11:00Z">
              <w:rPr/>
            </w:rPrChange>
          </w:rPr>
          <w:t>filters, but</w:t>
        </w:r>
        <w:proofErr w:type="gramEnd"/>
        <w:r w:rsidRPr="00F607E3">
          <w:rPr>
            <w:i/>
            <w:iCs/>
            <w:highlight w:val="yellow"/>
            <w:rPrChange w:id="1014" w:author="Chris Hogan" w:date="2025-09-23T08:11:00Z" w16du:dateUtc="2025-09-23T14:11:00Z">
              <w:rPr/>
            </w:rPrChange>
          </w:rPr>
          <w:t xml:space="preserve"> can more intelligently bring back all the relevant rules.</w:t>
        </w:r>
      </w:ins>
      <w:ins w:id="1015" w:author="Chris Hogan" w:date="2025-09-23T08:11:00Z" w16du:dateUtc="2025-09-23T14:11:00Z">
        <w:r w:rsidR="00A54599" w:rsidRPr="00F607E3">
          <w:rPr>
            <w:i/>
            <w:iCs/>
            <w:highlight w:val="yellow"/>
            <w:rPrChange w:id="1016" w:author="Chris Hogan" w:date="2025-09-23T08:11:00Z" w16du:dateUtc="2025-09-23T14:11:00Z">
              <w:rPr>
                <w:i/>
                <w:iCs/>
              </w:rPr>
            </w:rPrChange>
          </w:rPr>
          <w:t xml:space="preserve"> Amii, Rob, </w:t>
        </w:r>
        <w:r w:rsidR="00F607E3" w:rsidRPr="00F607E3">
          <w:rPr>
            <w:i/>
            <w:iCs/>
            <w:highlight w:val="yellow"/>
            <w:rPrChange w:id="1017" w:author="Chris Hogan" w:date="2025-09-23T08:11:00Z" w16du:dateUtc="2025-09-23T14:11:00Z">
              <w:rPr>
                <w:i/>
                <w:iCs/>
              </w:rPr>
            </w:rPrChange>
          </w:rPr>
          <w:t xml:space="preserve">let’s </w:t>
        </w:r>
      </w:ins>
      <w:ins w:id="1018" w:author="Chris Hogan" w:date="2025-09-23T08:08:00Z" w16du:dateUtc="2025-09-23T14:08:00Z">
        <w:r w:rsidRPr="00F607E3">
          <w:rPr>
            <w:i/>
            <w:iCs/>
            <w:highlight w:val="yellow"/>
            <w:rPrChange w:id="1019" w:author="Chris Hogan" w:date="2025-09-23T08:11:00Z" w16du:dateUtc="2025-09-23T14:11:00Z">
              <w:rPr/>
            </w:rPrChange>
          </w:rPr>
          <w:t xml:space="preserve">explore and discuss </w:t>
        </w:r>
      </w:ins>
      <w:ins w:id="1020" w:author="Chris Hogan" w:date="2025-09-23T08:11:00Z" w16du:dateUtc="2025-09-23T14:11:00Z">
        <w:r w:rsidR="00F607E3" w:rsidRPr="00F607E3">
          <w:rPr>
            <w:i/>
            <w:iCs/>
            <w:highlight w:val="yellow"/>
            <w:rPrChange w:id="1021" w:author="Chris Hogan" w:date="2025-09-23T08:11:00Z" w16du:dateUtc="2025-09-23T14:11:00Z">
              <w:rPr>
                <w:i/>
                <w:iCs/>
              </w:rPr>
            </w:rPrChange>
          </w:rPr>
          <w:t xml:space="preserve">it </w:t>
        </w:r>
        <w:commentRangeStart w:id="1022"/>
        <w:r w:rsidR="00F607E3" w:rsidRPr="00F607E3">
          <w:rPr>
            <w:i/>
            <w:iCs/>
            <w:highlight w:val="yellow"/>
            <w:rPrChange w:id="1023" w:author="Chris Hogan" w:date="2025-09-23T08:11:00Z" w16du:dateUtc="2025-09-23T14:11:00Z">
              <w:rPr>
                <w:i/>
                <w:iCs/>
              </w:rPr>
            </w:rPrChange>
          </w:rPr>
          <w:t>further</w:t>
        </w:r>
      </w:ins>
      <w:commentRangeEnd w:id="1022"/>
      <w:r w:rsidR="00882115">
        <w:rPr>
          <w:rStyle w:val="CommentReference"/>
        </w:rPr>
        <w:commentReference w:id="1022"/>
      </w:r>
      <w:ins w:id="1024" w:author="Chris Hogan" w:date="2025-09-23T08:08:00Z" w16du:dateUtc="2025-09-23T14:08:00Z">
        <w:r w:rsidRPr="00F607E3">
          <w:rPr>
            <w:i/>
            <w:iCs/>
            <w:highlight w:val="yellow"/>
            <w:rPrChange w:id="1025" w:author="Chris Hogan" w:date="2025-09-23T08:11:00Z" w16du:dateUtc="2025-09-23T14:11:00Z">
              <w:rPr/>
            </w:rPrChange>
          </w:rPr>
          <w:t>.</w:t>
        </w:r>
      </w:ins>
    </w:p>
    <w:p w14:paraId="22822B94" w14:textId="77777777" w:rsidR="006D7F83" w:rsidRDefault="006D7F83" w:rsidP="00001CE7">
      <w:pPr>
        <w:rPr>
          <w:ins w:id="1026" w:author="Chris Hogan" w:date="2025-09-22T22:35:00Z" w16du:dateUtc="2025-09-23T04:35:00Z"/>
        </w:rPr>
      </w:pPr>
    </w:p>
    <w:p w14:paraId="091C33F7" w14:textId="37E202DF" w:rsidR="0059092F" w:rsidRDefault="0059092F" w:rsidP="00146951">
      <w:pPr>
        <w:rPr>
          <w:ins w:id="1027" w:author="Chris Hogan" w:date="2025-09-22T22:22:00Z" w16du:dateUtc="2025-09-23T04:22:00Z"/>
        </w:rPr>
      </w:pPr>
      <w:ins w:id="1028" w:author="Chris Hogan" w:date="2025-09-22T22:27:00Z" w16du:dateUtc="2025-09-23T04:27:00Z">
        <w:r w:rsidRPr="0059092F">
          <w:t xml:space="preserve">Since the job is in </w:t>
        </w:r>
        <w:r w:rsidRPr="0059092F">
          <w:rPr>
            <w:b/>
            <w:bCs/>
            <w:rPrChange w:id="1029" w:author="Chris Hogan" w:date="2025-09-22T22:27:00Z" w16du:dateUtc="2025-09-23T04:27:00Z">
              <w:rPr/>
            </w:rPrChange>
          </w:rPr>
          <w:t>Alberta, Canada</w:t>
        </w:r>
        <w:r w:rsidRPr="0059092F">
          <w:t xml:space="preserve">, </w:t>
        </w:r>
        <w:r w:rsidR="00E0492B">
          <w:t xml:space="preserve">service date is </w:t>
        </w:r>
        <w:r w:rsidRPr="00E0492B">
          <w:rPr>
            <w:b/>
            <w:bCs/>
            <w:rPrChange w:id="1030" w:author="Chris Hogan" w:date="2025-09-22T22:27:00Z" w16du:dateUtc="2025-09-23T04:27:00Z">
              <w:rPr/>
            </w:rPrChange>
          </w:rPr>
          <w:t>2025</w:t>
        </w:r>
        <w:r w:rsidRPr="0059092F">
          <w:t xml:space="preserve">, and involves </w:t>
        </w:r>
        <w:r w:rsidRPr="00E0492B">
          <w:rPr>
            <w:b/>
            <w:bCs/>
            <w:rPrChange w:id="1031" w:author="Chris Hogan" w:date="2025-09-22T22:28:00Z" w16du:dateUtc="2025-09-23T04:28:00Z">
              <w:rPr/>
            </w:rPrChange>
          </w:rPr>
          <w:t>unionized employees under the 2025–2028 NMA-AB union agreement</w:t>
        </w:r>
        <w:r w:rsidRPr="0059092F">
          <w:t>, the system applies the following rules:</w:t>
        </w:r>
      </w:ins>
    </w:p>
    <w:p w14:paraId="653FCB1E" w14:textId="157AC0A8" w:rsidR="00A73FDA" w:rsidRPr="00654895" w:rsidRDefault="00654895" w:rsidP="00432397">
      <w:pPr>
        <w:rPr>
          <w:ins w:id="1032" w:author="Chris Hogan" w:date="2025-09-22T22:11:00Z" w16du:dateUtc="2025-09-23T04:11:00Z"/>
          <w:b/>
          <w:bCs/>
          <w:rPrChange w:id="1033" w:author="Chris Hogan" w:date="2025-09-22T22:28:00Z" w16du:dateUtc="2025-09-23T04:28:00Z">
            <w:rPr>
              <w:ins w:id="1034" w:author="Chris Hogan" w:date="2025-09-22T22:11:00Z" w16du:dateUtc="2025-09-23T04:11:00Z"/>
            </w:rPr>
          </w:rPrChange>
        </w:rPr>
      </w:pPr>
      <w:ins w:id="1035" w:author="Chris Hogan" w:date="2025-09-22T22:28:00Z" w16du:dateUtc="2025-09-23T04:28:00Z">
        <w:r w:rsidRPr="00654895">
          <w:rPr>
            <w:b/>
            <w:bCs/>
            <w:rPrChange w:id="1036" w:author="Chris Hogan" w:date="2025-09-22T22:28:00Z" w16du:dateUtc="2025-09-23T04:28:00Z">
              <w:rPr/>
            </w:rPrChange>
          </w:rPr>
          <w:t>Included (Relevant) Rules</w:t>
        </w:r>
      </w:ins>
      <w:ins w:id="1037" w:author="Chris Hogan" w:date="2025-09-22T22:24:00Z" w16du:dateUtc="2025-09-23T04:24:00Z">
        <w:r w:rsidR="00154F9D" w:rsidRPr="00654895">
          <w:rPr>
            <w:b/>
            <w:bCs/>
            <w:rPrChange w:id="1038" w:author="Chris Hogan" w:date="2025-09-22T22:28:00Z" w16du:dateUtc="2025-09-23T04:28:00Z">
              <w:rPr/>
            </w:rPrChange>
          </w:rPr>
          <w:t>:</w:t>
        </w:r>
      </w:ins>
    </w:p>
    <w:p w14:paraId="6726EB6F" w14:textId="70224DDB" w:rsidR="00C6089F" w:rsidRDefault="00C6089F" w:rsidP="00F5050C">
      <w:pPr>
        <w:pStyle w:val="ListParagraph"/>
        <w:numPr>
          <w:ilvl w:val="0"/>
          <w:numId w:val="48"/>
        </w:numPr>
        <w:rPr>
          <w:ins w:id="1039" w:author="Chris Hogan" w:date="2025-09-22T22:21:00Z" w16du:dateUtc="2025-09-23T04:21:00Z"/>
        </w:rPr>
      </w:pPr>
      <w:ins w:id="1040" w:author="Chris Hogan" w:date="2025-09-22T22:18:00Z" w16du:dateUtc="2025-09-23T04:18:00Z">
        <w:r>
          <w:t>…</w:t>
        </w:r>
      </w:ins>
    </w:p>
    <w:p w14:paraId="6D692782" w14:textId="1513AC36" w:rsidR="00F5050C" w:rsidRPr="005C25E1" w:rsidRDefault="00C6089F" w:rsidP="00F5050C">
      <w:pPr>
        <w:pStyle w:val="ListParagraph"/>
        <w:numPr>
          <w:ilvl w:val="0"/>
          <w:numId w:val="48"/>
        </w:numPr>
        <w:rPr>
          <w:ins w:id="1041" w:author="Chris Hogan" w:date="2025-09-22T22:17:00Z" w16du:dateUtc="2025-09-23T04:17:00Z"/>
        </w:rPr>
      </w:pPr>
      <w:ins w:id="1042" w:author="Chris Hogan" w:date="2025-09-22T22:18:00Z" w16du:dateUtc="2025-09-23T04:18:00Z">
        <w:r>
          <w:rPr>
            <w:rFonts w:ascii="Segoe UI Emoji" w:hAnsi="Segoe UI Emoji" w:cs="Segoe UI Emoji"/>
          </w:rPr>
          <w:t>✅</w:t>
        </w:r>
      </w:ins>
      <w:ins w:id="1043" w:author="Chris Hogan" w:date="2025-09-22T22:14:00Z" w16du:dateUtc="2025-09-23T04:14:00Z">
        <w:r w:rsidR="00F5050C" w:rsidRPr="005C25E1">
          <w:t>NMA-AB, 15.300 (a), Overtime Provisions, 5x8 Work Schedule</w:t>
        </w:r>
      </w:ins>
      <w:ins w:id="1044" w:author="Chris Hogan" w:date="2025-09-22T22:17:00Z" w16du:dateUtc="2025-09-23T04:17:00Z">
        <w:r w:rsidR="005C25E1" w:rsidRPr="005C25E1">
          <w:t xml:space="preserve"> </w:t>
        </w:r>
      </w:ins>
    </w:p>
    <w:p w14:paraId="1562D067" w14:textId="133CDEF4" w:rsidR="006069E9" w:rsidRPr="00363078" w:rsidRDefault="006069E9" w:rsidP="00363078">
      <w:pPr>
        <w:pStyle w:val="ListParagraph"/>
        <w:numPr>
          <w:ilvl w:val="0"/>
          <w:numId w:val="48"/>
        </w:numPr>
        <w:rPr>
          <w:ins w:id="1045" w:author="Chris Hogan" w:date="2025-09-22T22:20:00Z" w16du:dateUtc="2025-09-23T04:20:00Z"/>
        </w:rPr>
      </w:pPr>
      <w:ins w:id="1046" w:author="Chris Hogan" w:date="2025-09-22T22:20:00Z" w16du:dateUtc="2025-09-23T04:20:00Z">
        <w:r>
          <w:t>…</w:t>
        </w:r>
      </w:ins>
    </w:p>
    <w:p w14:paraId="3A067685" w14:textId="66673768" w:rsidR="00363078" w:rsidRPr="00A6082C" w:rsidRDefault="00363078" w:rsidP="00154F9D">
      <w:pPr>
        <w:pStyle w:val="ListParagraph"/>
        <w:numPr>
          <w:ilvl w:val="0"/>
          <w:numId w:val="48"/>
        </w:numPr>
        <w:rPr>
          <w:ins w:id="1047" w:author="Chris Hogan" w:date="2025-09-22T22:15:00Z" w16du:dateUtc="2025-09-23T04:15:00Z"/>
        </w:rPr>
      </w:pPr>
      <w:ins w:id="1048" w:author="Chris Hogan" w:date="2025-09-22T22:19:00Z" w16du:dateUtc="2025-09-23T04:19:00Z">
        <w:r>
          <w:rPr>
            <w:rFonts w:ascii="Segoe UI Emoji" w:hAnsi="Segoe UI Emoji" w:cs="Segoe UI Emoji"/>
          </w:rPr>
          <w:t>✅</w:t>
        </w:r>
      </w:ins>
      <w:ins w:id="1049" w:author="Chris Hogan" w:date="2025-09-22T22:15:00Z" w16du:dateUtc="2025-09-23T04:15:00Z">
        <w:r w:rsidR="00A6082C" w:rsidRPr="00A6082C">
          <w:t>NMA-AB, 15.600, Overtime Meal Breaks &amp; Meals</w:t>
        </w:r>
      </w:ins>
    </w:p>
    <w:p w14:paraId="34684B3D" w14:textId="6DF469FC" w:rsidR="00A6082C" w:rsidRPr="00A6082C" w:rsidRDefault="00363078" w:rsidP="00A6082C">
      <w:pPr>
        <w:pStyle w:val="ListParagraph"/>
        <w:numPr>
          <w:ilvl w:val="0"/>
          <w:numId w:val="48"/>
        </w:numPr>
        <w:rPr>
          <w:ins w:id="1050" w:author="Chris Hogan" w:date="2025-09-22T22:15:00Z" w16du:dateUtc="2025-09-23T04:15:00Z"/>
        </w:rPr>
      </w:pPr>
      <w:ins w:id="1051" w:author="Chris Hogan" w:date="2025-09-22T22:19:00Z" w16du:dateUtc="2025-09-23T04:19:00Z">
        <w:r>
          <w:rPr>
            <w:rFonts w:ascii="Segoe UI Emoji" w:hAnsi="Segoe UI Emoji" w:cs="Segoe UI Emoji"/>
          </w:rPr>
          <w:t>✅</w:t>
        </w:r>
      </w:ins>
      <w:ins w:id="1052" w:author="Chris Hogan" w:date="2025-09-22T22:15:00Z" w16du:dateUtc="2025-09-23T04:15:00Z">
        <w:r w:rsidR="00A6082C" w:rsidRPr="00A6082C">
          <w:t>NMA-AB, 15.602, Overtime Meal Allowance</w:t>
        </w:r>
      </w:ins>
    </w:p>
    <w:p w14:paraId="52AE2C5E" w14:textId="20FEDFDB" w:rsidR="00A73FDA" w:rsidRDefault="00363078" w:rsidP="00EC1671">
      <w:pPr>
        <w:pStyle w:val="ListParagraph"/>
        <w:numPr>
          <w:ilvl w:val="0"/>
          <w:numId w:val="48"/>
        </w:numPr>
        <w:rPr>
          <w:ins w:id="1053" w:author="Chris Hogan" w:date="2025-09-22T22:24:00Z" w16du:dateUtc="2025-09-23T04:24:00Z"/>
        </w:rPr>
      </w:pPr>
      <w:ins w:id="1054" w:author="Chris Hogan" w:date="2025-09-22T22:19:00Z" w16du:dateUtc="2025-09-23T04:19:00Z">
        <w:r>
          <w:rPr>
            <w:rFonts w:ascii="Segoe UI Emoji" w:hAnsi="Segoe UI Emoji" w:cs="Segoe UI Emoji"/>
          </w:rPr>
          <w:t>✅</w:t>
        </w:r>
      </w:ins>
      <w:ins w:id="1055" w:author="Chris Hogan" w:date="2025-09-22T22:15:00Z" w16du:dateUtc="2025-09-23T04:15:00Z">
        <w:r w:rsidR="009F3203" w:rsidRPr="009F3203">
          <w:t>NMA-AB, 15.604, Overtime Meal Allowance (Subsistence &amp; Camp)</w:t>
        </w:r>
      </w:ins>
    </w:p>
    <w:p w14:paraId="21B8ECA2" w14:textId="7A86B2BB" w:rsidR="00154F9D" w:rsidRDefault="00154F9D" w:rsidP="00EC1671">
      <w:pPr>
        <w:pStyle w:val="ListParagraph"/>
        <w:numPr>
          <w:ilvl w:val="0"/>
          <w:numId w:val="48"/>
        </w:numPr>
        <w:rPr>
          <w:ins w:id="1056" w:author="Chris Hogan" w:date="2025-09-22T22:21:00Z" w16du:dateUtc="2025-09-23T04:21:00Z"/>
        </w:rPr>
      </w:pPr>
      <w:ins w:id="1057" w:author="Chris Hogan" w:date="2025-09-22T22:24:00Z" w16du:dateUtc="2025-09-23T04:24:00Z">
        <w:r>
          <w:t>…</w:t>
        </w:r>
      </w:ins>
    </w:p>
    <w:p w14:paraId="056CB78E" w14:textId="7109977E" w:rsidR="00FA1638" w:rsidRPr="00654895" w:rsidRDefault="00154F9D" w:rsidP="000C07DA">
      <w:pPr>
        <w:rPr>
          <w:ins w:id="1058" w:author="Chris Hogan" w:date="2025-09-22T22:21:00Z" w16du:dateUtc="2025-09-23T04:21:00Z"/>
          <w:b/>
          <w:bCs/>
          <w:rPrChange w:id="1059" w:author="Chris Hogan" w:date="2025-09-22T22:28:00Z" w16du:dateUtc="2025-09-23T04:28:00Z">
            <w:rPr>
              <w:ins w:id="1060" w:author="Chris Hogan" w:date="2025-09-22T22:21:00Z" w16du:dateUtc="2025-09-23T04:21:00Z"/>
            </w:rPr>
          </w:rPrChange>
        </w:rPr>
        <w:pPrChange w:id="1061" w:author="Chris Hogan" w:date="2025-09-22T22:23:00Z" w16du:dateUtc="2025-09-23T04:23:00Z">
          <w:pPr>
            <w:pStyle w:val="ListParagraph"/>
            <w:numPr>
              <w:numId w:val="48"/>
            </w:numPr>
            <w:ind w:hanging="360"/>
          </w:pPr>
        </w:pPrChange>
      </w:pPr>
      <w:ins w:id="1062" w:author="Chris Hogan" w:date="2025-09-22T22:23:00Z" w16du:dateUtc="2025-09-23T04:23:00Z">
        <w:r w:rsidRPr="00654895">
          <w:rPr>
            <w:b/>
            <w:bCs/>
            <w:rPrChange w:id="1063" w:author="Chris Hogan" w:date="2025-09-22T22:28:00Z" w16du:dateUtc="2025-09-23T04:28:00Z">
              <w:rPr/>
            </w:rPrChange>
          </w:rPr>
          <w:t xml:space="preserve">Excludes </w:t>
        </w:r>
      </w:ins>
      <w:ins w:id="1064" w:author="Chris Hogan" w:date="2025-09-22T22:28:00Z" w16du:dateUtc="2025-09-23T04:28:00Z">
        <w:r w:rsidR="00654895" w:rsidRPr="00654895">
          <w:rPr>
            <w:b/>
            <w:bCs/>
            <w:rPrChange w:id="1065" w:author="Chris Hogan" w:date="2025-09-22T22:28:00Z" w16du:dateUtc="2025-09-23T04:28:00Z">
              <w:rPr/>
            </w:rPrChange>
          </w:rPr>
          <w:t>(Not Relevant) R</w:t>
        </w:r>
      </w:ins>
      <w:ins w:id="1066" w:author="Chris Hogan" w:date="2025-09-22T22:23:00Z" w16du:dateUtc="2025-09-23T04:23:00Z">
        <w:r w:rsidRPr="00654895">
          <w:rPr>
            <w:b/>
            <w:bCs/>
            <w:rPrChange w:id="1067" w:author="Chris Hogan" w:date="2025-09-22T22:28:00Z" w16du:dateUtc="2025-09-23T04:28:00Z">
              <w:rPr/>
            </w:rPrChange>
          </w:rPr>
          <w:t>ules:</w:t>
        </w:r>
      </w:ins>
    </w:p>
    <w:p w14:paraId="06D00A46" w14:textId="5985BDD9" w:rsidR="00FA1638" w:rsidRDefault="00FA1638" w:rsidP="00EC1671">
      <w:pPr>
        <w:pStyle w:val="ListParagraph"/>
        <w:numPr>
          <w:ilvl w:val="0"/>
          <w:numId w:val="48"/>
        </w:numPr>
        <w:rPr>
          <w:ins w:id="1068" w:author="Chris Hogan" w:date="2025-09-22T22:24:00Z" w16du:dateUtc="2025-09-23T04:24:00Z"/>
        </w:rPr>
      </w:pPr>
      <w:ins w:id="1069" w:author="Chris Hogan" w:date="2025-09-22T22:21:00Z" w16du:dateUtc="2025-09-23T04:21:00Z">
        <w:r>
          <w:t>…</w:t>
        </w:r>
      </w:ins>
    </w:p>
    <w:p w14:paraId="0354D6C5" w14:textId="77777777" w:rsidR="00AE502C" w:rsidRDefault="00AE502C" w:rsidP="00AE502C">
      <w:pPr>
        <w:pStyle w:val="ListParagraph"/>
        <w:numPr>
          <w:ilvl w:val="0"/>
          <w:numId w:val="48"/>
        </w:numPr>
        <w:rPr>
          <w:ins w:id="1070" w:author="Chris Hogan" w:date="2025-09-22T22:24:00Z" w16du:dateUtc="2025-09-23T04:24:00Z"/>
        </w:rPr>
      </w:pPr>
      <w:ins w:id="1071" w:author="Chris Hogan" w:date="2025-09-22T22:24:00Z" w16du:dateUtc="2025-09-23T04:24:00Z">
        <w:r>
          <w:rPr>
            <w:rFonts w:ascii="Segoe UI Emoji" w:hAnsi="Segoe UI Emoji" w:cs="Segoe UI Emoji"/>
          </w:rPr>
          <w:t>❌</w:t>
        </w:r>
        <w:r w:rsidRPr="00C6089F">
          <w:t>NMA-AB, 15.300 (b), Overtime Provisions, 4x10 Mon-Thu Work Schedule</w:t>
        </w:r>
      </w:ins>
    </w:p>
    <w:p w14:paraId="696F8D95" w14:textId="77777777" w:rsidR="00AE502C" w:rsidRDefault="00AE502C" w:rsidP="00AE502C">
      <w:pPr>
        <w:pStyle w:val="ListParagraph"/>
        <w:numPr>
          <w:ilvl w:val="0"/>
          <w:numId w:val="48"/>
        </w:numPr>
        <w:rPr>
          <w:ins w:id="1072" w:author="Chris Hogan" w:date="2025-09-22T22:24:00Z" w16du:dateUtc="2025-09-23T04:24:00Z"/>
        </w:rPr>
      </w:pPr>
      <w:ins w:id="1073" w:author="Chris Hogan" w:date="2025-09-22T22:24:00Z" w16du:dateUtc="2025-09-23T04:24:00Z">
        <w:r>
          <w:rPr>
            <w:rFonts w:ascii="Segoe UI Emoji" w:hAnsi="Segoe UI Emoji" w:cs="Segoe UI Emoji"/>
          </w:rPr>
          <w:t>❌</w:t>
        </w:r>
        <w:r w:rsidRPr="00363078">
          <w:t>NMA-AB, Appendix D, Overtime Provisions, 9/80 Work Schedule</w:t>
        </w:r>
      </w:ins>
    </w:p>
    <w:p w14:paraId="3C6C1791" w14:textId="77777777" w:rsidR="00AE502C" w:rsidRPr="00FA1638" w:rsidRDefault="00AE502C" w:rsidP="00AE502C">
      <w:pPr>
        <w:pStyle w:val="ListParagraph"/>
        <w:numPr>
          <w:ilvl w:val="0"/>
          <w:numId w:val="48"/>
        </w:numPr>
        <w:rPr>
          <w:ins w:id="1074" w:author="Chris Hogan" w:date="2025-09-22T22:24:00Z" w16du:dateUtc="2025-09-23T04:24:00Z"/>
        </w:rPr>
      </w:pPr>
      <w:ins w:id="1075" w:author="Chris Hogan" w:date="2025-09-22T22:24:00Z" w16du:dateUtc="2025-09-23T04:24:00Z">
        <w:r>
          <w:rPr>
            <w:rFonts w:ascii="Segoe UI Emoji" w:hAnsi="Segoe UI Emoji" w:cs="Segoe UI Emoji"/>
          </w:rPr>
          <w:t>❌</w:t>
        </w:r>
        <w:r w:rsidRPr="00FA1638">
          <w:t>NMA-AB, 15.800, Callout Minimum</w:t>
        </w:r>
      </w:ins>
    </w:p>
    <w:p w14:paraId="5C49E213" w14:textId="197C5416" w:rsidR="00AE502C" w:rsidRDefault="00AE502C" w:rsidP="00EC1671">
      <w:pPr>
        <w:pStyle w:val="ListParagraph"/>
        <w:numPr>
          <w:ilvl w:val="0"/>
          <w:numId w:val="48"/>
        </w:numPr>
        <w:rPr>
          <w:ins w:id="1076" w:author="Chris Hogan" w:date="2025-09-22T22:24:00Z" w16du:dateUtc="2025-09-23T04:24:00Z"/>
        </w:rPr>
      </w:pPr>
      <w:ins w:id="1077" w:author="Chris Hogan" w:date="2025-09-22T22:24:00Z" w16du:dateUtc="2025-09-23T04:24:00Z">
        <w:r>
          <w:t>…</w:t>
        </w:r>
      </w:ins>
    </w:p>
    <w:p w14:paraId="4AA49A8C" w14:textId="77777777" w:rsidR="00AE502C" w:rsidRDefault="00AE502C" w:rsidP="00AE502C">
      <w:pPr>
        <w:rPr>
          <w:ins w:id="1078" w:author="Chris Hogan" w:date="2025-09-22T22:36:00Z" w16du:dateUtc="2025-09-23T04:36:00Z"/>
        </w:rPr>
      </w:pPr>
    </w:p>
    <w:p w14:paraId="3DB753FE" w14:textId="7329C429" w:rsidR="002D32F3" w:rsidRPr="002424C0" w:rsidRDefault="002D32F3" w:rsidP="002D32F3">
      <w:pPr>
        <w:rPr>
          <w:ins w:id="1079" w:author="Chris Hogan" w:date="2025-09-22T22:36:00Z" w16du:dateUtc="2025-09-23T04:36:00Z"/>
          <w:i/>
          <w:iCs/>
        </w:rPr>
      </w:pPr>
      <w:ins w:id="1080" w:author="Chris Hogan" w:date="2025-09-22T22:36:00Z" w16du:dateUtc="2025-09-23T04:36:00Z">
        <w:r w:rsidRPr="002424C0">
          <w:rPr>
            <w:i/>
            <w:iCs/>
          </w:rPr>
          <w:t>Note: This storyline is intentionally simplified to show only the NMA-AB rules and only the selected examples listed above.</w:t>
        </w:r>
        <w:r>
          <w:rPr>
            <w:i/>
            <w:iCs/>
          </w:rPr>
          <w:t xml:space="preserve"> </w:t>
        </w:r>
        <w:proofErr w:type="gramStart"/>
        <w:r w:rsidRPr="002424C0">
          <w:rPr>
            <w:i/>
            <w:iCs/>
          </w:rPr>
          <w:t>In reality, the</w:t>
        </w:r>
        <w:proofErr w:type="gramEnd"/>
        <w:r w:rsidRPr="002424C0">
          <w:rPr>
            <w:i/>
            <w:iCs/>
          </w:rPr>
          <w:t xml:space="preserve"> engine would return many more rules at this phase</w:t>
        </w:r>
        <w:r>
          <w:rPr>
            <w:i/>
            <w:iCs/>
          </w:rPr>
          <w:t>,</w:t>
        </w:r>
        <w:r w:rsidRPr="002424C0">
          <w:rPr>
            <w:i/>
            <w:iCs/>
          </w:rPr>
          <w:t xml:space="preserve"> but still only those that are relevant to the given </w:t>
        </w:r>
        <w:proofErr w:type="spellStart"/>
        <w:r w:rsidRPr="002424C0">
          <w:rPr>
            <w:i/>
            <w:iCs/>
          </w:rPr>
          <w:t>Request.Context</w:t>
        </w:r>
        <w:proofErr w:type="spellEnd"/>
        <w:r w:rsidRPr="002424C0">
          <w:rPr>
            <w:i/>
            <w:iCs/>
          </w:rPr>
          <w:t>.</w:t>
        </w:r>
      </w:ins>
    </w:p>
    <w:p w14:paraId="27D40A19" w14:textId="77777777" w:rsidR="00432397" w:rsidRPr="00432397" w:rsidRDefault="00432397" w:rsidP="00432397">
      <w:pPr>
        <w:rPr>
          <w:ins w:id="1081" w:author="Chris Hogan" w:date="2025-09-22T15:21:00Z" w16du:dateUtc="2025-09-22T21:21:00Z"/>
        </w:rPr>
        <w:pPrChange w:id="1082" w:author="Chris Hogan" w:date="2025-09-22T22:08:00Z" w16du:dateUtc="2025-09-23T04:08:00Z">
          <w:pPr>
            <w:pStyle w:val="ListParagraph"/>
            <w:numPr>
              <w:numId w:val="39"/>
            </w:numPr>
            <w:ind w:hanging="360"/>
          </w:pPr>
        </w:pPrChange>
      </w:pPr>
    </w:p>
    <w:p w14:paraId="5FA382B8" w14:textId="743F70FD" w:rsidR="00624A7F" w:rsidRDefault="008C1491" w:rsidP="00432397">
      <w:pPr>
        <w:pStyle w:val="Heading3"/>
        <w:rPr>
          <w:ins w:id="1083" w:author="Chris Hogan" w:date="2025-09-22T22:08:00Z" w16du:dateUtc="2025-09-23T04:08:00Z"/>
        </w:rPr>
      </w:pPr>
      <w:ins w:id="1084" w:author="Chris Hogan" w:date="2025-09-22T15:21:00Z" w16du:dateUtc="2025-09-22T21:21:00Z">
        <w:r>
          <w:t xml:space="preserve">Rules Evaluation </w:t>
        </w:r>
        <w:r w:rsidRPr="008C1491">
          <w:t xml:space="preserve">Engine </w:t>
        </w:r>
      </w:ins>
      <w:ins w:id="1085" w:author="Chris Hogan" w:date="2025-09-22T22:41:00Z" w16du:dateUtc="2025-09-23T04:41:00Z">
        <w:r w:rsidR="00053416">
          <w:t>“1</w:t>
        </w:r>
        <w:r w:rsidR="00053416" w:rsidRPr="00053416">
          <w:rPr>
            <w:vertAlign w:val="superscript"/>
            <w:rPrChange w:id="1086" w:author="Chris Hogan" w:date="2025-09-22T22:41:00Z" w16du:dateUtc="2025-09-23T04:41:00Z">
              <w:rPr/>
            </w:rPrChange>
          </w:rPr>
          <w:t>st</w:t>
        </w:r>
        <w:r w:rsidR="00053416">
          <w:t xml:space="preserve"> Pass” to </w:t>
        </w:r>
      </w:ins>
      <w:ins w:id="1087" w:author="Chris Hogan" w:date="2025-09-22T15:21:00Z" w16du:dateUtc="2025-09-22T21:21:00Z">
        <w:r w:rsidRPr="008C1491">
          <w:t xml:space="preserve">emit </w:t>
        </w:r>
      </w:ins>
      <w:ins w:id="1088" w:author="Chris Hogan" w:date="2025-09-22T22:41:00Z" w16du:dateUtc="2025-09-23T04:41:00Z">
        <w:r w:rsidR="00364FA3">
          <w:t xml:space="preserve">rule </w:t>
        </w:r>
      </w:ins>
      <w:ins w:id="1089" w:author="Chris Hogan" w:date="2025-09-22T15:21:00Z" w16du:dateUtc="2025-09-22T21:21:00Z">
        <w:r w:rsidRPr="008C1491">
          <w:t>Obligations</w:t>
        </w:r>
      </w:ins>
    </w:p>
    <w:p w14:paraId="1AD93241" w14:textId="35CE97DF" w:rsidR="00432397" w:rsidRDefault="00432397" w:rsidP="00432397">
      <w:pPr>
        <w:rPr>
          <w:ins w:id="1090" w:author="Chris Hogan" w:date="2025-09-22T22:43:00Z" w16du:dateUtc="2025-09-23T04:43:00Z"/>
        </w:rPr>
      </w:pPr>
    </w:p>
    <w:p w14:paraId="12046F14" w14:textId="77777777" w:rsidR="00605B2B" w:rsidRDefault="00C36E6E" w:rsidP="00432397">
      <w:pPr>
        <w:rPr>
          <w:ins w:id="1091" w:author="Chris Hogan" w:date="2025-09-22T22:50:00Z" w16du:dateUtc="2025-09-23T04:50:00Z"/>
        </w:rPr>
      </w:pPr>
      <w:commentRangeStart w:id="1092"/>
      <w:ins w:id="1093" w:author="Chris Hogan" w:date="2025-09-22T22:49:00Z" w16du:dateUtc="2025-09-23T04:49:00Z">
        <w:r w:rsidRPr="00C36E6E">
          <w:t xml:space="preserve">This is where the Rules Evaluation Engine </w:t>
        </w:r>
        <w:r w:rsidRPr="00C36E6E">
          <w:rPr>
            <w:b/>
            <w:bCs/>
            <w:rPrChange w:id="1094" w:author="Chris Hogan" w:date="2025-09-22T22:49:00Z" w16du:dateUtc="2025-09-23T04:49:00Z">
              <w:rPr/>
            </w:rPrChange>
          </w:rPr>
          <w:t>evaluates the Trigger condition</w:t>
        </w:r>
        <w:r w:rsidRPr="00C36E6E">
          <w:t xml:space="preserve"> of each relevant rule. For every rule whose Trigger evaluates to </w:t>
        </w:r>
        <w:proofErr w:type="gramStart"/>
        <w:r w:rsidRPr="00C36E6E">
          <w:t>true</w:t>
        </w:r>
        <w:proofErr w:type="gramEnd"/>
        <w:r w:rsidRPr="00C36E6E">
          <w:t xml:space="preserve">, the Engine </w:t>
        </w:r>
        <w:r w:rsidRPr="00C36E6E">
          <w:rPr>
            <w:b/>
            <w:bCs/>
            <w:rPrChange w:id="1095" w:author="Chris Hogan" w:date="2025-09-22T22:49:00Z" w16du:dateUtc="2025-09-23T04:49:00Z">
              <w:rPr/>
            </w:rPrChange>
          </w:rPr>
          <w:t>emits the Obligations</w:t>
        </w:r>
        <w:r w:rsidRPr="00C36E6E">
          <w:t xml:space="preserve"> defined within that rule. These Obligations describe what must be </w:t>
        </w:r>
        <w:r>
          <w:t>fulfilled</w:t>
        </w:r>
        <w:r w:rsidRPr="00C36E6E">
          <w:t xml:space="preserve"> (e.g., paid, provided, </w:t>
        </w:r>
        <w:r w:rsidR="0044254B">
          <w:t xml:space="preserve">reimbursed, </w:t>
        </w:r>
        <w:r w:rsidRPr="00C36E6E">
          <w:t>or otherwise</w:t>
        </w:r>
      </w:ins>
      <w:ins w:id="1096" w:author="Chris Hogan" w:date="2025-09-22T22:50:00Z" w16du:dateUtc="2025-09-23T04:50:00Z">
        <w:r w:rsidR="0044254B">
          <w:t xml:space="preserve"> </w:t>
        </w:r>
        <w:r w:rsidR="00605B2B">
          <w:t>resolved</w:t>
        </w:r>
      </w:ins>
      <w:ins w:id="1097" w:author="Chris Hogan" w:date="2025-09-22T22:49:00Z" w16du:dateUtc="2025-09-23T04:49:00Z">
        <w:r w:rsidRPr="00C36E6E">
          <w:t xml:space="preserve">) </w:t>
        </w:r>
        <w:proofErr w:type="gramStart"/>
        <w:r w:rsidRPr="00605B2B">
          <w:rPr>
            <w:b/>
            <w:bCs/>
            <w:rPrChange w:id="1098" w:author="Chris Hogan" w:date="2025-09-22T22:50:00Z" w16du:dateUtc="2025-09-23T04:50:00Z">
              <w:rPr/>
            </w:rPrChange>
          </w:rPr>
          <w:t>in order for</w:t>
        </w:r>
        <w:proofErr w:type="gramEnd"/>
        <w:r w:rsidRPr="00605B2B">
          <w:rPr>
            <w:b/>
            <w:bCs/>
            <w:rPrChange w:id="1099" w:author="Chris Hogan" w:date="2025-09-22T22:50:00Z" w16du:dateUtc="2025-09-23T04:50:00Z">
              <w:rPr/>
            </w:rPrChange>
          </w:rPr>
          <w:t xml:space="preserve"> the rule to </w:t>
        </w:r>
      </w:ins>
      <w:ins w:id="1100" w:author="Chris Hogan" w:date="2025-09-22T22:50:00Z" w16du:dateUtc="2025-09-23T04:50:00Z">
        <w:r w:rsidR="00605B2B" w:rsidRPr="00605B2B">
          <w:rPr>
            <w:b/>
            <w:bCs/>
            <w:rPrChange w:id="1101" w:author="Chris Hogan" w:date="2025-09-22T22:50:00Z" w16du:dateUtc="2025-09-23T04:50:00Z">
              <w:rPr/>
            </w:rPrChange>
          </w:rPr>
          <w:t xml:space="preserve">be </w:t>
        </w:r>
      </w:ins>
      <w:ins w:id="1102" w:author="Chris Hogan" w:date="2025-09-22T22:49:00Z" w16du:dateUtc="2025-09-23T04:49:00Z">
        <w:r w:rsidRPr="00605B2B">
          <w:rPr>
            <w:b/>
            <w:bCs/>
            <w:rPrChange w:id="1103" w:author="Chris Hogan" w:date="2025-09-22T22:50:00Z" w16du:dateUtc="2025-09-23T04:50:00Z">
              <w:rPr/>
            </w:rPrChange>
          </w:rPr>
          <w:t>considered met</w:t>
        </w:r>
        <w:r w:rsidRPr="00C36E6E">
          <w:t xml:space="preserve">. </w:t>
        </w:r>
      </w:ins>
    </w:p>
    <w:p w14:paraId="3C5138C9" w14:textId="04B0E9C2" w:rsidR="00432397" w:rsidRDefault="00C36E6E" w:rsidP="00432397">
      <w:pPr>
        <w:rPr>
          <w:ins w:id="1104" w:author="Chris Hogan" w:date="2025-09-22T23:06:00Z" w16du:dateUtc="2025-09-23T05:06:00Z"/>
        </w:rPr>
      </w:pPr>
      <w:ins w:id="1105" w:author="Chris Hogan" w:date="2025-09-22T22:49:00Z" w16du:dateUtc="2025-09-23T04:49:00Z">
        <w:r w:rsidRPr="00C36E6E">
          <w:t xml:space="preserve">All emitted Obligations are </w:t>
        </w:r>
        <w:r w:rsidRPr="00605B2B">
          <w:rPr>
            <w:b/>
            <w:bCs/>
            <w:rPrChange w:id="1106" w:author="Chris Hogan" w:date="2025-09-22T22:50:00Z" w16du:dateUtc="2025-09-23T04:50:00Z">
              <w:rPr/>
            </w:rPrChange>
          </w:rPr>
          <w:t>collected into an initial list</w:t>
        </w:r>
        <w:r w:rsidRPr="00C36E6E">
          <w:t>, which serves as the baseline for subsequent Operations and Validations.</w:t>
        </w:r>
      </w:ins>
      <w:commentRangeEnd w:id="1092"/>
      <w:r w:rsidR="00904F45">
        <w:rPr>
          <w:rStyle w:val="CommentReference"/>
        </w:rPr>
        <w:commentReference w:id="1092"/>
      </w:r>
    </w:p>
    <w:p w14:paraId="407474FE" w14:textId="77777777" w:rsidR="006C02B8" w:rsidRDefault="006C02B8" w:rsidP="00432397">
      <w:pPr>
        <w:rPr>
          <w:ins w:id="1107" w:author="Chris Hogan" w:date="2025-09-22T23:06:00Z" w16du:dateUtc="2025-09-23T05:06:00Z"/>
        </w:rPr>
      </w:pPr>
    </w:p>
    <w:p w14:paraId="183CB3F3" w14:textId="6857FC81" w:rsidR="006C02B8" w:rsidRDefault="006C02B8" w:rsidP="006C02B8">
      <w:pPr>
        <w:rPr>
          <w:ins w:id="1108" w:author="Chris Hogan" w:date="2025-09-22T23:06:00Z" w16du:dateUtc="2025-09-23T05:06:00Z"/>
          <w:i/>
          <w:iCs/>
        </w:rPr>
      </w:pPr>
      <w:ins w:id="1109" w:author="Chris Hogan" w:date="2025-09-22T23:06:00Z" w16du:dateUtc="2025-09-23T05:06:00Z">
        <w:r w:rsidRPr="006C02B8">
          <w:rPr>
            <w:i/>
            <w:iCs/>
          </w:rPr>
          <w:t xml:space="preserve">Note: This workflow does not yet show where contract or agreement priority is handled. The Rule Evaluation Engine manages that priority, making sure rules are applied in the correct order. For </w:t>
        </w:r>
        <w:r w:rsidRPr="006C02B8">
          <w:rPr>
            <w:i/>
            <w:iCs/>
          </w:rPr>
          <w:lastRenderedPageBreak/>
          <w:t>example, if two agreements cover the same situation, the more specific agreement takes precedence, or one agreement may explicitly defer to another.</w:t>
        </w:r>
        <w:r>
          <w:rPr>
            <w:i/>
            <w:iCs/>
          </w:rPr>
          <w:t xml:space="preserve"> It feels like that belon</w:t>
        </w:r>
      </w:ins>
      <w:ins w:id="1110" w:author="Rob Patterson" w:date="2025-09-23T09:44:00Z" w16du:dateUtc="2025-09-23T15:44:00Z">
        <w:r w:rsidR="00B55FAB">
          <w:rPr>
            <w:i/>
            <w:iCs/>
          </w:rPr>
          <w:t>g</w:t>
        </w:r>
      </w:ins>
      <w:ins w:id="1111" w:author="Chris Hogan" w:date="2025-09-22T23:06:00Z" w16du:dateUtc="2025-09-23T05:06:00Z">
        <w:r>
          <w:rPr>
            <w:i/>
            <w:iCs/>
          </w:rPr>
          <w:t>s in “1</w:t>
        </w:r>
        <w:r w:rsidRPr="006C02B8">
          <w:rPr>
            <w:i/>
            <w:iCs/>
            <w:vertAlign w:val="superscript"/>
            <w:rPrChange w:id="1112" w:author="Chris Hogan" w:date="2025-09-22T23:06:00Z" w16du:dateUtc="2025-09-23T05:06:00Z">
              <w:rPr>
                <w:i/>
                <w:iCs/>
              </w:rPr>
            </w:rPrChange>
          </w:rPr>
          <w:t>st</w:t>
        </w:r>
        <w:r>
          <w:rPr>
            <w:i/>
            <w:iCs/>
          </w:rPr>
          <w:t xml:space="preserve"> Pass”.</w:t>
        </w:r>
      </w:ins>
    </w:p>
    <w:p w14:paraId="283BD14F" w14:textId="77777777" w:rsidR="00C36E6E" w:rsidRDefault="00C36E6E" w:rsidP="00432397">
      <w:pPr>
        <w:rPr>
          <w:ins w:id="1113" w:author="Chris Hogan" w:date="2025-09-22T23:09:00Z" w16du:dateUtc="2025-09-23T05:09:00Z"/>
        </w:rPr>
      </w:pPr>
    </w:p>
    <w:p w14:paraId="32857445" w14:textId="4244B813" w:rsidR="00F12BCD" w:rsidRPr="00F12BCD" w:rsidRDefault="00F12BCD" w:rsidP="00432397">
      <w:pPr>
        <w:rPr>
          <w:ins w:id="1114" w:author="Chris Hogan" w:date="2025-09-22T23:08:00Z" w16du:dateUtc="2025-09-23T05:08:00Z"/>
          <w:b/>
          <w:bCs/>
          <w:rPrChange w:id="1115" w:author="Chris Hogan" w:date="2025-09-22T23:09:00Z" w16du:dateUtc="2025-09-23T05:09:00Z">
            <w:rPr>
              <w:ins w:id="1116" w:author="Chris Hogan" w:date="2025-09-22T23:08:00Z" w16du:dateUtc="2025-09-23T05:08:00Z"/>
            </w:rPr>
          </w:rPrChange>
        </w:rPr>
      </w:pPr>
      <w:ins w:id="1117" w:author="Chris Hogan" w:date="2025-09-22T23:09:00Z" w16du:dateUtc="2025-09-23T05:09:00Z">
        <w:r w:rsidRPr="00F12BCD">
          <w:rPr>
            <w:b/>
            <w:bCs/>
            <w:rPrChange w:id="1118" w:author="Chris Hogan" w:date="2025-09-22T23:09:00Z" w16du:dateUtc="2025-09-23T05:09:00Z">
              <w:rPr/>
            </w:rPrChange>
          </w:rPr>
          <w:t xml:space="preserve">Obligations </w:t>
        </w:r>
      </w:ins>
      <w:ins w:id="1119" w:author="Chris Hogan" w:date="2025-09-22T23:45:00Z" w16du:dateUtc="2025-09-23T05:45:00Z">
        <w:r w:rsidR="005738DB">
          <w:rPr>
            <w:b/>
            <w:bCs/>
          </w:rPr>
          <w:t>emitted</w:t>
        </w:r>
      </w:ins>
      <w:ins w:id="1120" w:author="Chris Hogan" w:date="2025-09-22T23:09:00Z" w16du:dateUtc="2025-09-23T05:09:00Z">
        <w:r w:rsidRPr="00F12BCD">
          <w:rPr>
            <w:b/>
            <w:bCs/>
            <w:rPrChange w:id="1121" w:author="Chris Hogan" w:date="2025-09-22T23:09:00Z" w16du:dateUtc="2025-09-23T05:09:00Z">
              <w:rPr/>
            </w:rPrChange>
          </w:rPr>
          <w:t>:</w:t>
        </w:r>
      </w:ins>
    </w:p>
    <w:p w14:paraId="1B5F58E2" w14:textId="02C985E3" w:rsidR="00F12BCD" w:rsidRDefault="005E380B" w:rsidP="005E380B">
      <w:pPr>
        <w:pStyle w:val="ListParagraph"/>
        <w:numPr>
          <w:ilvl w:val="0"/>
          <w:numId w:val="48"/>
        </w:numPr>
        <w:rPr>
          <w:ins w:id="1122" w:author="Chris Hogan" w:date="2025-09-22T23:09:00Z" w16du:dateUtc="2025-09-23T05:09:00Z"/>
        </w:rPr>
      </w:pPr>
      <w:ins w:id="1123" w:author="Chris Hogan" w:date="2025-09-22T23:08:00Z" w16du:dateUtc="2025-09-23T05:08:00Z">
        <w:r>
          <w:rPr>
            <w:rFonts w:ascii="Segoe UI Emoji" w:hAnsi="Segoe UI Emoji" w:cs="Segoe UI Emoji"/>
          </w:rPr>
          <w:t>✅</w:t>
        </w:r>
        <w:r w:rsidRPr="005C25E1">
          <w:t>NMA-AB, 15.300 (a), Overtime Provisions, 5x8 Work Schedule</w:t>
        </w:r>
      </w:ins>
    </w:p>
    <w:p w14:paraId="3BB49A46" w14:textId="6A981CAD" w:rsidR="00C5149C" w:rsidRDefault="00C5149C" w:rsidP="00F12BCD">
      <w:pPr>
        <w:pStyle w:val="ListParagraph"/>
        <w:numPr>
          <w:ilvl w:val="1"/>
          <w:numId w:val="48"/>
        </w:numPr>
        <w:rPr>
          <w:ins w:id="1124" w:author="Chris Hogan" w:date="2025-09-22T23:19:00Z" w16du:dateUtc="2025-09-23T05:19:00Z"/>
        </w:rPr>
      </w:pPr>
      <w:ins w:id="1125" w:author="Chris Hogan" w:date="2025-09-22T23:19:00Z" w16du:dateUtc="2025-09-23T05:19:00Z">
        <w:r>
          <w:t>Since:</w:t>
        </w:r>
      </w:ins>
    </w:p>
    <w:p w14:paraId="13978851" w14:textId="0321C495" w:rsidR="002A1226" w:rsidRDefault="00E31559" w:rsidP="00C5149C">
      <w:pPr>
        <w:pStyle w:val="ListParagraph"/>
        <w:numPr>
          <w:ilvl w:val="2"/>
          <w:numId w:val="48"/>
        </w:numPr>
        <w:rPr>
          <w:ins w:id="1126" w:author="Chris Hogan" w:date="2025-09-22T23:19:00Z" w16du:dateUtc="2025-09-23T05:19:00Z"/>
        </w:rPr>
        <w:pPrChange w:id="1127" w:author="Chris Hogan" w:date="2025-09-22T23:19:00Z" w16du:dateUtc="2025-09-23T05:19:00Z">
          <w:pPr>
            <w:pStyle w:val="ListParagraph"/>
            <w:numPr>
              <w:ilvl w:val="1"/>
              <w:numId w:val="48"/>
            </w:numPr>
            <w:ind w:left="1440" w:hanging="360"/>
          </w:pPr>
        </w:pPrChange>
      </w:pPr>
      <w:proofErr w:type="spellStart"/>
      <w:proofErr w:type="gramStart"/>
      <w:ins w:id="1128" w:author="Chris Hogan" w:date="2025-09-22T23:20:00Z" w16du:dateUtc="2025-09-23T05:20:00Z">
        <w:r>
          <w:t>DayOfWeek</w:t>
        </w:r>
        <w:proofErr w:type="spellEnd"/>
        <w:r>
          <w:t>(</w:t>
        </w:r>
      </w:ins>
      <w:proofErr w:type="spellStart"/>
      <w:ins w:id="1129" w:author="Chris Hogan" w:date="2025-09-22T23:21:00Z" w16du:dateUtc="2025-09-23T05:21:00Z">
        <w:r w:rsidR="00AE6FE0">
          <w:t>Request.Context.service</w:t>
        </w:r>
        <w:proofErr w:type="gramEnd"/>
        <w:r w:rsidR="00AE6FE0">
          <w:t>_</w:t>
        </w:r>
        <w:proofErr w:type="gramStart"/>
        <w:r w:rsidR="00AE6FE0">
          <w:t>event.da</w:t>
        </w:r>
      </w:ins>
      <w:ins w:id="1130" w:author="Chris Hogan" w:date="2025-09-22T23:22:00Z" w16du:dateUtc="2025-09-23T05:22:00Z">
        <w:r w:rsidR="00AE6FE0">
          <w:t>te</w:t>
        </w:r>
      </w:ins>
      <w:proofErr w:type="spellEnd"/>
      <w:proofErr w:type="gramEnd"/>
      <w:ins w:id="1131" w:author="Chris Hogan" w:date="2025-09-22T23:21:00Z" w16du:dateUtc="2025-09-23T05:21:00Z">
        <w:r w:rsidR="00AE6FE0">
          <w:t>)</w:t>
        </w:r>
      </w:ins>
      <w:ins w:id="1132" w:author="Chris Hogan" w:date="2025-09-22T23:20:00Z" w16du:dateUtc="2025-09-23T05:20:00Z">
        <w:r>
          <w:t xml:space="preserve"> =</w:t>
        </w:r>
      </w:ins>
      <w:ins w:id="1133" w:author="Chris Hogan" w:date="2025-09-22T23:21:00Z" w16du:dateUtc="2025-09-23T05:21:00Z">
        <w:r>
          <w:t xml:space="preserve"> </w:t>
        </w:r>
      </w:ins>
      <w:ins w:id="1134" w:author="Chris Hogan" w:date="2025-09-22T23:13:00Z" w16du:dateUtc="2025-09-23T05:13:00Z">
        <w:r w:rsidR="00010673">
          <w:t>Wednesday</w:t>
        </w:r>
      </w:ins>
    </w:p>
    <w:p w14:paraId="14F3440E" w14:textId="2FEB1972" w:rsidR="00010673" w:rsidRDefault="00010673" w:rsidP="00F12BCD">
      <w:pPr>
        <w:pStyle w:val="ListParagraph"/>
        <w:numPr>
          <w:ilvl w:val="1"/>
          <w:numId w:val="48"/>
        </w:numPr>
        <w:rPr>
          <w:ins w:id="1135" w:author="Chris Hogan" w:date="2025-09-22T23:12:00Z" w16du:dateUtc="2025-09-23T05:12:00Z"/>
        </w:rPr>
      </w:pPr>
      <w:ins w:id="1136" w:author="Chris Hogan" w:date="2025-09-22T23:13:00Z" w16du:dateUtc="2025-09-23T05:13:00Z">
        <w:r>
          <w:t xml:space="preserve">Obligations </w:t>
        </w:r>
      </w:ins>
      <w:ins w:id="1137" w:author="Chris Hogan" w:date="2025-09-22T23:45:00Z" w16du:dateUtc="2025-09-23T05:45:00Z">
        <w:r w:rsidR="005738DB">
          <w:t>emitted</w:t>
        </w:r>
      </w:ins>
      <w:ins w:id="1138" w:author="Chris Hogan" w:date="2025-09-22T23:13:00Z" w16du:dateUtc="2025-09-23T05:13:00Z">
        <w:r w:rsidR="004A0553">
          <w:t>:</w:t>
        </w:r>
      </w:ins>
    </w:p>
    <w:p w14:paraId="499807F7" w14:textId="4BCD2159" w:rsidR="005E380B" w:rsidRPr="00637AAA" w:rsidRDefault="00637AAA" w:rsidP="00637AAA">
      <w:pPr>
        <w:pStyle w:val="ListParagraph"/>
        <w:numPr>
          <w:ilvl w:val="2"/>
          <w:numId w:val="48"/>
        </w:numPr>
        <w:rPr>
          <w:ins w:id="1139" w:author="Chris Hogan" w:date="2025-09-22T23:09:00Z" w16du:dateUtc="2025-09-23T05:09:00Z"/>
          <w:b/>
          <w:bCs/>
          <w:color w:val="0F9ED5" w:themeColor="accent4"/>
          <w:rPrChange w:id="1140" w:author="Chris Hogan" w:date="2025-09-22T23:40:00Z" w16du:dateUtc="2025-09-23T05:40:00Z">
            <w:rPr>
              <w:ins w:id="1141" w:author="Chris Hogan" w:date="2025-09-22T23:09:00Z" w16du:dateUtc="2025-09-23T05:09:00Z"/>
            </w:rPr>
          </w:rPrChange>
        </w:rPr>
        <w:pPrChange w:id="1142" w:author="Chris Hogan" w:date="2025-09-22T23:40:00Z" w16du:dateUtc="2025-09-23T05:40:00Z">
          <w:pPr>
            <w:pStyle w:val="ListParagraph"/>
            <w:numPr>
              <w:ilvl w:val="1"/>
              <w:numId w:val="48"/>
            </w:numPr>
            <w:ind w:left="1440" w:hanging="360"/>
          </w:pPr>
        </w:pPrChange>
      </w:pPr>
      <w:ins w:id="1143" w:author="Chris Hogan" w:date="2025-09-22T23:40:00Z" w16du:dateUtc="2025-09-23T05:40:00Z">
        <w:r w:rsidRPr="002424C0">
          <w:rPr>
            <w:rFonts w:ascii="Wingdings" w:eastAsia="Wingdings" w:hAnsi="Wingdings" w:cs="Wingdings"/>
            <w:b/>
            <w:color w:val="0F9ED5" w:themeColor="accent4"/>
          </w:rPr>
          <w:sym w:font="Wingdings" w:char="F0E0"/>
        </w:r>
        <w:r w:rsidRPr="002424C0">
          <w:rPr>
            <w:b/>
            <w:bCs/>
            <w:color w:val="0F9ED5" w:themeColor="accent4"/>
          </w:rPr>
          <w:t xml:space="preserve"> </w:t>
        </w:r>
      </w:ins>
      <w:proofErr w:type="spellStart"/>
      <w:ins w:id="1144" w:author="Chris Hogan" w:date="2025-09-22T23:11:00Z" w16du:dateUtc="2025-09-23T05:11:00Z">
        <w:r w:rsidR="00147ADC" w:rsidRPr="00637AAA">
          <w:rPr>
            <w:b/>
            <w:bCs/>
            <w:color w:val="0F9ED5" w:themeColor="accent4"/>
            <w:rPrChange w:id="1145" w:author="Chris Hogan" w:date="2025-09-22T23:40:00Z" w16du:dateUtc="2025-09-23T05:40:00Z">
              <w:rPr/>
            </w:rPrChange>
          </w:rPr>
          <w:t>worked_time</w:t>
        </w:r>
        <w:proofErr w:type="spellEnd"/>
        <w:r w:rsidR="00147ADC" w:rsidRPr="00637AAA">
          <w:rPr>
            <w:b/>
            <w:bCs/>
            <w:color w:val="0F9ED5" w:themeColor="accent4"/>
            <w:rPrChange w:id="1146" w:author="Chris Hogan" w:date="2025-09-22T23:40:00Z" w16du:dateUtc="2025-09-23T05:40:00Z">
              <w:rPr/>
            </w:rPrChange>
          </w:rPr>
          <w:t xml:space="preserve">, </w:t>
        </w:r>
      </w:ins>
      <w:proofErr w:type="spellStart"/>
      <w:ins w:id="1147" w:author="Chris Hogan" w:date="2025-09-22T23:09:00Z" w16du:dateUtc="2025-09-23T05:09:00Z">
        <w:r w:rsidR="00964CD2" w:rsidRPr="00637AAA">
          <w:rPr>
            <w:b/>
            <w:bCs/>
            <w:color w:val="0F9ED5" w:themeColor="accent4"/>
            <w:rPrChange w:id="1148" w:author="Chris Hogan" w:date="2025-09-22T23:40:00Z" w16du:dateUtc="2025-09-23T05:40:00Z">
              <w:rPr/>
            </w:rPrChange>
          </w:rPr>
          <w:t>upto</w:t>
        </w:r>
        <w:proofErr w:type="spellEnd"/>
        <w:r w:rsidR="00964CD2" w:rsidRPr="00637AAA">
          <w:rPr>
            <w:b/>
            <w:bCs/>
            <w:color w:val="0F9ED5" w:themeColor="accent4"/>
            <w:rPrChange w:id="1149" w:author="Chris Hogan" w:date="2025-09-22T23:40:00Z" w16du:dateUtc="2025-09-23T05:40:00Z">
              <w:rPr/>
            </w:rPrChange>
          </w:rPr>
          <w:t xml:space="preserve"> </w:t>
        </w:r>
      </w:ins>
      <w:ins w:id="1150" w:author="Chris Hogan" w:date="2025-09-22T23:14:00Z" w16du:dateUtc="2025-09-23T05:14:00Z">
        <w:r w:rsidR="005334B0" w:rsidRPr="00637AAA">
          <w:rPr>
            <w:b/>
            <w:bCs/>
            <w:color w:val="0F9ED5" w:themeColor="accent4"/>
            <w:rPrChange w:id="1151" w:author="Chris Hogan" w:date="2025-09-22T23:40:00Z" w16du:dateUtc="2025-09-23T05:40:00Z">
              <w:rPr/>
            </w:rPrChange>
          </w:rPr>
          <w:t xml:space="preserve">first </w:t>
        </w:r>
      </w:ins>
      <w:ins w:id="1152" w:author="Chris Hogan" w:date="2025-09-22T23:09:00Z" w16du:dateUtc="2025-09-23T05:09:00Z">
        <w:r w:rsidR="00964CD2" w:rsidRPr="00637AAA">
          <w:rPr>
            <w:b/>
            <w:bCs/>
            <w:color w:val="0F9ED5" w:themeColor="accent4"/>
            <w:rPrChange w:id="1153" w:author="Chris Hogan" w:date="2025-09-22T23:40:00Z" w16du:dateUtc="2025-09-23T05:40:00Z">
              <w:rPr/>
            </w:rPrChange>
          </w:rPr>
          <w:t>8 hours ST</w:t>
        </w:r>
      </w:ins>
    </w:p>
    <w:p w14:paraId="0BEB2050" w14:textId="4B327E57" w:rsidR="00F12BCD" w:rsidRPr="00637AAA" w:rsidRDefault="00637AAA" w:rsidP="00637AAA">
      <w:pPr>
        <w:pStyle w:val="ListParagraph"/>
        <w:numPr>
          <w:ilvl w:val="2"/>
          <w:numId w:val="48"/>
        </w:numPr>
        <w:rPr>
          <w:ins w:id="1154" w:author="Chris Hogan" w:date="2025-09-22T23:09:00Z" w16du:dateUtc="2025-09-23T05:09:00Z"/>
          <w:b/>
          <w:bCs/>
          <w:color w:val="0F9ED5" w:themeColor="accent4"/>
          <w:rPrChange w:id="1155" w:author="Chris Hogan" w:date="2025-09-22T23:40:00Z" w16du:dateUtc="2025-09-23T05:40:00Z">
            <w:rPr>
              <w:ins w:id="1156" w:author="Chris Hogan" w:date="2025-09-22T23:09:00Z" w16du:dateUtc="2025-09-23T05:09:00Z"/>
            </w:rPr>
          </w:rPrChange>
        </w:rPr>
        <w:pPrChange w:id="1157" w:author="Chris Hogan" w:date="2025-09-22T23:40:00Z" w16du:dateUtc="2025-09-23T05:40:00Z">
          <w:pPr>
            <w:pStyle w:val="ListParagraph"/>
            <w:numPr>
              <w:ilvl w:val="1"/>
              <w:numId w:val="48"/>
            </w:numPr>
            <w:ind w:left="1440" w:hanging="360"/>
          </w:pPr>
        </w:pPrChange>
      </w:pPr>
      <w:ins w:id="1158" w:author="Chris Hogan" w:date="2025-09-22T23:40:00Z" w16du:dateUtc="2025-09-23T05:40:00Z">
        <w:r w:rsidRPr="002424C0">
          <w:rPr>
            <w:rFonts w:ascii="Wingdings" w:eastAsia="Wingdings" w:hAnsi="Wingdings" w:cs="Wingdings"/>
            <w:b/>
            <w:color w:val="0F9ED5" w:themeColor="accent4"/>
          </w:rPr>
          <w:sym w:font="Wingdings" w:char="F0E0"/>
        </w:r>
        <w:r w:rsidRPr="002424C0">
          <w:rPr>
            <w:b/>
            <w:bCs/>
            <w:color w:val="0F9ED5" w:themeColor="accent4"/>
          </w:rPr>
          <w:t xml:space="preserve"> </w:t>
        </w:r>
      </w:ins>
      <w:proofErr w:type="spellStart"/>
      <w:ins w:id="1159" w:author="Chris Hogan" w:date="2025-09-22T23:12:00Z" w16du:dateUtc="2025-09-23T05:12:00Z">
        <w:r w:rsidR="00147ADC" w:rsidRPr="00637AAA">
          <w:rPr>
            <w:b/>
            <w:bCs/>
            <w:color w:val="0F9ED5" w:themeColor="accent4"/>
            <w:rPrChange w:id="1160" w:author="Chris Hogan" w:date="2025-09-22T23:40:00Z" w16du:dateUtc="2025-09-23T05:40:00Z">
              <w:rPr/>
            </w:rPrChange>
          </w:rPr>
          <w:t>worked_time</w:t>
        </w:r>
        <w:proofErr w:type="spellEnd"/>
        <w:r w:rsidR="00147ADC" w:rsidRPr="00637AAA">
          <w:rPr>
            <w:b/>
            <w:bCs/>
            <w:color w:val="0F9ED5" w:themeColor="accent4"/>
            <w:rPrChange w:id="1161" w:author="Chris Hogan" w:date="2025-09-22T23:40:00Z" w16du:dateUtc="2025-09-23T05:40:00Z">
              <w:rPr/>
            </w:rPrChange>
          </w:rPr>
          <w:t xml:space="preserve">, </w:t>
        </w:r>
      </w:ins>
      <w:proofErr w:type="spellStart"/>
      <w:proofErr w:type="gramStart"/>
      <w:ins w:id="1162" w:author="Chris Hogan" w:date="2025-09-22T23:09:00Z" w16du:dateUtc="2025-09-23T05:09:00Z">
        <w:r w:rsidR="00964CD2" w:rsidRPr="00637AAA">
          <w:rPr>
            <w:b/>
            <w:bCs/>
            <w:color w:val="0F9ED5" w:themeColor="accent4"/>
            <w:rPrChange w:id="1163" w:author="Chris Hogan" w:date="2025-09-22T23:40:00Z" w16du:dateUtc="2025-09-23T05:40:00Z">
              <w:rPr/>
            </w:rPrChange>
          </w:rPr>
          <w:t>upto</w:t>
        </w:r>
        <w:proofErr w:type="spellEnd"/>
        <w:proofErr w:type="gramEnd"/>
        <w:r w:rsidR="00964CD2" w:rsidRPr="00637AAA">
          <w:rPr>
            <w:b/>
            <w:bCs/>
            <w:color w:val="0F9ED5" w:themeColor="accent4"/>
            <w:rPrChange w:id="1164" w:author="Chris Hogan" w:date="2025-09-22T23:40:00Z" w16du:dateUtc="2025-09-23T05:40:00Z">
              <w:rPr/>
            </w:rPrChange>
          </w:rPr>
          <w:t xml:space="preserve"> </w:t>
        </w:r>
      </w:ins>
      <w:ins w:id="1165" w:author="Chris Hogan" w:date="2025-09-22T23:14:00Z" w16du:dateUtc="2025-09-23T05:14:00Z">
        <w:r w:rsidR="005334B0" w:rsidRPr="00637AAA">
          <w:rPr>
            <w:b/>
            <w:bCs/>
            <w:color w:val="0F9ED5" w:themeColor="accent4"/>
            <w:rPrChange w:id="1166" w:author="Chris Hogan" w:date="2025-09-22T23:40:00Z" w16du:dateUtc="2025-09-23T05:40:00Z">
              <w:rPr/>
            </w:rPrChange>
          </w:rPr>
          <w:t xml:space="preserve">next </w:t>
        </w:r>
      </w:ins>
      <w:ins w:id="1167" w:author="Chris Hogan" w:date="2025-09-22T23:09:00Z" w16du:dateUtc="2025-09-23T05:09:00Z">
        <w:r w:rsidR="00964CD2" w:rsidRPr="00637AAA">
          <w:rPr>
            <w:b/>
            <w:bCs/>
            <w:color w:val="0F9ED5" w:themeColor="accent4"/>
            <w:rPrChange w:id="1168" w:author="Chris Hogan" w:date="2025-09-22T23:40:00Z" w16du:dateUtc="2025-09-23T05:40:00Z">
              <w:rPr/>
            </w:rPrChange>
          </w:rPr>
          <w:t>2 hours OT</w:t>
        </w:r>
      </w:ins>
    </w:p>
    <w:p w14:paraId="124F2931" w14:textId="590A7B0F" w:rsidR="00F12BCD" w:rsidRPr="00637AAA" w:rsidRDefault="00637AAA" w:rsidP="00637AAA">
      <w:pPr>
        <w:pStyle w:val="ListParagraph"/>
        <w:numPr>
          <w:ilvl w:val="2"/>
          <w:numId w:val="48"/>
        </w:numPr>
        <w:rPr>
          <w:ins w:id="1169" w:author="Chris Hogan" w:date="2025-09-22T23:09:00Z" w16du:dateUtc="2025-09-23T05:09:00Z"/>
          <w:b/>
          <w:bCs/>
          <w:color w:val="0F9ED5" w:themeColor="accent4"/>
          <w:rPrChange w:id="1170" w:author="Chris Hogan" w:date="2025-09-22T23:40:00Z" w16du:dateUtc="2025-09-23T05:40:00Z">
            <w:rPr>
              <w:ins w:id="1171" w:author="Chris Hogan" w:date="2025-09-22T23:09:00Z" w16du:dateUtc="2025-09-23T05:09:00Z"/>
            </w:rPr>
          </w:rPrChange>
        </w:rPr>
        <w:pPrChange w:id="1172" w:author="Chris Hogan" w:date="2025-09-22T23:40:00Z" w16du:dateUtc="2025-09-23T05:40:00Z">
          <w:pPr>
            <w:pStyle w:val="ListParagraph"/>
            <w:numPr>
              <w:ilvl w:val="1"/>
              <w:numId w:val="48"/>
            </w:numPr>
            <w:ind w:left="1440" w:hanging="360"/>
          </w:pPr>
        </w:pPrChange>
      </w:pPr>
      <w:ins w:id="1173" w:author="Chris Hogan" w:date="2025-09-22T23:40:00Z" w16du:dateUtc="2025-09-23T05:40:00Z">
        <w:r w:rsidRPr="002424C0">
          <w:rPr>
            <w:rFonts w:ascii="Wingdings" w:eastAsia="Wingdings" w:hAnsi="Wingdings" w:cs="Wingdings"/>
            <w:b/>
            <w:color w:val="0F9ED5" w:themeColor="accent4"/>
          </w:rPr>
          <w:sym w:font="Wingdings" w:char="F0E0"/>
        </w:r>
        <w:r w:rsidRPr="002424C0">
          <w:rPr>
            <w:b/>
            <w:bCs/>
            <w:color w:val="0F9ED5" w:themeColor="accent4"/>
          </w:rPr>
          <w:t xml:space="preserve"> </w:t>
        </w:r>
        <w:r>
          <w:rPr>
            <w:b/>
            <w:bCs/>
            <w:color w:val="0F9ED5" w:themeColor="accent4"/>
          </w:rPr>
          <w:t xml:space="preserve"> </w:t>
        </w:r>
      </w:ins>
      <w:proofErr w:type="spellStart"/>
      <w:ins w:id="1174" w:author="Chris Hogan" w:date="2025-09-22T23:12:00Z" w16du:dateUtc="2025-09-23T05:12:00Z">
        <w:r w:rsidR="00147ADC" w:rsidRPr="00637AAA">
          <w:rPr>
            <w:b/>
            <w:bCs/>
            <w:color w:val="0F9ED5" w:themeColor="accent4"/>
            <w:rPrChange w:id="1175" w:author="Chris Hogan" w:date="2025-09-22T23:40:00Z" w16du:dateUtc="2025-09-23T05:40:00Z">
              <w:rPr/>
            </w:rPrChange>
          </w:rPr>
          <w:t>worked_time</w:t>
        </w:r>
        <w:proofErr w:type="spellEnd"/>
        <w:r w:rsidR="00147ADC" w:rsidRPr="00637AAA">
          <w:rPr>
            <w:b/>
            <w:bCs/>
            <w:color w:val="0F9ED5" w:themeColor="accent4"/>
            <w:rPrChange w:id="1176" w:author="Chris Hogan" w:date="2025-09-22T23:40:00Z" w16du:dateUtc="2025-09-23T05:40:00Z">
              <w:rPr/>
            </w:rPrChange>
          </w:rPr>
          <w:t xml:space="preserve">, </w:t>
        </w:r>
      </w:ins>
      <w:proofErr w:type="spellStart"/>
      <w:proofErr w:type="gramStart"/>
      <w:ins w:id="1177" w:author="Chris Hogan" w:date="2025-09-22T23:09:00Z" w16du:dateUtc="2025-09-23T05:09:00Z">
        <w:r w:rsidR="00964CD2" w:rsidRPr="00637AAA">
          <w:rPr>
            <w:b/>
            <w:bCs/>
            <w:color w:val="0F9ED5" w:themeColor="accent4"/>
            <w:rPrChange w:id="1178" w:author="Chris Hogan" w:date="2025-09-22T23:40:00Z" w16du:dateUtc="2025-09-23T05:40:00Z">
              <w:rPr/>
            </w:rPrChange>
          </w:rPr>
          <w:t>upto</w:t>
        </w:r>
        <w:proofErr w:type="spellEnd"/>
        <w:proofErr w:type="gramEnd"/>
        <w:r w:rsidR="00964CD2" w:rsidRPr="00637AAA">
          <w:rPr>
            <w:b/>
            <w:bCs/>
            <w:color w:val="0F9ED5" w:themeColor="accent4"/>
            <w:rPrChange w:id="1179" w:author="Chris Hogan" w:date="2025-09-22T23:40:00Z" w16du:dateUtc="2025-09-23T05:40:00Z">
              <w:rPr/>
            </w:rPrChange>
          </w:rPr>
          <w:t xml:space="preserve"> </w:t>
        </w:r>
      </w:ins>
      <w:ins w:id="1180" w:author="Chris Hogan" w:date="2025-09-22T23:10:00Z" w16du:dateUtc="2025-09-23T05:10:00Z">
        <w:r w:rsidR="00964CD2" w:rsidRPr="00637AAA">
          <w:rPr>
            <w:b/>
            <w:bCs/>
            <w:color w:val="0F9ED5" w:themeColor="accent4"/>
            <w:rPrChange w:id="1181" w:author="Chris Hogan" w:date="2025-09-22T23:40:00Z" w16du:dateUtc="2025-09-23T05:40:00Z">
              <w:rPr/>
            </w:rPrChange>
          </w:rPr>
          <w:t xml:space="preserve">rest </w:t>
        </w:r>
      </w:ins>
      <w:ins w:id="1182" w:author="Chris Hogan" w:date="2025-09-22T23:14:00Z" w16du:dateUtc="2025-09-23T05:14:00Z">
        <w:r w:rsidR="005334B0" w:rsidRPr="00637AAA">
          <w:rPr>
            <w:b/>
            <w:bCs/>
            <w:color w:val="0F9ED5" w:themeColor="accent4"/>
            <w:rPrChange w:id="1183" w:author="Chris Hogan" w:date="2025-09-22T23:40:00Z" w16du:dateUtc="2025-09-23T05:40:00Z">
              <w:rPr/>
            </w:rPrChange>
          </w:rPr>
          <w:t xml:space="preserve">hours </w:t>
        </w:r>
      </w:ins>
      <w:ins w:id="1184" w:author="Chris Hogan" w:date="2025-09-22T23:10:00Z" w16du:dateUtc="2025-09-23T05:10:00Z">
        <w:r w:rsidR="00964CD2" w:rsidRPr="00637AAA">
          <w:rPr>
            <w:b/>
            <w:bCs/>
            <w:color w:val="0F9ED5" w:themeColor="accent4"/>
            <w:rPrChange w:id="1185" w:author="Chris Hogan" w:date="2025-09-22T23:40:00Z" w16du:dateUtc="2025-09-23T05:40:00Z">
              <w:rPr/>
            </w:rPrChange>
          </w:rPr>
          <w:t>DT</w:t>
        </w:r>
      </w:ins>
    </w:p>
    <w:p w14:paraId="22BBAD86" w14:textId="77777777" w:rsidR="005E380B" w:rsidRDefault="005E380B" w:rsidP="005E380B">
      <w:pPr>
        <w:pStyle w:val="ListParagraph"/>
        <w:numPr>
          <w:ilvl w:val="0"/>
          <w:numId w:val="48"/>
        </w:numPr>
        <w:rPr>
          <w:ins w:id="1186" w:author="Chris Hogan" w:date="2025-09-22T23:10:00Z" w16du:dateUtc="2025-09-23T05:10:00Z"/>
        </w:rPr>
      </w:pPr>
      <w:ins w:id="1187" w:author="Chris Hogan" w:date="2025-09-22T23:08:00Z" w16du:dateUtc="2025-09-23T05:08:00Z">
        <w:r>
          <w:rPr>
            <w:rFonts w:ascii="Segoe UI Emoji" w:hAnsi="Segoe UI Emoji" w:cs="Segoe UI Emoji"/>
          </w:rPr>
          <w:t>✅</w:t>
        </w:r>
        <w:r w:rsidRPr="00A6082C">
          <w:t>NMA-AB, 15.600, Overtime Meal Breaks &amp; Meals</w:t>
        </w:r>
      </w:ins>
    </w:p>
    <w:p w14:paraId="39E792E2" w14:textId="77777777" w:rsidR="00F217D1" w:rsidRDefault="00C5149C" w:rsidP="005A3E0F">
      <w:pPr>
        <w:pStyle w:val="ListParagraph"/>
        <w:numPr>
          <w:ilvl w:val="1"/>
          <w:numId w:val="48"/>
        </w:numPr>
        <w:rPr>
          <w:ins w:id="1188" w:author="Chris Hogan" w:date="2025-09-22T23:25:00Z" w16du:dateUtc="2025-09-23T05:25:00Z"/>
        </w:rPr>
      </w:pPr>
      <w:ins w:id="1189" w:author="Chris Hogan" w:date="2025-09-22T23:19:00Z" w16du:dateUtc="2025-09-23T05:19:00Z">
        <w:r>
          <w:t>Since</w:t>
        </w:r>
      </w:ins>
    </w:p>
    <w:p w14:paraId="0FC7C1AF" w14:textId="197BB551" w:rsidR="001112AE" w:rsidRDefault="00A76AAC" w:rsidP="00F217D1">
      <w:pPr>
        <w:pStyle w:val="ListParagraph"/>
        <w:numPr>
          <w:ilvl w:val="2"/>
          <w:numId w:val="48"/>
        </w:numPr>
        <w:rPr>
          <w:ins w:id="1190" w:author="Chris Hogan" w:date="2025-09-22T23:22:00Z" w16du:dateUtc="2025-09-23T05:22:00Z"/>
        </w:rPr>
        <w:pPrChange w:id="1191" w:author="Chris Hogan" w:date="2025-09-22T23:25:00Z" w16du:dateUtc="2025-09-23T05:25:00Z">
          <w:pPr>
            <w:pStyle w:val="ListParagraph"/>
            <w:numPr>
              <w:ilvl w:val="1"/>
              <w:numId w:val="48"/>
            </w:numPr>
            <w:ind w:left="1440" w:hanging="360"/>
          </w:pPr>
        </w:pPrChange>
      </w:pPr>
      <w:proofErr w:type="spellStart"/>
      <w:proofErr w:type="gramStart"/>
      <w:ins w:id="1192" w:author="Chris Hogan" w:date="2025-09-22T23:23:00Z" w16du:dateUtc="2025-09-23T05:23:00Z">
        <w:r>
          <w:t>Request.Context.involved</w:t>
        </w:r>
        <w:proofErr w:type="gramEnd"/>
        <w:r>
          <w:t>_</w:t>
        </w:r>
        <w:proofErr w:type="gramStart"/>
        <w:r>
          <w:t>parties</w:t>
        </w:r>
        <w:proofErr w:type="spellEnd"/>
        <w:r>
          <w:t>[</w:t>
        </w:r>
        <w:proofErr w:type="spellStart"/>
        <w:proofErr w:type="gramEnd"/>
        <w:r>
          <w:t>ThisEmployee</w:t>
        </w:r>
        <w:proofErr w:type="spellEnd"/>
        <w:proofErr w:type="gramStart"/>
        <w:r>
          <w:t>]</w:t>
        </w:r>
      </w:ins>
      <w:ins w:id="1193" w:author="Chris Hogan" w:date="2025-09-22T23:24:00Z" w16du:dateUtc="2025-09-23T05:24:00Z">
        <w:r w:rsidR="000740ED">
          <w:t>.employee</w:t>
        </w:r>
      </w:ins>
      <w:proofErr w:type="gramEnd"/>
    </w:p>
    <w:p w14:paraId="6B46A3E2" w14:textId="77777777" w:rsidR="00A76AAC" w:rsidRDefault="00A76AAC" w:rsidP="00F217D1">
      <w:pPr>
        <w:pStyle w:val="ListParagraph"/>
        <w:numPr>
          <w:ilvl w:val="3"/>
          <w:numId w:val="48"/>
        </w:numPr>
        <w:rPr>
          <w:ins w:id="1194" w:author="Chris Hogan" w:date="2025-09-22T23:23:00Z" w16du:dateUtc="2025-09-23T05:23:00Z"/>
        </w:rPr>
        <w:pPrChange w:id="1195" w:author="Chris Hogan" w:date="2025-09-22T23:25:00Z" w16du:dateUtc="2025-09-23T05:25:00Z">
          <w:pPr>
            <w:pStyle w:val="ListParagraph"/>
            <w:numPr>
              <w:ilvl w:val="2"/>
              <w:numId w:val="48"/>
            </w:numPr>
            <w:ind w:left="2160" w:hanging="360"/>
          </w:pPr>
        </w:pPrChange>
      </w:pPr>
      <w:proofErr w:type="gramStart"/>
      <w:ins w:id="1196" w:author="Chris Hogan" w:date="2025-09-22T23:23:00Z" w16du:dateUtc="2025-09-23T05:23:00Z">
        <w:r>
          <w:t>.</w:t>
        </w:r>
      </w:ins>
      <w:proofErr w:type="spellStart"/>
      <w:ins w:id="1197" w:author="Chris Hogan" w:date="2025-09-22T23:18:00Z" w16du:dateUtc="2025-09-23T05:18:00Z">
        <w:r w:rsidR="005C1ED9">
          <w:t>work</w:t>
        </w:r>
        <w:proofErr w:type="gramEnd"/>
        <w:r w:rsidR="005C1ED9">
          <w:t>_schedule</w:t>
        </w:r>
        <w:proofErr w:type="spellEnd"/>
        <w:r w:rsidR="005C1ED9">
          <w:t xml:space="preserve"> = </w:t>
        </w:r>
        <w:r w:rsidR="005C1ED9">
          <w:t>"5x8"</w:t>
        </w:r>
      </w:ins>
    </w:p>
    <w:p w14:paraId="658FE84C" w14:textId="77777777" w:rsidR="00A76AAC" w:rsidRDefault="00A76AAC" w:rsidP="00F217D1">
      <w:pPr>
        <w:pStyle w:val="ListParagraph"/>
        <w:numPr>
          <w:ilvl w:val="3"/>
          <w:numId w:val="48"/>
        </w:numPr>
        <w:rPr>
          <w:ins w:id="1198" w:author="Chris Hogan" w:date="2025-09-22T23:23:00Z" w16du:dateUtc="2025-09-23T05:23:00Z"/>
        </w:rPr>
        <w:pPrChange w:id="1199" w:author="Chris Hogan" w:date="2025-09-22T23:25:00Z" w16du:dateUtc="2025-09-23T05:25:00Z">
          <w:pPr>
            <w:pStyle w:val="ListParagraph"/>
            <w:numPr>
              <w:ilvl w:val="2"/>
              <w:numId w:val="48"/>
            </w:numPr>
            <w:ind w:left="2160" w:hanging="360"/>
          </w:pPr>
        </w:pPrChange>
      </w:pPr>
      <w:ins w:id="1200" w:author="Chris Hogan" w:date="2025-09-22T23:23:00Z" w16du:dateUtc="2025-09-23T05:23:00Z">
        <w:r>
          <w:t>.</w:t>
        </w:r>
      </w:ins>
      <w:proofErr w:type="spellStart"/>
      <w:ins w:id="1201" w:author="Chris Hogan" w:date="2025-09-22T23:18:00Z" w16du:dateUtc="2025-09-23T05:18:00Z">
        <w:r w:rsidR="005C1ED9">
          <w:t>is_callout</w:t>
        </w:r>
        <w:proofErr w:type="spellEnd"/>
        <w:r w:rsidR="005C1ED9">
          <w:t xml:space="preserve"> = </w:t>
        </w:r>
        <w:r w:rsidR="005C1ED9">
          <w:t>false</w:t>
        </w:r>
      </w:ins>
    </w:p>
    <w:p w14:paraId="5D8C6BFF" w14:textId="3A045EB3" w:rsidR="005C1ED9" w:rsidRDefault="00A76AAC" w:rsidP="00F217D1">
      <w:pPr>
        <w:pStyle w:val="ListParagraph"/>
        <w:numPr>
          <w:ilvl w:val="3"/>
          <w:numId w:val="48"/>
        </w:numPr>
        <w:rPr>
          <w:ins w:id="1202" w:author="Chris Hogan" w:date="2025-09-22T23:25:00Z" w16du:dateUtc="2025-09-23T05:25:00Z"/>
        </w:rPr>
      </w:pPr>
      <w:ins w:id="1203" w:author="Chris Hogan" w:date="2025-09-22T23:23:00Z" w16du:dateUtc="2025-09-23T05:23:00Z">
        <w:r>
          <w:t>.</w:t>
        </w:r>
      </w:ins>
      <w:proofErr w:type="spellStart"/>
      <w:ins w:id="1204" w:author="Chris Hogan" w:date="2025-09-22T23:18:00Z" w16du:dateUtc="2025-09-23T05:18:00Z">
        <w:r w:rsidR="005C1ED9">
          <w:t>is_scheduled_overtime</w:t>
        </w:r>
        <w:proofErr w:type="spellEnd"/>
        <w:r w:rsidR="005A3E0F">
          <w:t xml:space="preserve"> = </w:t>
        </w:r>
        <w:r w:rsidR="005C1ED9">
          <w:t>false</w:t>
        </w:r>
      </w:ins>
    </w:p>
    <w:p w14:paraId="62C9412F" w14:textId="2FC6E998" w:rsidR="00F217D1" w:rsidRDefault="00DE3534" w:rsidP="00F217D1">
      <w:pPr>
        <w:pStyle w:val="ListParagraph"/>
        <w:numPr>
          <w:ilvl w:val="2"/>
          <w:numId w:val="48"/>
        </w:numPr>
        <w:rPr>
          <w:ins w:id="1205" w:author="Chris Hogan" w:date="2025-09-22T23:38:00Z" w16du:dateUtc="2025-09-23T05:38:00Z"/>
        </w:rPr>
      </w:pPr>
      <w:ins w:id="1206" w:author="Chris Hogan" w:date="2025-09-22T23:37:00Z" w16du:dateUtc="2025-09-23T05:37:00Z">
        <w:r>
          <w:t xml:space="preserve">Sum of </w:t>
        </w:r>
        <w:r w:rsidR="0023510F">
          <w:t>“</w:t>
        </w:r>
        <w:proofErr w:type="spellStart"/>
        <w:r w:rsidR="0023510F">
          <w:t>worked_time</w:t>
        </w:r>
        <w:proofErr w:type="spellEnd"/>
        <w:r w:rsidR="0023510F">
          <w:t xml:space="preserve">” within </w:t>
        </w:r>
      </w:ins>
      <w:proofErr w:type="spellStart"/>
      <w:ins w:id="1207" w:author="Chris Hogan" w:date="2025-09-22T23:28:00Z" w16du:dateUtc="2025-09-23T05:28:00Z">
        <w:r w:rsidR="00C12D1E">
          <w:t>Request.Facts</w:t>
        </w:r>
      </w:ins>
      <w:proofErr w:type="spellEnd"/>
      <w:ins w:id="1208" w:author="Chris Hogan" w:date="2025-09-22T23:37:00Z" w16du:dateUtc="2025-09-23T05:37:00Z">
        <w:r w:rsidR="0023510F">
          <w:t xml:space="preserve"> </w:t>
        </w:r>
      </w:ins>
      <w:ins w:id="1209" w:author="Chris Hogan" w:date="2025-09-22T23:29:00Z" w16du:dateUtc="2025-09-23T05:29:00Z">
        <w:r w:rsidR="00EA7810">
          <w:t>&gt; 10</w:t>
        </w:r>
      </w:ins>
    </w:p>
    <w:p w14:paraId="05183AA6" w14:textId="482F1345" w:rsidR="00CE7894" w:rsidRDefault="00CE7894" w:rsidP="00CE7894">
      <w:pPr>
        <w:pStyle w:val="ListParagraph"/>
        <w:numPr>
          <w:ilvl w:val="1"/>
          <w:numId w:val="48"/>
        </w:numPr>
        <w:rPr>
          <w:ins w:id="1210" w:author="Chris Hogan" w:date="2025-09-22T23:19:00Z" w16du:dateUtc="2025-09-23T05:19:00Z"/>
        </w:rPr>
      </w:pPr>
      <w:ins w:id="1211" w:author="Chris Hogan" w:date="2025-09-22T23:38:00Z" w16du:dateUtc="2025-09-23T05:38:00Z">
        <w:r>
          <w:t xml:space="preserve">Obligations </w:t>
        </w:r>
      </w:ins>
      <w:ins w:id="1212" w:author="Chris Hogan" w:date="2025-09-22T23:45:00Z" w16du:dateUtc="2025-09-23T05:45:00Z">
        <w:r w:rsidR="005738DB">
          <w:t>emitted</w:t>
        </w:r>
      </w:ins>
      <w:ins w:id="1213" w:author="Chris Hogan" w:date="2025-09-22T23:38:00Z" w16du:dateUtc="2025-09-23T05:38:00Z">
        <w:r>
          <w:t>:</w:t>
        </w:r>
      </w:ins>
    </w:p>
    <w:p w14:paraId="5A5DEC22" w14:textId="6CDAEB24" w:rsidR="00F0514A" w:rsidRDefault="00F45FB2" w:rsidP="00CE7894">
      <w:pPr>
        <w:pStyle w:val="ListParagraph"/>
        <w:numPr>
          <w:ilvl w:val="2"/>
          <w:numId w:val="48"/>
        </w:numPr>
        <w:rPr>
          <w:ins w:id="1214" w:author="Chris Hogan" w:date="2025-09-22T23:35:00Z" w16du:dateUtc="2025-09-23T05:35:00Z"/>
        </w:rPr>
        <w:pPrChange w:id="1215" w:author="Chris Hogan" w:date="2025-09-22T23:38:00Z" w16du:dateUtc="2025-09-23T05:38:00Z">
          <w:pPr>
            <w:pStyle w:val="ListParagraph"/>
            <w:numPr>
              <w:ilvl w:val="3"/>
              <w:numId w:val="48"/>
            </w:numPr>
            <w:ind w:left="2880" w:hanging="360"/>
          </w:pPr>
        </w:pPrChange>
      </w:pPr>
      <w:ins w:id="1216" w:author="Chris Hogan" w:date="2025-09-22T23:36:00Z" w16du:dateUtc="2025-09-23T05:36:00Z">
        <w:r>
          <w:t xml:space="preserve">Meal #1 at 10 </w:t>
        </w:r>
        <w:proofErr w:type="spellStart"/>
        <w:r>
          <w:t>hrs</w:t>
        </w:r>
      </w:ins>
      <w:proofErr w:type="spellEnd"/>
    </w:p>
    <w:p w14:paraId="60345F80" w14:textId="3ECD5DC7" w:rsidR="00D12D48" w:rsidRPr="002424C0" w:rsidRDefault="00D12D48" w:rsidP="00D12D48">
      <w:pPr>
        <w:pStyle w:val="ListParagraph"/>
        <w:numPr>
          <w:ilvl w:val="3"/>
          <w:numId w:val="48"/>
        </w:numPr>
        <w:rPr>
          <w:ins w:id="1217" w:author="Chris Hogan" w:date="2025-09-22T23:41:00Z" w16du:dateUtc="2025-09-23T05:41:00Z"/>
          <w:b/>
          <w:bCs/>
          <w:color w:val="0F9ED5" w:themeColor="accent4"/>
        </w:rPr>
      </w:pPr>
      <w:ins w:id="1218" w:author="Chris Hogan" w:date="2025-09-22T23:41:00Z" w16du:dateUtc="2025-09-23T05:41:00Z">
        <w:r w:rsidRPr="002424C0">
          <w:rPr>
            <w:rFonts w:ascii="Wingdings" w:eastAsia="Wingdings" w:hAnsi="Wingdings" w:cs="Wingdings"/>
            <w:b/>
            <w:color w:val="0F9ED5" w:themeColor="accent4"/>
          </w:rPr>
          <w:sym w:font="Wingdings" w:char="F0E0"/>
        </w:r>
        <w:r w:rsidRPr="002424C0">
          <w:rPr>
            <w:b/>
            <w:bCs/>
            <w:color w:val="0F9ED5" w:themeColor="accent4"/>
          </w:rPr>
          <w:t xml:space="preserve"> meal</w:t>
        </w:r>
      </w:ins>
    </w:p>
    <w:p w14:paraId="34BA4E79" w14:textId="06D392D9" w:rsidR="00C34768" w:rsidRPr="00637AAA" w:rsidRDefault="00C34768" w:rsidP="00CE7894">
      <w:pPr>
        <w:pStyle w:val="ListParagraph"/>
        <w:numPr>
          <w:ilvl w:val="3"/>
          <w:numId w:val="48"/>
        </w:numPr>
        <w:rPr>
          <w:ins w:id="1219" w:author="Chris Hogan" w:date="2025-09-22T23:11:00Z" w16du:dateUtc="2025-09-23T05:11:00Z"/>
          <w:b/>
          <w:bCs/>
          <w:color w:val="0F9ED5" w:themeColor="accent4"/>
          <w:rPrChange w:id="1220" w:author="Chris Hogan" w:date="2025-09-22T23:39:00Z" w16du:dateUtc="2025-09-23T05:39:00Z">
            <w:rPr>
              <w:ins w:id="1221" w:author="Chris Hogan" w:date="2025-09-22T23:11:00Z" w16du:dateUtc="2025-09-23T05:11:00Z"/>
            </w:rPr>
          </w:rPrChange>
        </w:rPr>
        <w:pPrChange w:id="1222" w:author="Chris Hogan" w:date="2025-09-22T23:38:00Z" w16du:dateUtc="2025-09-23T05:38:00Z">
          <w:pPr>
            <w:pStyle w:val="ListParagraph"/>
            <w:numPr>
              <w:ilvl w:val="1"/>
              <w:numId w:val="48"/>
            </w:numPr>
            <w:ind w:left="1440" w:hanging="360"/>
          </w:pPr>
        </w:pPrChange>
      </w:pPr>
      <w:ins w:id="1223" w:author="Chris Hogan" w:date="2025-09-22T23:11:00Z" w16du:dateUtc="2025-09-23T05:11:00Z">
        <w:r w:rsidRPr="00637AAA">
          <w:rPr>
            <w:rFonts w:ascii="Wingdings" w:eastAsia="Wingdings" w:hAnsi="Wingdings" w:cs="Wingdings"/>
            <w:b/>
            <w:color w:val="0F9ED5" w:themeColor="accent4"/>
            <w:rPrChange w:id="1224" w:author="Chris Hogan" w:date="2025-09-22T23:39:00Z" w16du:dateUtc="2025-09-23T05:39:00Z">
              <w:rPr/>
            </w:rPrChange>
          </w:rPr>
          <w:sym w:font="Wingdings" w:char="F0E0"/>
        </w:r>
      </w:ins>
      <w:ins w:id="1225" w:author="Chris Hogan" w:date="2025-09-22T23:38:00Z" w16du:dateUtc="2025-09-23T05:38:00Z">
        <w:r w:rsidR="00CE7894" w:rsidRPr="00637AAA">
          <w:rPr>
            <w:b/>
            <w:bCs/>
            <w:color w:val="0F9ED5" w:themeColor="accent4"/>
            <w:rPrChange w:id="1226" w:author="Chris Hogan" w:date="2025-09-22T23:39:00Z" w16du:dateUtc="2025-09-23T05:39:00Z">
              <w:rPr/>
            </w:rPrChange>
          </w:rPr>
          <w:t xml:space="preserve"> </w:t>
        </w:r>
      </w:ins>
      <w:proofErr w:type="spellStart"/>
      <w:ins w:id="1227" w:author="Chris Hogan" w:date="2025-09-22T23:12:00Z" w16du:dateUtc="2025-09-23T05:12:00Z">
        <w:r w:rsidR="001F2A89" w:rsidRPr="00637AAA">
          <w:rPr>
            <w:b/>
            <w:bCs/>
            <w:color w:val="0F9ED5" w:themeColor="accent4"/>
            <w:rPrChange w:id="1228" w:author="Chris Hogan" w:date="2025-09-22T23:39:00Z" w16du:dateUtc="2025-09-23T05:39:00Z">
              <w:rPr/>
            </w:rPrChange>
          </w:rPr>
          <w:t>meal_break</w:t>
        </w:r>
        <w:proofErr w:type="spellEnd"/>
        <w:r w:rsidR="001F2A89" w:rsidRPr="00637AAA">
          <w:rPr>
            <w:b/>
            <w:bCs/>
            <w:color w:val="0F9ED5" w:themeColor="accent4"/>
            <w:rPrChange w:id="1229" w:author="Chris Hogan" w:date="2025-09-22T23:39:00Z" w16du:dateUtc="2025-09-23T05:39:00Z">
              <w:rPr/>
            </w:rPrChange>
          </w:rPr>
          <w:t xml:space="preserve">, 0.5 </w:t>
        </w:r>
        <w:proofErr w:type="spellStart"/>
        <w:r w:rsidR="001F2A89" w:rsidRPr="00637AAA">
          <w:rPr>
            <w:b/>
            <w:bCs/>
            <w:color w:val="0F9ED5" w:themeColor="accent4"/>
            <w:rPrChange w:id="1230" w:author="Chris Hogan" w:date="2025-09-22T23:39:00Z" w16du:dateUtc="2025-09-23T05:39:00Z">
              <w:rPr/>
            </w:rPrChange>
          </w:rPr>
          <w:t>hrs</w:t>
        </w:r>
        <w:proofErr w:type="spellEnd"/>
        <w:r w:rsidR="001F2A89" w:rsidRPr="00637AAA">
          <w:rPr>
            <w:b/>
            <w:bCs/>
            <w:color w:val="0F9ED5" w:themeColor="accent4"/>
            <w:rPrChange w:id="1231" w:author="Chris Hogan" w:date="2025-09-22T23:39:00Z" w16du:dateUtc="2025-09-23T05:39:00Z">
              <w:rPr/>
            </w:rPrChange>
          </w:rPr>
          <w:t xml:space="preserve"> ST</w:t>
        </w:r>
      </w:ins>
      <w:ins w:id="1232" w:author="Chris Hogan" w:date="2025-09-22T23:11:00Z" w16du:dateUtc="2025-09-23T05:11:00Z">
        <w:r w:rsidRPr="00637AAA">
          <w:rPr>
            <w:b/>
            <w:bCs/>
            <w:color w:val="0F9ED5" w:themeColor="accent4"/>
            <w:rPrChange w:id="1233" w:author="Chris Hogan" w:date="2025-09-22T23:39:00Z" w16du:dateUtc="2025-09-23T05:39:00Z">
              <w:rPr/>
            </w:rPrChange>
          </w:rPr>
          <w:t xml:space="preserve"> </w:t>
        </w:r>
      </w:ins>
    </w:p>
    <w:p w14:paraId="2344C75D" w14:textId="1ADA9754" w:rsidR="00DE3534" w:rsidRDefault="00DE3534" w:rsidP="00CE7894">
      <w:pPr>
        <w:pStyle w:val="ListParagraph"/>
        <w:numPr>
          <w:ilvl w:val="2"/>
          <w:numId w:val="48"/>
        </w:numPr>
        <w:rPr>
          <w:ins w:id="1234" w:author="Chris Hogan" w:date="2025-09-22T23:36:00Z" w16du:dateUtc="2025-09-23T05:36:00Z"/>
        </w:rPr>
        <w:pPrChange w:id="1235" w:author="Chris Hogan" w:date="2025-09-22T23:38:00Z" w16du:dateUtc="2025-09-23T05:38:00Z">
          <w:pPr>
            <w:pStyle w:val="ListParagraph"/>
            <w:numPr>
              <w:ilvl w:val="3"/>
              <w:numId w:val="48"/>
            </w:numPr>
            <w:ind w:left="2880" w:hanging="360"/>
          </w:pPr>
        </w:pPrChange>
      </w:pPr>
      <w:ins w:id="1236" w:author="Chris Hogan" w:date="2025-09-22T23:36:00Z" w16du:dateUtc="2025-09-23T05:36:00Z">
        <w:r>
          <w:t>Meal #</w:t>
        </w:r>
        <w:r>
          <w:t>2</w:t>
        </w:r>
        <w:r>
          <w:t xml:space="preserve"> at 1</w:t>
        </w:r>
      </w:ins>
      <w:ins w:id="1237" w:author="Chris Hogan" w:date="2025-09-22T23:37:00Z" w16du:dateUtc="2025-09-23T05:37:00Z">
        <w:r w:rsidR="0023510F">
          <w:t>4</w:t>
        </w:r>
      </w:ins>
      <w:ins w:id="1238" w:author="Chris Hogan" w:date="2025-09-22T23:36:00Z" w16du:dateUtc="2025-09-23T05:36:00Z">
        <w:r>
          <w:t xml:space="preserve"> </w:t>
        </w:r>
        <w:proofErr w:type="spellStart"/>
        <w:r>
          <w:t>hrs</w:t>
        </w:r>
        <w:proofErr w:type="spellEnd"/>
      </w:ins>
    </w:p>
    <w:p w14:paraId="4972E1A4" w14:textId="6401B649" w:rsidR="00D12D48" w:rsidRPr="002424C0" w:rsidRDefault="00D12D48" w:rsidP="00D12D48">
      <w:pPr>
        <w:pStyle w:val="ListParagraph"/>
        <w:numPr>
          <w:ilvl w:val="3"/>
          <w:numId w:val="48"/>
        </w:numPr>
        <w:rPr>
          <w:ins w:id="1239" w:author="Chris Hogan" w:date="2025-09-22T23:41:00Z" w16du:dateUtc="2025-09-23T05:41:00Z"/>
          <w:b/>
          <w:bCs/>
          <w:color w:val="0F9ED5" w:themeColor="accent4"/>
        </w:rPr>
      </w:pPr>
      <w:ins w:id="1240" w:author="Chris Hogan" w:date="2025-09-22T23:41:00Z" w16du:dateUtc="2025-09-23T05:41:00Z">
        <w:r w:rsidRPr="002424C0">
          <w:rPr>
            <w:rFonts w:ascii="Wingdings" w:eastAsia="Wingdings" w:hAnsi="Wingdings" w:cs="Wingdings"/>
            <w:b/>
            <w:color w:val="0F9ED5" w:themeColor="accent4"/>
          </w:rPr>
          <w:sym w:font="Wingdings" w:char="F0E0"/>
        </w:r>
        <w:r w:rsidRPr="002424C0">
          <w:rPr>
            <w:b/>
            <w:bCs/>
            <w:color w:val="0F9ED5" w:themeColor="accent4"/>
          </w:rPr>
          <w:t xml:space="preserve"> meal</w:t>
        </w:r>
      </w:ins>
    </w:p>
    <w:p w14:paraId="20A0FC93" w14:textId="2602874D" w:rsidR="00DE3534" w:rsidRPr="00637AAA" w:rsidRDefault="00DE3534" w:rsidP="00CE7894">
      <w:pPr>
        <w:pStyle w:val="ListParagraph"/>
        <w:numPr>
          <w:ilvl w:val="3"/>
          <w:numId w:val="48"/>
        </w:numPr>
        <w:rPr>
          <w:ins w:id="1241" w:author="Chris Hogan" w:date="2025-09-22T23:36:00Z" w16du:dateUtc="2025-09-23T05:36:00Z"/>
          <w:b/>
          <w:bCs/>
          <w:color w:val="0F9ED5" w:themeColor="accent4"/>
          <w:rPrChange w:id="1242" w:author="Chris Hogan" w:date="2025-09-22T23:40:00Z" w16du:dateUtc="2025-09-23T05:40:00Z">
            <w:rPr>
              <w:ins w:id="1243" w:author="Chris Hogan" w:date="2025-09-22T23:36:00Z" w16du:dateUtc="2025-09-23T05:36:00Z"/>
            </w:rPr>
          </w:rPrChange>
        </w:rPr>
        <w:pPrChange w:id="1244" w:author="Chris Hogan" w:date="2025-09-22T23:38:00Z" w16du:dateUtc="2025-09-23T05:38:00Z">
          <w:pPr>
            <w:pStyle w:val="ListParagraph"/>
            <w:numPr>
              <w:ilvl w:val="4"/>
              <w:numId w:val="48"/>
            </w:numPr>
            <w:ind w:left="3600" w:hanging="360"/>
          </w:pPr>
        </w:pPrChange>
      </w:pPr>
      <w:ins w:id="1245" w:author="Chris Hogan" w:date="2025-09-22T23:36:00Z" w16du:dateUtc="2025-09-23T05:36:00Z">
        <w:r w:rsidRPr="00637AAA">
          <w:rPr>
            <w:rFonts w:ascii="Wingdings" w:eastAsia="Wingdings" w:hAnsi="Wingdings" w:cs="Wingdings"/>
            <w:b/>
            <w:color w:val="0F9ED5" w:themeColor="accent4"/>
            <w:rPrChange w:id="1246" w:author="Chris Hogan" w:date="2025-09-22T23:40:00Z" w16du:dateUtc="2025-09-23T05:40:00Z">
              <w:rPr/>
            </w:rPrChange>
          </w:rPr>
          <w:sym w:font="Wingdings" w:char="F0E0"/>
        </w:r>
        <w:r w:rsidRPr="00637AAA">
          <w:rPr>
            <w:b/>
            <w:bCs/>
            <w:color w:val="0F9ED5" w:themeColor="accent4"/>
            <w:rPrChange w:id="1247" w:author="Chris Hogan" w:date="2025-09-22T23:40:00Z" w16du:dateUtc="2025-09-23T05:40:00Z">
              <w:rPr/>
            </w:rPrChange>
          </w:rPr>
          <w:t xml:space="preserve"> </w:t>
        </w:r>
        <w:proofErr w:type="spellStart"/>
        <w:r w:rsidRPr="00637AAA">
          <w:rPr>
            <w:b/>
            <w:bCs/>
            <w:color w:val="0F9ED5" w:themeColor="accent4"/>
            <w:rPrChange w:id="1248" w:author="Chris Hogan" w:date="2025-09-22T23:40:00Z" w16du:dateUtc="2025-09-23T05:40:00Z">
              <w:rPr/>
            </w:rPrChange>
          </w:rPr>
          <w:t>meal_break</w:t>
        </w:r>
        <w:proofErr w:type="spellEnd"/>
        <w:r w:rsidRPr="00637AAA">
          <w:rPr>
            <w:b/>
            <w:bCs/>
            <w:color w:val="0F9ED5" w:themeColor="accent4"/>
            <w:rPrChange w:id="1249" w:author="Chris Hogan" w:date="2025-09-22T23:40:00Z" w16du:dateUtc="2025-09-23T05:40:00Z">
              <w:rPr/>
            </w:rPrChange>
          </w:rPr>
          <w:t xml:space="preserve">, 0.5 </w:t>
        </w:r>
        <w:proofErr w:type="spellStart"/>
        <w:r w:rsidRPr="00637AAA">
          <w:rPr>
            <w:b/>
            <w:bCs/>
            <w:color w:val="0F9ED5" w:themeColor="accent4"/>
            <w:rPrChange w:id="1250" w:author="Chris Hogan" w:date="2025-09-22T23:40:00Z" w16du:dateUtc="2025-09-23T05:40:00Z">
              <w:rPr/>
            </w:rPrChange>
          </w:rPr>
          <w:t>hrs</w:t>
        </w:r>
        <w:proofErr w:type="spellEnd"/>
        <w:r w:rsidRPr="00637AAA">
          <w:rPr>
            <w:b/>
            <w:bCs/>
            <w:color w:val="0F9ED5" w:themeColor="accent4"/>
            <w:rPrChange w:id="1251" w:author="Chris Hogan" w:date="2025-09-22T23:40:00Z" w16du:dateUtc="2025-09-23T05:40:00Z">
              <w:rPr/>
            </w:rPrChange>
          </w:rPr>
          <w:t xml:space="preserve"> ST </w:t>
        </w:r>
      </w:ins>
    </w:p>
    <w:p w14:paraId="14FCA25B" w14:textId="77777777" w:rsidR="005E380B" w:rsidRDefault="005E380B" w:rsidP="005E380B">
      <w:pPr>
        <w:pStyle w:val="ListParagraph"/>
        <w:numPr>
          <w:ilvl w:val="0"/>
          <w:numId w:val="48"/>
        </w:numPr>
        <w:rPr>
          <w:ins w:id="1252" w:author="Chris Hogan" w:date="2025-09-22T23:42:00Z" w16du:dateUtc="2025-09-23T05:42:00Z"/>
        </w:rPr>
      </w:pPr>
      <w:ins w:id="1253" w:author="Chris Hogan" w:date="2025-09-22T23:08:00Z" w16du:dateUtc="2025-09-23T05:08:00Z">
        <w:r>
          <w:rPr>
            <w:rFonts w:ascii="Segoe UI Emoji" w:hAnsi="Segoe UI Emoji" w:cs="Segoe UI Emoji"/>
          </w:rPr>
          <w:t>✅</w:t>
        </w:r>
        <w:r w:rsidRPr="00A6082C">
          <w:t>NMA-AB, 15.602, Overtime Meal Allowance</w:t>
        </w:r>
      </w:ins>
    </w:p>
    <w:p w14:paraId="1D470846" w14:textId="4AB73071" w:rsidR="0087198B" w:rsidRPr="00AF3CE8" w:rsidRDefault="0087198B" w:rsidP="0087198B">
      <w:pPr>
        <w:pStyle w:val="ListParagraph"/>
        <w:numPr>
          <w:ilvl w:val="1"/>
          <w:numId w:val="48"/>
        </w:numPr>
        <w:rPr>
          <w:ins w:id="1254" w:author="Chris Hogan" w:date="2025-09-22T23:42:00Z" w16du:dateUtc="2025-09-23T05:42:00Z"/>
          <w:rPrChange w:id="1255" w:author="Chris Hogan" w:date="2025-09-22T23:42:00Z" w16du:dateUtc="2025-09-23T05:42:00Z">
            <w:rPr>
              <w:ins w:id="1256" w:author="Chris Hogan" w:date="2025-09-22T23:42:00Z" w16du:dateUtc="2025-09-23T05:42:00Z"/>
              <w:rFonts w:ascii="Segoe UI Emoji" w:hAnsi="Segoe UI Emoji" w:cs="Segoe UI Emoji"/>
            </w:rPr>
          </w:rPrChange>
        </w:rPr>
      </w:pPr>
      <w:ins w:id="1257" w:author="Chris Hogan" w:date="2025-09-22T23:42:00Z" w16du:dateUtc="2025-09-23T05:42:00Z">
        <w:r>
          <w:rPr>
            <w:rFonts w:ascii="Segoe UI Emoji" w:hAnsi="Segoe UI Emoji" w:cs="Segoe UI Emoji"/>
          </w:rPr>
          <w:t>Since</w:t>
        </w:r>
      </w:ins>
    </w:p>
    <w:p w14:paraId="6E7A6E42" w14:textId="61FBD521" w:rsidR="00AF3CE8" w:rsidRPr="0087198B" w:rsidRDefault="00AF3CE8" w:rsidP="00AF3CE8">
      <w:pPr>
        <w:pStyle w:val="ListParagraph"/>
        <w:numPr>
          <w:ilvl w:val="2"/>
          <w:numId w:val="48"/>
        </w:numPr>
        <w:rPr>
          <w:ins w:id="1258" w:author="Chris Hogan" w:date="2025-09-22T23:42:00Z" w16du:dateUtc="2025-09-23T05:42:00Z"/>
          <w:rPrChange w:id="1259" w:author="Chris Hogan" w:date="2025-09-22T23:42:00Z" w16du:dateUtc="2025-09-23T05:42:00Z">
            <w:rPr>
              <w:ins w:id="1260" w:author="Chris Hogan" w:date="2025-09-22T23:42:00Z" w16du:dateUtc="2025-09-23T05:42:00Z"/>
              <w:rFonts w:ascii="Segoe UI Emoji" w:hAnsi="Segoe UI Emoji" w:cs="Segoe UI Emoji"/>
            </w:rPr>
          </w:rPrChange>
        </w:rPr>
        <w:pPrChange w:id="1261" w:author="Chris Hogan" w:date="2025-09-22T23:42:00Z" w16du:dateUtc="2025-09-23T05:42:00Z">
          <w:pPr>
            <w:pStyle w:val="ListParagraph"/>
            <w:numPr>
              <w:ilvl w:val="1"/>
              <w:numId w:val="48"/>
            </w:numPr>
            <w:ind w:left="1440" w:hanging="360"/>
          </w:pPr>
        </w:pPrChange>
      </w:pPr>
      <w:ins w:id="1262" w:author="Chris Hogan" w:date="2025-09-22T23:42:00Z" w16du:dateUtc="2025-09-23T05:42:00Z">
        <w:r>
          <w:rPr>
            <w:rFonts w:ascii="Segoe UI Emoji" w:hAnsi="Segoe UI Emoji" w:cs="Segoe UI Emoji"/>
          </w:rPr>
          <w:t xml:space="preserve">It </w:t>
        </w:r>
      </w:ins>
      <w:ins w:id="1263" w:author="Chris Hogan" w:date="2025-09-22T23:43:00Z" w16du:dateUtc="2025-09-23T05:43:00Z">
        <w:r>
          <w:rPr>
            <w:rFonts w:ascii="Segoe UI Emoji" w:hAnsi="Segoe UI Emoji" w:cs="Segoe UI Emoji"/>
          </w:rPr>
          <w:t xml:space="preserve">this </w:t>
        </w:r>
        <w:proofErr w:type="gramStart"/>
        <w:r>
          <w:rPr>
            <w:rFonts w:ascii="Segoe UI Emoji" w:hAnsi="Segoe UI Emoji" w:cs="Segoe UI Emoji"/>
          </w:rPr>
          <w:t>rule</w:t>
        </w:r>
        <w:proofErr w:type="gramEnd"/>
        <w:r>
          <w:rPr>
            <w:rFonts w:ascii="Segoe UI Emoji" w:hAnsi="Segoe UI Emoji" w:cs="Segoe UI Emoji"/>
          </w:rPr>
          <w:t xml:space="preserve"> itself doesn’t declare any Obligations</w:t>
        </w:r>
      </w:ins>
    </w:p>
    <w:p w14:paraId="766CFC38" w14:textId="6AD05861" w:rsidR="0087198B" w:rsidRPr="0087198B" w:rsidRDefault="0087198B" w:rsidP="0087198B">
      <w:pPr>
        <w:pStyle w:val="ListParagraph"/>
        <w:numPr>
          <w:ilvl w:val="1"/>
          <w:numId w:val="48"/>
        </w:numPr>
        <w:rPr>
          <w:ins w:id="1264" w:author="Chris Hogan" w:date="2025-09-22T23:42:00Z" w16du:dateUtc="2025-09-23T05:42:00Z"/>
          <w:rPrChange w:id="1265" w:author="Chris Hogan" w:date="2025-09-22T23:42:00Z" w16du:dateUtc="2025-09-23T05:42:00Z">
            <w:rPr>
              <w:ins w:id="1266" w:author="Chris Hogan" w:date="2025-09-22T23:42:00Z" w16du:dateUtc="2025-09-23T05:42:00Z"/>
              <w:rFonts w:ascii="Segoe UI Emoji" w:hAnsi="Segoe UI Emoji" w:cs="Segoe UI Emoji"/>
            </w:rPr>
          </w:rPrChange>
        </w:rPr>
      </w:pPr>
      <w:ins w:id="1267" w:author="Chris Hogan" w:date="2025-09-22T23:42:00Z" w16du:dateUtc="2025-09-23T05:42:00Z">
        <w:r>
          <w:rPr>
            <w:rFonts w:ascii="Segoe UI Emoji" w:hAnsi="Segoe UI Emoji" w:cs="Segoe UI Emoji"/>
          </w:rPr>
          <w:t>Obligations emitted:</w:t>
        </w:r>
      </w:ins>
    </w:p>
    <w:p w14:paraId="2CA64D5D" w14:textId="608492C6" w:rsidR="0087198B" w:rsidRPr="00A6082C" w:rsidRDefault="0087198B" w:rsidP="0087198B">
      <w:pPr>
        <w:pStyle w:val="ListParagraph"/>
        <w:numPr>
          <w:ilvl w:val="2"/>
          <w:numId w:val="48"/>
        </w:numPr>
        <w:rPr>
          <w:ins w:id="1268" w:author="Chris Hogan" w:date="2025-09-22T23:08:00Z" w16du:dateUtc="2025-09-23T05:08:00Z"/>
        </w:rPr>
        <w:pPrChange w:id="1269" w:author="Chris Hogan" w:date="2025-09-22T23:42:00Z" w16du:dateUtc="2025-09-23T05:42:00Z">
          <w:pPr>
            <w:pStyle w:val="ListParagraph"/>
            <w:numPr>
              <w:numId w:val="48"/>
            </w:numPr>
            <w:ind w:hanging="360"/>
          </w:pPr>
        </w:pPrChange>
      </w:pPr>
      <w:ins w:id="1270" w:author="Chris Hogan" w:date="2025-09-22T23:42:00Z" w16du:dateUtc="2025-09-23T05:42:00Z">
        <w:r>
          <w:rPr>
            <w:rFonts w:ascii="Segoe UI Emoji" w:hAnsi="Segoe UI Emoji" w:cs="Segoe UI Emoji"/>
          </w:rPr>
          <w:t>None</w:t>
        </w:r>
      </w:ins>
    </w:p>
    <w:p w14:paraId="3AED4B22" w14:textId="77777777" w:rsidR="005E380B" w:rsidRDefault="005E380B" w:rsidP="005E380B">
      <w:pPr>
        <w:pStyle w:val="ListParagraph"/>
        <w:numPr>
          <w:ilvl w:val="0"/>
          <w:numId w:val="48"/>
        </w:numPr>
        <w:rPr>
          <w:ins w:id="1271" w:author="Chris Hogan" w:date="2025-09-22T23:43:00Z" w16du:dateUtc="2025-09-23T05:43:00Z"/>
        </w:rPr>
      </w:pPr>
      <w:ins w:id="1272" w:author="Chris Hogan" w:date="2025-09-22T23:08:00Z" w16du:dateUtc="2025-09-23T05:08:00Z">
        <w:r>
          <w:rPr>
            <w:rFonts w:ascii="Segoe UI Emoji" w:hAnsi="Segoe UI Emoji" w:cs="Segoe UI Emoji"/>
          </w:rPr>
          <w:t>✅</w:t>
        </w:r>
        <w:r w:rsidRPr="009F3203">
          <w:t>NMA-AB, 15.604, Overtime Meal Allowance (Subsistence &amp; Camp)</w:t>
        </w:r>
      </w:ins>
    </w:p>
    <w:p w14:paraId="30F67BC8" w14:textId="77777777" w:rsidR="00AF3CE8" w:rsidRPr="002424C0" w:rsidRDefault="00AF3CE8" w:rsidP="00AF3CE8">
      <w:pPr>
        <w:pStyle w:val="ListParagraph"/>
        <w:numPr>
          <w:ilvl w:val="1"/>
          <w:numId w:val="48"/>
        </w:numPr>
        <w:rPr>
          <w:ins w:id="1273" w:author="Chris Hogan" w:date="2025-09-22T23:43:00Z" w16du:dateUtc="2025-09-23T05:43:00Z"/>
        </w:rPr>
      </w:pPr>
      <w:ins w:id="1274" w:author="Chris Hogan" w:date="2025-09-22T23:43:00Z" w16du:dateUtc="2025-09-23T05:43:00Z">
        <w:r>
          <w:rPr>
            <w:rFonts w:ascii="Segoe UI Emoji" w:hAnsi="Segoe UI Emoji" w:cs="Segoe UI Emoji"/>
          </w:rPr>
          <w:t>Since</w:t>
        </w:r>
      </w:ins>
    </w:p>
    <w:p w14:paraId="7AF78803" w14:textId="77777777" w:rsidR="00AF3CE8" w:rsidRPr="002424C0" w:rsidRDefault="00AF3CE8" w:rsidP="00AF3CE8">
      <w:pPr>
        <w:pStyle w:val="ListParagraph"/>
        <w:numPr>
          <w:ilvl w:val="2"/>
          <w:numId w:val="48"/>
        </w:numPr>
        <w:rPr>
          <w:ins w:id="1275" w:author="Chris Hogan" w:date="2025-09-22T23:43:00Z" w16du:dateUtc="2025-09-23T05:43:00Z"/>
        </w:rPr>
      </w:pPr>
      <w:ins w:id="1276" w:author="Chris Hogan" w:date="2025-09-22T23:43:00Z" w16du:dateUtc="2025-09-23T05:43:00Z">
        <w:r>
          <w:rPr>
            <w:rFonts w:ascii="Segoe UI Emoji" w:hAnsi="Segoe UI Emoji" w:cs="Segoe UI Emoji"/>
          </w:rPr>
          <w:t xml:space="preserve">It this </w:t>
        </w:r>
        <w:proofErr w:type="gramStart"/>
        <w:r>
          <w:rPr>
            <w:rFonts w:ascii="Segoe UI Emoji" w:hAnsi="Segoe UI Emoji" w:cs="Segoe UI Emoji"/>
          </w:rPr>
          <w:t>rule</w:t>
        </w:r>
        <w:proofErr w:type="gramEnd"/>
        <w:r>
          <w:rPr>
            <w:rFonts w:ascii="Segoe UI Emoji" w:hAnsi="Segoe UI Emoji" w:cs="Segoe UI Emoji"/>
          </w:rPr>
          <w:t xml:space="preserve"> itself doesn’t declare any Obligations</w:t>
        </w:r>
      </w:ins>
    </w:p>
    <w:p w14:paraId="0529CB90" w14:textId="77777777" w:rsidR="00AF3CE8" w:rsidRPr="002424C0" w:rsidRDefault="00AF3CE8" w:rsidP="00AF3CE8">
      <w:pPr>
        <w:pStyle w:val="ListParagraph"/>
        <w:numPr>
          <w:ilvl w:val="1"/>
          <w:numId w:val="48"/>
        </w:numPr>
        <w:rPr>
          <w:ins w:id="1277" w:author="Chris Hogan" w:date="2025-09-22T23:43:00Z" w16du:dateUtc="2025-09-23T05:43:00Z"/>
        </w:rPr>
      </w:pPr>
      <w:ins w:id="1278" w:author="Chris Hogan" w:date="2025-09-22T23:43:00Z" w16du:dateUtc="2025-09-23T05:43:00Z">
        <w:r>
          <w:rPr>
            <w:rFonts w:ascii="Segoe UI Emoji" w:hAnsi="Segoe UI Emoji" w:cs="Segoe UI Emoji"/>
          </w:rPr>
          <w:t>Obligations emitted:</w:t>
        </w:r>
      </w:ins>
    </w:p>
    <w:p w14:paraId="0E7696BB" w14:textId="035F2BED" w:rsidR="005E380B" w:rsidRPr="009448B2" w:rsidRDefault="00AF3CE8" w:rsidP="002233D4">
      <w:pPr>
        <w:pStyle w:val="ListParagraph"/>
        <w:numPr>
          <w:ilvl w:val="2"/>
          <w:numId w:val="48"/>
        </w:numPr>
        <w:rPr>
          <w:ins w:id="1279" w:author="Chris Hogan" w:date="2025-09-22T23:43:00Z" w16du:dateUtc="2025-09-23T05:43:00Z"/>
          <w:rPrChange w:id="1280" w:author="Chris Hogan" w:date="2025-09-22T23:43:00Z" w16du:dateUtc="2025-09-23T05:43:00Z">
            <w:rPr>
              <w:ins w:id="1281" w:author="Chris Hogan" w:date="2025-09-22T23:43:00Z" w16du:dateUtc="2025-09-23T05:43:00Z"/>
              <w:rFonts w:ascii="Segoe UI Emoji" w:hAnsi="Segoe UI Emoji" w:cs="Segoe UI Emoji"/>
            </w:rPr>
          </w:rPrChange>
        </w:rPr>
      </w:pPr>
      <w:ins w:id="1282" w:author="Chris Hogan" w:date="2025-09-22T23:43:00Z" w16du:dateUtc="2025-09-23T05:43:00Z">
        <w:r w:rsidRPr="00AF3CE8">
          <w:rPr>
            <w:rFonts w:ascii="Segoe UI Emoji" w:hAnsi="Segoe UI Emoji" w:cs="Segoe UI Emoji"/>
          </w:rPr>
          <w:t>None</w:t>
        </w:r>
      </w:ins>
    </w:p>
    <w:p w14:paraId="2BA9B6B1" w14:textId="77777777" w:rsidR="009448B2" w:rsidRDefault="009448B2" w:rsidP="009448B2">
      <w:pPr>
        <w:rPr>
          <w:ins w:id="1283" w:author="Chris Hogan" w:date="2025-09-22T23:43:00Z" w16du:dateUtc="2025-09-23T05:43:00Z"/>
        </w:rPr>
      </w:pPr>
    </w:p>
    <w:p w14:paraId="7949179E" w14:textId="28647C34" w:rsidR="009448B2" w:rsidRPr="009448B2" w:rsidRDefault="009448B2" w:rsidP="009448B2">
      <w:pPr>
        <w:rPr>
          <w:ins w:id="1284" w:author="Chris Hogan" w:date="2025-09-22T23:44:00Z" w16du:dateUtc="2025-09-23T05:44:00Z"/>
          <w:b/>
          <w:bCs/>
          <w:rPrChange w:id="1285" w:author="Chris Hogan" w:date="2025-09-22T23:44:00Z" w16du:dateUtc="2025-09-23T05:44:00Z">
            <w:rPr>
              <w:ins w:id="1286" w:author="Chris Hogan" w:date="2025-09-22T23:44:00Z" w16du:dateUtc="2025-09-23T05:44:00Z"/>
            </w:rPr>
          </w:rPrChange>
        </w:rPr>
      </w:pPr>
      <w:ins w:id="1287" w:author="Chris Hogan" w:date="2025-09-22T23:44:00Z" w16du:dateUtc="2025-09-23T05:44:00Z">
        <w:r w:rsidRPr="009448B2">
          <w:rPr>
            <w:b/>
            <w:bCs/>
            <w:rPrChange w:id="1288" w:author="Chris Hogan" w:date="2025-09-22T23:44:00Z" w16du:dateUtc="2025-09-23T05:44:00Z">
              <w:rPr/>
            </w:rPrChange>
          </w:rPr>
          <w:t xml:space="preserve">Contents </w:t>
        </w:r>
      </w:ins>
      <w:ins w:id="1289" w:author="Chris Hogan" w:date="2025-09-22T23:43:00Z" w16du:dateUtc="2025-09-23T05:43:00Z">
        <w:r w:rsidRPr="009448B2">
          <w:rPr>
            <w:b/>
            <w:bCs/>
            <w:rPrChange w:id="1290" w:author="Chris Hogan" w:date="2025-09-22T23:44:00Z" w16du:dateUtc="2025-09-23T05:44:00Z">
              <w:rPr/>
            </w:rPrChange>
          </w:rPr>
          <w:t xml:space="preserve">of Obligations </w:t>
        </w:r>
      </w:ins>
      <w:ins w:id="1291" w:author="Chris Hogan" w:date="2025-09-22T23:44:00Z" w16du:dateUtc="2025-09-23T05:44:00Z">
        <w:r w:rsidRPr="009448B2">
          <w:rPr>
            <w:b/>
            <w:bCs/>
            <w:rPrChange w:id="1292" w:author="Chris Hogan" w:date="2025-09-22T23:44:00Z" w16du:dateUtc="2025-09-23T05:44:00Z">
              <w:rPr/>
            </w:rPrChange>
          </w:rPr>
          <w:t>Set after “1</w:t>
        </w:r>
        <w:r w:rsidRPr="009448B2">
          <w:rPr>
            <w:b/>
            <w:bCs/>
            <w:vertAlign w:val="superscript"/>
            <w:rPrChange w:id="1293" w:author="Chris Hogan" w:date="2025-09-22T23:44:00Z" w16du:dateUtc="2025-09-23T05:44:00Z">
              <w:rPr/>
            </w:rPrChange>
          </w:rPr>
          <w:t>st</w:t>
        </w:r>
        <w:r w:rsidRPr="009448B2">
          <w:rPr>
            <w:b/>
            <w:bCs/>
            <w:rPrChange w:id="1294" w:author="Chris Hogan" w:date="2025-09-22T23:44:00Z" w16du:dateUtc="2025-09-23T05:44:00Z">
              <w:rPr/>
            </w:rPrChange>
          </w:rPr>
          <w:t xml:space="preserve"> Pass”:</w:t>
        </w:r>
      </w:ins>
    </w:p>
    <w:p w14:paraId="59040CA5" w14:textId="77777777" w:rsidR="009448B2" w:rsidRPr="002424C0" w:rsidRDefault="009448B2" w:rsidP="009448B2">
      <w:pPr>
        <w:pStyle w:val="ListParagraph"/>
        <w:numPr>
          <w:ilvl w:val="0"/>
          <w:numId w:val="48"/>
        </w:numPr>
        <w:rPr>
          <w:ins w:id="1295" w:author="Chris Hogan" w:date="2025-09-22T23:44:00Z" w16du:dateUtc="2025-09-23T05:44:00Z"/>
          <w:b/>
          <w:bCs/>
          <w:color w:val="0F9ED5" w:themeColor="accent4"/>
        </w:rPr>
        <w:pPrChange w:id="1296" w:author="Chris Hogan" w:date="2025-09-22T23:45:00Z" w16du:dateUtc="2025-09-23T05:45:00Z">
          <w:pPr>
            <w:pStyle w:val="ListParagraph"/>
            <w:numPr>
              <w:ilvl w:val="2"/>
              <w:numId w:val="48"/>
            </w:numPr>
            <w:ind w:left="2160" w:hanging="360"/>
          </w:pPr>
        </w:pPrChange>
      </w:pPr>
      <w:ins w:id="1297" w:author="Chris Hogan" w:date="2025-09-22T23:44:00Z" w16du:dateUtc="2025-09-23T05:44:00Z">
        <w:r w:rsidRPr="002424C0">
          <w:rPr>
            <w:rFonts w:ascii="Wingdings" w:eastAsia="Wingdings" w:hAnsi="Wingdings" w:cs="Wingdings"/>
            <w:b/>
            <w:color w:val="0F9ED5" w:themeColor="accent4"/>
          </w:rPr>
          <w:sym w:font="Wingdings" w:char="F0E0"/>
        </w:r>
        <w:r w:rsidRPr="002424C0">
          <w:rPr>
            <w:b/>
            <w:bCs/>
            <w:color w:val="0F9ED5" w:themeColor="accent4"/>
          </w:rPr>
          <w:t xml:space="preserve"> </w:t>
        </w:r>
        <w:proofErr w:type="spellStart"/>
        <w:r w:rsidRPr="002424C0">
          <w:rPr>
            <w:b/>
            <w:bCs/>
            <w:color w:val="0F9ED5" w:themeColor="accent4"/>
          </w:rPr>
          <w:t>worked_time</w:t>
        </w:r>
        <w:proofErr w:type="spellEnd"/>
        <w:r w:rsidRPr="002424C0">
          <w:rPr>
            <w:b/>
            <w:bCs/>
            <w:color w:val="0F9ED5" w:themeColor="accent4"/>
          </w:rPr>
          <w:t xml:space="preserve">, </w:t>
        </w:r>
        <w:proofErr w:type="spellStart"/>
        <w:r w:rsidRPr="002424C0">
          <w:rPr>
            <w:b/>
            <w:bCs/>
            <w:color w:val="0F9ED5" w:themeColor="accent4"/>
          </w:rPr>
          <w:t>upto</w:t>
        </w:r>
        <w:proofErr w:type="spellEnd"/>
        <w:r w:rsidRPr="002424C0">
          <w:rPr>
            <w:b/>
            <w:bCs/>
            <w:color w:val="0F9ED5" w:themeColor="accent4"/>
          </w:rPr>
          <w:t xml:space="preserve"> first 8 hours ST</w:t>
        </w:r>
      </w:ins>
    </w:p>
    <w:p w14:paraId="0B65EFDC" w14:textId="77777777" w:rsidR="009448B2" w:rsidRPr="002424C0" w:rsidRDefault="009448B2" w:rsidP="009448B2">
      <w:pPr>
        <w:pStyle w:val="ListParagraph"/>
        <w:numPr>
          <w:ilvl w:val="0"/>
          <w:numId w:val="48"/>
        </w:numPr>
        <w:rPr>
          <w:ins w:id="1298" w:author="Chris Hogan" w:date="2025-09-22T23:44:00Z" w16du:dateUtc="2025-09-23T05:44:00Z"/>
          <w:b/>
          <w:bCs/>
          <w:color w:val="0F9ED5" w:themeColor="accent4"/>
        </w:rPr>
        <w:pPrChange w:id="1299" w:author="Chris Hogan" w:date="2025-09-22T23:45:00Z" w16du:dateUtc="2025-09-23T05:45:00Z">
          <w:pPr>
            <w:pStyle w:val="ListParagraph"/>
            <w:numPr>
              <w:ilvl w:val="2"/>
              <w:numId w:val="48"/>
            </w:numPr>
            <w:ind w:left="2160" w:hanging="360"/>
          </w:pPr>
        </w:pPrChange>
      </w:pPr>
      <w:ins w:id="1300" w:author="Chris Hogan" w:date="2025-09-22T23:44:00Z" w16du:dateUtc="2025-09-23T05:44:00Z">
        <w:r w:rsidRPr="002424C0">
          <w:rPr>
            <w:rFonts w:ascii="Wingdings" w:eastAsia="Wingdings" w:hAnsi="Wingdings" w:cs="Wingdings"/>
            <w:b/>
            <w:color w:val="0F9ED5" w:themeColor="accent4"/>
          </w:rPr>
          <w:sym w:font="Wingdings" w:char="F0E0"/>
        </w:r>
        <w:r w:rsidRPr="002424C0">
          <w:rPr>
            <w:b/>
            <w:bCs/>
            <w:color w:val="0F9ED5" w:themeColor="accent4"/>
          </w:rPr>
          <w:t xml:space="preserve"> </w:t>
        </w:r>
        <w:proofErr w:type="spellStart"/>
        <w:r w:rsidRPr="002424C0">
          <w:rPr>
            <w:b/>
            <w:bCs/>
            <w:color w:val="0F9ED5" w:themeColor="accent4"/>
          </w:rPr>
          <w:t>worked_time</w:t>
        </w:r>
        <w:proofErr w:type="spellEnd"/>
        <w:r w:rsidRPr="002424C0">
          <w:rPr>
            <w:b/>
            <w:bCs/>
            <w:color w:val="0F9ED5" w:themeColor="accent4"/>
          </w:rPr>
          <w:t xml:space="preserve">, </w:t>
        </w:r>
        <w:proofErr w:type="spellStart"/>
        <w:proofErr w:type="gramStart"/>
        <w:r w:rsidRPr="002424C0">
          <w:rPr>
            <w:b/>
            <w:bCs/>
            <w:color w:val="0F9ED5" w:themeColor="accent4"/>
          </w:rPr>
          <w:t>upto</w:t>
        </w:r>
        <w:proofErr w:type="spellEnd"/>
        <w:proofErr w:type="gramEnd"/>
        <w:r w:rsidRPr="002424C0">
          <w:rPr>
            <w:b/>
            <w:bCs/>
            <w:color w:val="0F9ED5" w:themeColor="accent4"/>
          </w:rPr>
          <w:t xml:space="preserve"> next 2 hours OT</w:t>
        </w:r>
      </w:ins>
    </w:p>
    <w:p w14:paraId="60AF7D32" w14:textId="77777777" w:rsidR="009448B2" w:rsidRPr="002424C0" w:rsidRDefault="009448B2" w:rsidP="009448B2">
      <w:pPr>
        <w:pStyle w:val="ListParagraph"/>
        <w:numPr>
          <w:ilvl w:val="0"/>
          <w:numId w:val="48"/>
        </w:numPr>
        <w:rPr>
          <w:ins w:id="1301" w:author="Chris Hogan" w:date="2025-09-22T23:44:00Z" w16du:dateUtc="2025-09-23T05:44:00Z"/>
          <w:b/>
          <w:bCs/>
          <w:color w:val="0F9ED5" w:themeColor="accent4"/>
        </w:rPr>
        <w:pPrChange w:id="1302" w:author="Chris Hogan" w:date="2025-09-22T23:45:00Z" w16du:dateUtc="2025-09-23T05:45:00Z">
          <w:pPr>
            <w:pStyle w:val="ListParagraph"/>
            <w:numPr>
              <w:ilvl w:val="2"/>
              <w:numId w:val="48"/>
            </w:numPr>
            <w:ind w:left="2160" w:hanging="360"/>
          </w:pPr>
        </w:pPrChange>
      </w:pPr>
      <w:ins w:id="1303" w:author="Chris Hogan" w:date="2025-09-22T23:44:00Z" w16du:dateUtc="2025-09-23T05:44:00Z">
        <w:r w:rsidRPr="002424C0">
          <w:rPr>
            <w:rFonts w:ascii="Wingdings" w:eastAsia="Wingdings" w:hAnsi="Wingdings" w:cs="Wingdings"/>
            <w:b/>
            <w:color w:val="0F9ED5" w:themeColor="accent4"/>
          </w:rPr>
          <w:lastRenderedPageBreak/>
          <w:sym w:font="Wingdings" w:char="F0E0"/>
        </w:r>
        <w:r w:rsidRPr="002424C0">
          <w:rPr>
            <w:b/>
            <w:bCs/>
            <w:color w:val="0F9ED5" w:themeColor="accent4"/>
          </w:rPr>
          <w:t xml:space="preserve"> </w:t>
        </w:r>
        <w:r>
          <w:rPr>
            <w:b/>
            <w:bCs/>
            <w:color w:val="0F9ED5" w:themeColor="accent4"/>
          </w:rPr>
          <w:t xml:space="preserve"> </w:t>
        </w:r>
        <w:proofErr w:type="spellStart"/>
        <w:r w:rsidRPr="002424C0">
          <w:rPr>
            <w:b/>
            <w:bCs/>
            <w:color w:val="0F9ED5" w:themeColor="accent4"/>
          </w:rPr>
          <w:t>worked_time</w:t>
        </w:r>
        <w:proofErr w:type="spellEnd"/>
        <w:r w:rsidRPr="002424C0">
          <w:rPr>
            <w:b/>
            <w:bCs/>
            <w:color w:val="0F9ED5" w:themeColor="accent4"/>
          </w:rPr>
          <w:t xml:space="preserve">, </w:t>
        </w:r>
        <w:proofErr w:type="spellStart"/>
        <w:proofErr w:type="gramStart"/>
        <w:r w:rsidRPr="002424C0">
          <w:rPr>
            <w:b/>
            <w:bCs/>
            <w:color w:val="0F9ED5" w:themeColor="accent4"/>
          </w:rPr>
          <w:t>upto</w:t>
        </w:r>
        <w:proofErr w:type="spellEnd"/>
        <w:proofErr w:type="gramEnd"/>
        <w:r w:rsidRPr="002424C0">
          <w:rPr>
            <w:b/>
            <w:bCs/>
            <w:color w:val="0F9ED5" w:themeColor="accent4"/>
          </w:rPr>
          <w:t xml:space="preserve"> rest hours DT</w:t>
        </w:r>
      </w:ins>
    </w:p>
    <w:p w14:paraId="2850BD33" w14:textId="00B36B60" w:rsidR="009448B2" w:rsidRPr="002424C0" w:rsidRDefault="009448B2" w:rsidP="009448B2">
      <w:pPr>
        <w:pStyle w:val="ListParagraph"/>
        <w:numPr>
          <w:ilvl w:val="0"/>
          <w:numId w:val="48"/>
        </w:numPr>
        <w:rPr>
          <w:ins w:id="1304" w:author="Chris Hogan" w:date="2025-09-22T23:44:00Z" w16du:dateUtc="2025-09-23T05:44:00Z"/>
          <w:b/>
          <w:bCs/>
          <w:color w:val="0F9ED5" w:themeColor="accent4"/>
        </w:rPr>
        <w:pPrChange w:id="1305" w:author="Chris Hogan" w:date="2025-09-22T23:44:00Z" w16du:dateUtc="2025-09-23T05:44:00Z">
          <w:pPr>
            <w:pStyle w:val="ListParagraph"/>
            <w:numPr>
              <w:ilvl w:val="3"/>
              <w:numId w:val="48"/>
            </w:numPr>
            <w:ind w:left="2880" w:hanging="360"/>
          </w:pPr>
        </w:pPrChange>
      </w:pPr>
      <w:ins w:id="1306" w:author="Chris Hogan" w:date="2025-09-22T23:44:00Z" w16du:dateUtc="2025-09-23T05:44:00Z">
        <w:r w:rsidRPr="002424C0">
          <w:rPr>
            <w:rFonts w:ascii="Wingdings" w:eastAsia="Wingdings" w:hAnsi="Wingdings" w:cs="Wingdings"/>
            <w:b/>
            <w:color w:val="0F9ED5" w:themeColor="accent4"/>
          </w:rPr>
          <w:sym w:font="Wingdings" w:char="F0E0"/>
        </w:r>
        <w:r w:rsidRPr="002424C0">
          <w:rPr>
            <w:b/>
            <w:bCs/>
            <w:color w:val="0F9ED5" w:themeColor="accent4"/>
          </w:rPr>
          <w:t xml:space="preserve"> meal</w:t>
        </w:r>
      </w:ins>
    </w:p>
    <w:p w14:paraId="3C7715FC" w14:textId="77777777" w:rsidR="009448B2" w:rsidRPr="002424C0" w:rsidRDefault="009448B2" w:rsidP="009448B2">
      <w:pPr>
        <w:pStyle w:val="ListParagraph"/>
        <w:numPr>
          <w:ilvl w:val="0"/>
          <w:numId w:val="48"/>
        </w:numPr>
        <w:rPr>
          <w:ins w:id="1307" w:author="Chris Hogan" w:date="2025-09-22T23:44:00Z" w16du:dateUtc="2025-09-23T05:44:00Z"/>
          <w:b/>
          <w:bCs/>
          <w:color w:val="0F9ED5" w:themeColor="accent4"/>
        </w:rPr>
        <w:pPrChange w:id="1308" w:author="Chris Hogan" w:date="2025-09-22T23:44:00Z" w16du:dateUtc="2025-09-23T05:44:00Z">
          <w:pPr>
            <w:pStyle w:val="ListParagraph"/>
            <w:numPr>
              <w:ilvl w:val="3"/>
              <w:numId w:val="48"/>
            </w:numPr>
            <w:ind w:left="2880" w:hanging="360"/>
          </w:pPr>
        </w:pPrChange>
      </w:pPr>
      <w:ins w:id="1309" w:author="Chris Hogan" w:date="2025-09-22T23:44:00Z" w16du:dateUtc="2025-09-23T05:44:00Z">
        <w:r w:rsidRPr="002424C0">
          <w:rPr>
            <w:rFonts w:ascii="Wingdings" w:eastAsia="Wingdings" w:hAnsi="Wingdings" w:cs="Wingdings"/>
            <w:b/>
            <w:color w:val="0F9ED5" w:themeColor="accent4"/>
          </w:rPr>
          <w:sym w:font="Wingdings" w:char="F0E0"/>
        </w:r>
        <w:r w:rsidRPr="002424C0">
          <w:rPr>
            <w:b/>
            <w:bCs/>
            <w:color w:val="0F9ED5" w:themeColor="accent4"/>
          </w:rPr>
          <w:t xml:space="preserve"> </w:t>
        </w:r>
        <w:proofErr w:type="spellStart"/>
        <w:r w:rsidRPr="002424C0">
          <w:rPr>
            <w:b/>
            <w:bCs/>
            <w:color w:val="0F9ED5" w:themeColor="accent4"/>
          </w:rPr>
          <w:t>meal_break</w:t>
        </w:r>
        <w:proofErr w:type="spellEnd"/>
        <w:r w:rsidRPr="002424C0">
          <w:rPr>
            <w:b/>
            <w:bCs/>
            <w:color w:val="0F9ED5" w:themeColor="accent4"/>
          </w:rPr>
          <w:t xml:space="preserve">, 0.5 </w:t>
        </w:r>
        <w:proofErr w:type="spellStart"/>
        <w:r w:rsidRPr="002424C0">
          <w:rPr>
            <w:b/>
            <w:bCs/>
            <w:color w:val="0F9ED5" w:themeColor="accent4"/>
          </w:rPr>
          <w:t>hrs</w:t>
        </w:r>
        <w:proofErr w:type="spellEnd"/>
        <w:r w:rsidRPr="002424C0">
          <w:rPr>
            <w:b/>
            <w:bCs/>
            <w:color w:val="0F9ED5" w:themeColor="accent4"/>
          </w:rPr>
          <w:t xml:space="preserve"> ST </w:t>
        </w:r>
      </w:ins>
    </w:p>
    <w:p w14:paraId="0CC4E50C" w14:textId="77777777" w:rsidR="009448B2" w:rsidRPr="002424C0" w:rsidRDefault="009448B2" w:rsidP="009448B2">
      <w:pPr>
        <w:pStyle w:val="ListParagraph"/>
        <w:numPr>
          <w:ilvl w:val="0"/>
          <w:numId w:val="48"/>
        </w:numPr>
        <w:rPr>
          <w:ins w:id="1310" w:author="Chris Hogan" w:date="2025-09-22T23:44:00Z" w16du:dateUtc="2025-09-23T05:44:00Z"/>
          <w:b/>
          <w:bCs/>
          <w:color w:val="0F9ED5" w:themeColor="accent4"/>
        </w:rPr>
        <w:pPrChange w:id="1311" w:author="Chris Hogan" w:date="2025-09-22T23:44:00Z" w16du:dateUtc="2025-09-23T05:44:00Z">
          <w:pPr>
            <w:pStyle w:val="ListParagraph"/>
            <w:numPr>
              <w:ilvl w:val="3"/>
              <w:numId w:val="48"/>
            </w:numPr>
            <w:ind w:left="2880" w:hanging="360"/>
          </w:pPr>
        </w:pPrChange>
      </w:pPr>
      <w:ins w:id="1312" w:author="Chris Hogan" w:date="2025-09-22T23:44:00Z" w16du:dateUtc="2025-09-23T05:44:00Z">
        <w:r w:rsidRPr="002424C0">
          <w:rPr>
            <w:rFonts w:ascii="Wingdings" w:eastAsia="Wingdings" w:hAnsi="Wingdings" w:cs="Wingdings"/>
            <w:b/>
            <w:color w:val="0F9ED5" w:themeColor="accent4"/>
          </w:rPr>
          <w:sym w:font="Wingdings" w:char="F0E0"/>
        </w:r>
        <w:r w:rsidRPr="002424C0">
          <w:rPr>
            <w:b/>
            <w:bCs/>
            <w:color w:val="0F9ED5" w:themeColor="accent4"/>
          </w:rPr>
          <w:t xml:space="preserve"> meal</w:t>
        </w:r>
      </w:ins>
    </w:p>
    <w:p w14:paraId="7893C164" w14:textId="77777777" w:rsidR="009448B2" w:rsidRPr="002424C0" w:rsidRDefault="009448B2" w:rsidP="009448B2">
      <w:pPr>
        <w:pStyle w:val="ListParagraph"/>
        <w:numPr>
          <w:ilvl w:val="0"/>
          <w:numId w:val="48"/>
        </w:numPr>
        <w:rPr>
          <w:ins w:id="1313" w:author="Chris Hogan" w:date="2025-09-22T23:44:00Z" w16du:dateUtc="2025-09-23T05:44:00Z"/>
          <w:b/>
          <w:bCs/>
          <w:color w:val="0F9ED5" w:themeColor="accent4"/>
        </w:rPr>
        <w:pPrChange w:id="1314" w:author="Chris Hogan" w:date="2025-09-22T23:44:00Z" w16du:dateUtc="2025-09-23T05:44:00Z">
          <w:pPr>
            <w:pStyle w:val="ListParagraph"/>
            <w:numPr>
              <w:ilvl w:val="3"/>
              <w:numId w:val="48"/>
            </w:numPr>
            <w:ind w:left="2880" w:hanging="360"/>
          </w:pPr>
        </w:pPrChange>
      </w:pPr>
      <w:ins w:id="1315" w:author="Chris Hogan" w:date="2025-09-22T23:44:00Z" w16du:dateUtc="2025-09-23T05:44:00Z">
        <w:r w:rsidRPr="002424C0">
          <w:rPr>
            <w:rFonts w:ascii="Wingdings" w:eastAsia="Wingdings" w:hAnsi="Wingdings" w:cs="Wingdings"/>
            <w:b/>
            <w:color w:val="0F9ED5" w:themeColor="accent4"/>
          </w:rPr>
          <w:sym w:font="Wingdings" w:char="F0E0"/>
        </w:r>
        <w:r w:rsidRPr="002424C0">
          <w:rPr>
            <w:b/>
            <w:bCs/>
            <w:color w:val="0F9ED5" w:themeColor="accent4"/>
          </w:rPr>
          <w:t xml:space="preserve"> </w:t>
        </w:r>
        <w:proofErr w:type="spellStart"/>
        <w:r w:rsidRPr="002424C0">
          <w:rPr>
            <w:b/>
            <w:bCs/>
            <w:color w:val="0F9ED5" w:themeColor="accent4"/>
          </w:rPr>
          <w:t>meal_break</w:t>
        </w:r>
        <w:proofErr w:type="spellEnd"/>
        <w:r w:rsidRPr="002424C0">
          <w:rPr>
            <w:b/>
            <w:bCs/>
            <w:color w:val="0F9ED5" w:themeColor="accent4"/>
          </w:rPr>
          <w:t xml:space="preserve">, 0.5 </w:t>
        </w:r>
        <w:proofErr w:type="spellStart"/>
        <w:r w:rsidRPr="002424C0">
          <w:rPr>
            <w:b/>
            <w:bCs/>
            <w:color w:val="0F9ED5" w:themeColor="accent4"/>
          </w:rPr>
          <w:t>hrs</w:t>
        </w:r>
        <w:proofErr w:type="spellEnd"/>
        <w:r w:rsidRPr="002424C0">
          <w:rPr>
            <w:b/>
            <w:bCs/>
            <w:color w:val="0F9ED5" w:themeColor="accent4"/>
          </w:rPr>
          <w:t xml:space="preserve"> ST </w:t>
        </w:r>
      </w:ins>
    </w:p>
    <w:p w14:paraId="21C853AC" w14:textId="4FF7D92D" w:rsidR="00AF3CE8" w:rsidRPr="00432397" w:rsidRDefault="00AF3CE8" w:rsidP="00AF3CE8">
      <w:pPr>
        <w:rPr>
          <w:ins w:id="1316" w:author="Chris Hogan" w:date="2025-09-22T15:22:00Z" w16du:dateUtc="2025-09-22T21:22:00Z"/>
        </w:rPr>
        <w:pPrChange w:id="1317" w:author="Chris Hogan" w:date="2025-09-22T23:43:00Z" w16du:dateUtc="2025-09-23T05:43:00Z">
          <w:pPr>
            <w:pStyle w:val="ListParagraph"/>
            <w:numPr>
              <w:numId w:val="39"/>
            </w:numPr>
            <w:ind w:hanging="360"/>
          </w:pPr>
        </w:pPrChange>
      </w:pPr>
    </w:p>
    <w:p w14:paraId="53545962" w14:textId="1EF6F396" w:rsidR="00F22CA2" w:rsidRDefault="00F22CA2" w:rsidP="00432397">
      <w:pPr>
        <w:pStyle w:val="Heading3"/>
        <w:rPr>
          <w:ins w:id="1318" w:author="Chris Hogan" w:date="2025-09-22T22:08:00Z" w16du:dateUtc="2025-09-23T04:08:00Z"/>
        </w:rPr>
      </w:pPr>
      <w:ins w:id="1319" w:author="Chris Hogan" w:date="2025-09-22T15:22:00Z" w16du:dateUtc="2025-09-22T21:22:00Z">
        <w:r>
          <w:t xml:space="preserve">Rules Evaluation </w:t>
        </w:r>
        <w:r w:rsidRPr="00F22CA2">
          <w:t xml:space="preserve">Engine </w:t>
        </w:r>
      </w:ins>
      <w:ins w:id="1320" w:author="Chris Hogan" w:date="2025-09-22T22:42:00Z" w16du:dateUtc="2025-09-23T04:42:00Z">
        <w:r w:rsidR="00364FA3">
          <w:t>“2</w:t>
        </w:r>
        <w:r w:rsidR="00364FA3" w:rsidRPr="00364FA3">
          <w:rPr>
            <w:vertAlign w:val="superscript"/>
            <w:rPrChange w:id="1321" w:author="Chris Hogan" w:date="2025-09-22T22:42:00Z" w16du:dateUtc="2025-09-23T04:42:00Z">
              <w:rPr/>
            </w:rPrChange>
          </w:rPr>
          <w:t>nd</w:t>
        </w:r>
        <w:r w:rsidR="00364FA3">
          <w:t xml:space="preserve"> Pass” to </w:t>
        </w:r>
      </w:ins>
      <w:ins w:id="1322" w:author="Chris Hogan" w:date="2025-09-22T15:22:00Z" w16du:dateUtc="2025-09-22T21:22:00Z">
        <w:r>
          <w:t>perform post</w:t>
        </w:r>
      </w:ins>
      <w:ins w:id="1323" w:author="Chris Hogan" w:date="2025-09-22T15:23:00Z" w16du:dateUtc="2025-09-22T21:23:00Z">
        <w:r w:rsidR="00216A9E">
          <w:t>-</w:t>
        </w:r>
      </w:ins>
      <w:ins w:id="1324" w:author="Chris Hogan" w:date="2025-09-22T15:22:00Z" w16du:dateUtc="2025-09-22T21:22:00Z">
        <w:r w:rsidR="007917CE">
          <w:t>emission Operations</w:t>
        </w:r>
      </w:ins>
    </w:p>
    <w:p w14:paraId="5AE8E602" w14:textId="336FFB43" w:rsidR="00432397" w:rsidRDefault="00432397" w:rsidP="00432397">
      <w:pPr>
        <w:rPr>
          <w:ins w:id="1325" w:author="Chris Hogan" w:date="2025-09-22T22:51:00Z" w16du:dateUtc="2025-09-23T04:51:00Z"/>
        </w:rPr>
      </w:pPr>
    </w:p>
    <w:p w14:paraId="2B732C1C" w14:textId="6EB63B8F" w:rsidR="008E2557" w:rsidRDefault="008E2557" w:rsidP="00432397">
      <w:pPr>
        <w:rPr>
          <w:ins w:id="1326" w:author="Chris Hogan" w:date="2025-09-22T23:03:00Z" w16du:dateUtc="2025-09-23T05:03:00Z"/>
        </w:rPr>
      </w:pPr>
      <w:ins w:id="1327" w:author="Chris Hogan" w:date="2025-09-22T22:57:00Z" w16du:dateUtc="2025-09-23T04:57:00Z">
        <w:r w:rsidRPr="008E2557">
          <w:t xml:space="preserve">This is where the Rules Evaluation Engine </w:t>
        </w:r>
        <w:r w:rsidRPr="008E2557">
          <w:rPr>
            <w:b/>
            <w:bCs/>
            <w:rPrChange w:id="1328" w:author="Chris Hogan" w:date="2025-09-22T22:57:00Z" w16du:dateUtc="2025-09-23T04:57:00Z">
              <w:rPr/>
            </w:rPrChange>
          </w:rPr>
          <w:t>performs post-emission Operations</w:t>
        </w:r>
        <w:r w:rsidRPr="008E2557">
          <w:t xml:space="preserve"> on the Obligations</w:t>
        </w:r>
        <w:r>
          <w:t xml:space="preserve"> produced in the 1</w:t>
        </w:r>
        <w:r w:rsidRPr="008E2557">
          <w:rPr>
            <w:vertAlign w:val="superscript"/>
            <w:rPrChange w:id="1329" w:author="Chris Hogan" w:date="2025-09-22T22:57:00Z" w16du:dateUtc="2025-09-23T04:57:00Z">
              <w:rPr/>
            </w:rPrChange>
          </w:rPr>
          <w:t>st</w:t>
        </w:r>
        <w:r>
          <w:t xml:space="preserve"> Pass</w:t>
        </w:r>
        <w:r w:rsidRPr="008E2557">
          <w:t xml:space="preserve">. For rules that define Operations, the </w:t>
        </w:r>
        <w:r w:rsidRPr="0062098F">
          <w:rPr>
            <w:b/>
            <w:bCs/>
            <w:rPrChange w:id="1330" w:author="Chris Hogan" w:date="2025-09-22T22:57:00Z" w16du:dateUtc="2025-09-23T04:57:00Z">
              <w:rPr/>
            </w:rPrChange>
          </w:rPr>
          <w:t xml:space="preserve">Engine applies </w:t>
        </w:r>
      </w:ins>
      <w:ins w:id="1331" w:author="Chris Hogan" w:date="2025-09-22T22:58:00Z" w16du:dateUtc="2025-09-23T04:58:00Z">
        <w:r w:rsidR="00C52C85">
          <w:rPr>
            <w:b/>
            <w:bCs/>
          </w:rPr>
          <w:t>them</w:t>
        </w:r>
        <w:r w:rsidR="00C52C85" w:rsidRPr="00AD65B6">
          <w:rPr>
            <w:rPrChange w:id="1332" w:author="Chris Hogan" w:date="2025-09-22T22:59:00Z" w16du:dateUtc="2025-09-23T04:59:00Z">
              <w:rPr>
                <w:b/>
                <w:bCs/>
              </w:rPr>
            </w:rPrChange>
          </w:rPr>
          <w:t xml:space="preserve"> </w:t>
        </w:r>
      </w:ins>
      <w:ins w:id="1333" w:author="Chris Hogan" w:date="2025-09-22T22:59:00Z" w16du:dateUtc="2025-09-23T04:59:00Z">
        <w:r w:rsidR="00C52C85" w:rsidRPr="00AD65B6">
          <w:rPr>
            <w:rPrChange w:id="1334" w:author="Chris Hogan" w:date="2025-09-22T22:59:00Z" w16du:dateUtc="2025-09-23T04:59:00Z">
              <w:rPr>
                <w:b/>
                <w:bCs/>
              </w:rPr>
            </w:rPrChange>
          </w:rPr>
          <w:t xml:space="preserve">– making </w:t>
        </w:r>
      </w:ins>
      <w:ins w:id="1335" w:author="Chris Hogan" w:date="2025-09-22T22:57:00Z" w16du:dateUtc="2025-09-23T04:57:00Z">
        <w:r w:rsidRPr="00AD65B6">
          <w:t>substitutions, removals, adjustments, or additions as required.</w:t>
        </w:r>
        <w:r w:rsidRPr="008E2557">
          <w:t xml:space="preserve"> Operations </w:t>
        </w:r>
        <w:r w:rsidRPr="00AD65B6">
          <w:rPr>
            <w:b/>
            <w:bCs/>
            <w:rPrChange w:id="1336" w:author="Chris Hogan" w:date="2025-09-22T22:59:00Z" w16du:dateUtc="2025-09-23T04:59:00Z">
              <w:rPr/>
            </w:rPrChange>
          </w:rPr>
          <w:t>evaluate the conditions created by the initial Obligations and, where those conditions trigger dependent rules, incorporate the resulting Obligations into the list.</w:t>
        </w:r>
        <w:r w:rsidRPr="008E2557">
          <w:t xml:space="preserve"> The outcome is a refined, consolidated set of Obligations ready for the final comparison against the Crew Sheet data.</w:t>
        </w:r>
      </w:ins>
    </w:p>
    <w:p w14:paraId="7D89994A" w14:textId="77777777" w:rsidR="006C02B8" w:rsidRDefault="006C02B8" w:rsidP="00432397">
      <w:pPr>
        <w:rPr>
          <w:ins w:id="1337" w:author="Chris Hogan" w:date="2025-09-22T23:45:00Z" w16du:dateUtc="2025-09-23T05:45:00Z"/>
        </w:rPr>
      </w:pPr>
    </w:p>
    <w:p w14:paraId="2C491D45" w14:textId="2C01302C" w:rsidR="00C85977" w:rsidRDefault="00C85977" w:rsidP="005738DB">
      <w:pPr>
        <w:rPr>
          <w:ins w:id="1338" w:author="Chris Hogan" w:date="2025-09-22T23:49:00Z" w16du:dateUtc="2025-09-23T05:49:00Z"/>
        </w:rPr>
      </w:pPr>
      <w:ins w:id="1339" w:author="Chris Hogan" w:date="2025-09-22T23:46:00Z" w16du:dateUtc="2025-09-23T05:46:00Z">
        <w:r w:rsidRPr="000E50A6">
          <w:rPr>
            <w:rPrChange w:id="1340" w:author="Chris Hogan" w:date="2025-09-22T23:47:00Z" w16du:dateUtc="2025-09-23T05:47:00Z">
              <w:rPr>
                <w:b/>
                <w:bCs/>
              </w:rPr>
            </w:rPrChange>
          </w:rPr>
          <w:t xml:space="preserve">The Rules Evaluation Engine would only execute </w:t>
        </w:r>
      </w:ins>
      <w:ins w:id="1341" w:author="Chris Hogan" w:date="2025-09-22T23:47:00Z" w16du:dateUtc="2025-09-23T05:47:00Z">
        <w:r w:rsidRPr="000E50A6">
          <w:rPr>
            <w:rPrChange w:id="1342" w:author="Chris Hogan" w:date="2025-09-22T23:47:00Z" w16du:dateUtc="2025-09-23T05:47:00Z">
              <w:rPr>
                <w:b/>
                <w:bCs/>
              </w:rPr>
            </w:rPrChange>
          </w:rPr>
          <w:t xml:space="preserve">rules that </w:t>
        </w:r>
        <w:proofErr w:type="gramStart"/>
        <w:r w:rsidRPr="000E50A6">
          <w:rPr>
            <w:rPrChange w:id="1343" w:author="Chris Hogan" w:date="2025-09-22T23:47:00Z" w16du:dateUtc="2025-09-23T05:47:00Z">
              <w:rPr>
                <w:b/>
                <w:bCs/>
              </w:rPr>
            </w:rPrChange>
          </w:rPr>
          <w:t>actually define</w:t>
        </w:r>
        <w:proofErr w:type="gramEnd"/>
        <w:r w:rsidRPr="000E50A6">
          <w:rPr>
            <w:rPrChange w:id="1344" w:author="Chris Hogan" w:date="2025-09-22T23:47:00Z" w16du:dateUtc="2025-09-23T05:47:00Z">
              <w:rPr>
                <w:b/>
                <w:bCs/>
              </w:rPr>
            </w:rPrChange>
          </w:rPr>
          <w:t xml:space="preserve"> Operations.</w:t>
        </w:r>
      </w:ins>
      <w:ins w:id="1345" w:author="Chris Hogan" w:date="2025-09-22T23:49:00Z" w16du:dateUtc="2025-09-23T05:49:00Z">
        <w:r w:rsidR="005E1FE0">
          <w:t xml:space="preserve"> </w:t>
        </w:r>
      </w:ins>
      <w:ins w:id="1346" w:author="Chris Hogan" w:date="2025-09-22T23:47:00Z" w16du:dateUtc="2025-09-23T05:47:00Z">
        <w:r w:rsidR="00BA44B1">
          <w:t xml:space="preserve">It also </w:t>
        </w:r>
      </w:ins>
      <w:ins w:id="1347" w:author="Chris Hogan" w:date="2025-09-22T23:48:00Z" w16du:dateUtc="2025-09-23T05:48:00Z">
        <w:r w:rsidR="00BA44B1">
          <w:t>process</w:t>
        </w:r>
      </w:ins>
      <w:ins w:id="1348" w:author="Chris Hogan" w:date="2025-09-22T23:50:00Z" w16du:dateUtc="2025-09-23T05:50:00Z">
        <w:r w:rsidR="005E1FE0">
          <w:t>es</w:t>
        </w:r>
      </w:ins>
      <w:ins w:id="1349" w:author="Chris Hogan" w:date="2025-09-22T23:48:00Z" w16du:dateUtc="2025-09-23T05:48:00Z">
        <w:r w:rsidR="00BA44B1">
          <w:t xml:space="preserve"> operations in a deterministic order of:</w:t>
        </w:r>
      </w:ins>
    </w:p>
    <w:p w14:paraId="482A9471" w14:textId="77777777" w:rsidR="005E1FE0" w:rsidRDefault="0017426C" w:rsidP="00B000EC">
      <w:pPr>
        <w:pStyle w:val="ListParagraph"/>
        <w:numPr>
          <w:ilvl w:val="0"/>
          <w:numId w:val="49"/>
        </w:numPr>
        <w:rPr>
          <w:ins w:id="1350" w:author="Chris Hogan" w:date="2025-09-22T23:50:00Z" w16du:dateUtc="2025-09-23T05:50:00Z"/>
        </w:rPr>
        <w:pPrChange w:id="1351" w:author="Chris Hogan" w:date="2025-09-22T23:50:00Z" w16du:dateUtc="2025-09-23T05:50:00Z">
          <w:pPr/>
        </w:pPrChange>
      </w:pPr>
      <w:ins w:id="1352" w:author="Chris Hogan" w:date="2025-09-22T23:49:00Z" w16du:dateUtc="2025-09-23T05:49:00Z">
        <w:r w:rsidRPr="0017426C">
          <w:t>apply substitutions</w:t>
        </w:r>
      </w:ins>
    </w:p>
    <w:p w14:paraId="148BD93C" w14:textId="77777777" w:rsidR="005E1FE0" w:rsidRDefault="0017426C" w:rsidP="00B000EC">
      <w:pPr>
        <w:pStyle w:val="ListParagraph"/>
        <w:numPr>
          <w:ilvl w:val="0"/>
          <w:numId w:val="49"/>
        </w:numPr>
        <w:rPr>
          <w:ins w:id="1353" w:author="Chris Hogan" w:date="2025-09-22T23:50:00Z" w16du:dateUtc="2025-09-23T05:50:00Z"/>
        </w:rPr>
        <w:pPrChange w:id="1354" w:author="Chris Hogan" w:date="2025-09-22T23:50:00Z" w16du:dateUtc="2025-09-23T05:50:00Z">
          <w:pPr/>
        </w:pPrChange>
      </w:pPr>
      <w:ins w:id="1355" w:author="Chris Hogan" w:date="2025-09-22T23:49:00Z" w16du:dateUtc="2025-09-23T05:49:00Z">
        <w:r w:rsidRPr="0017426C">
          <w:t>apply removals</w:t>
        </w:r>
      </w:ins>
    </w:p>
    <w:p w14:paraId="2D901E8B" w14:textId="77777777" w:rsidR="00B000EC" w:rsidRDefault="005E1FE0" w:rsidP="00B000EC">
      <w:pPr>
        <w:pStyle w:val="ListParagraph"/>
        <w:numPr>
          <w:ilvl w:val="0"/>
          <w:numId w:val="49"/>
        </w:numPr>
        <w:rPr>
          <w:ins w:id="1356" w:author="Chris Hogan" w:date="2025-09-22T23:50:00Z" w16du:dateUtc="2025-09-23T05:50:00Z"/>
        </w:rPr>
        <w:pPrChange w:id="1357" w:author="Chris Hogan" w:date="2025-09-22T23:50:00Z" w16du:dateUtc="2025-09-23T05:50:00Z">
          <w:pPr/>
        </w:pPrChange>
      </w:pPr>
      <w:ins w:id="1358" w:author="Chris Hogan" w:date="2025-09-22T23:50:00Z" w16du:dateUtc="2025-09-23T05:50:00Z">
        <w:r>
          <w:t xml:space="preserve">apply </w:t>
        </w:r>
      </w:ins>
      <w:ins w:id="1359" w:author="Chris Hogan" w:date="2025-09-22T23:49:00Z" w16du:dateUtc="2025-09-23T05:49:00Z">
        <w:r w:rsidR="0017426C" w:rsidRPr="0017426C">
          <w:t>top-ups</w:t>
        </w:r>
      </w:ins>
    </w:p>
    <w:p w14:paraId="7E27456E" w14:textId="025B2D8F" w:rsidR="0017426C" w:rsidRDefault="00B000EC" w:rsidP="00B000EC">
      <w:pPr>
        <w:pStyle w:val="ListParagraph"/>
        <w:numPr>
          <w:ilvl w:val="0"/>
          <w:numId w:val="49"/>
        </w:numPr>
        <w:rPr>
          <w:ins w:id="1360" w:author="Chris Hogan" w:date="2025-09-22T23:49:00Z" w16du:dateUtc="2025-09-23T05:49:00Z"/>
        </w:rPr>
        <w:pPrChange w:id="1361" w:author="Chris Hogan" w:date="2025-09-22T23:50:00Z" w16du:dateUtc="2025-09-23T05:50:00Z">
          <w:pPr/>
        </w:pPrChange>
      </w:pPr>
      <w:ins w:id="1362" w:author="Chris Hogan" w:date="2025-09-22T23:50:00Z" w16du:dateUtc="2025-09-23T05:50:00Z">
        <w:r>
          <w:t xml:space="preserve">apply </w:t>
        </w:r>
      </w:ins>
      <w:ins w:id="1363" w:author="Chris Hogan" w:date="2025-09-22T23:49:00Z" w16du:dateUtc="2025-09-23T05:49:00Z">
        <w:r w:rsidR="0017426C" w:rsidRPr="0017426C">
          <w:t>caps</w:t>
        </w:r>
      </w:ins>
    </w:p>
    <w:p w14:paraId="4F573A3C" w14:textId="77777777" w:rsidR="0017426C" w:rsidRDefault="0017426C" w:rsidP="005738DB">
      <w:pPr>
        <w:rPr>
          <w:ins w:id="1364" w:author="Chris Hogan" w:date="2025-09-22T23:51:00Z" w16du:dateUtc="2025-09-23T05:51:00Z"/>
        </w:rPr>
      </w:pPr>
    </w:p>
    <w:p w14:paraId="253DB71A" w14:textId="596C87A4" w:rsidR="00756701" w:rsidRPr="00756701" w:rsidRDefault="00E617B5" w:rsidP="005738DB">
      <w:pPr>
        <w:rPr>
          <w:ins w:id="1365" w:author="Chris Hogan" w:date="2025-09-22T23:46:00Z" w16du:dateUtc="2025-09-23T05:46:00Z"/>
          <w:b/>
          <w:bCs/>
        </w:rPr>
      </w:pPr>
      <w:ins w:id="1366" w:author="Chris Hogan" w:date="2025-09-22T23:52:00Z" w16du:dateUtc="2025-09-23T05:52:00Z">
        <w:r>
          <w:rPr>
            <w:b/>
            <w:bCs/>
          </w:rPr>
          <w:t xml:space="preserve">Substitution </w:t>
        </w:r>
      </w:ins>
      <w:ins w:id="1367" w:author="Chris Hogan" w:date="2025-09-22T23:51:00Z" w16du:dateUtc="2025-09-23T05:51:00Z">
        <w:r w:rsidR="00756701">
          <w:rPr>
            <w:b/>
            <w:bCs/>
          </w:rPr>
          <w:t>Operations</w:t>
        </w:r>
        <w:r w:rsidR="00756701" w:rsidRPr="002424C0">
          <w:rPr>
            <w:b/>
            <w:bCs/>
          </w:rPr>
          <w:t xml:space="preserve"> </w:t>
        </w:r>
        <w:r w:rsidR="00756701">
          <w:rPr>
            <w:b/>
            <w:bCs/>
          </w:rPr>
          <w:t>executed</w:t>
        </w:r>
        <w:r w:rsidR="00756701" w:rsidRPr="002424C0">
          <w:rPr>
            <w:b/>
            <w:bCs/>
          </w:rPr>
          <w:t>:</w:t>
        </w:r>
      </w:ins>
    </w:p>
    <w:p w14:paraId="71C39869" w14:textId="77777777" w:rsidR="005738DB" w:rsidRDefault="005738DB" w:rsidP="005738DB">
      <w:pPr>
        <w:pStyle w:val="ListParagraph"/>
        <w:numPr>
          <w:ilvl w:val="0"/>
          <w:numId w:val="48"/>
        </w:numPr>
        <w:rPr>
          <w:ins w:id="1368" w:author="Chris Hogan" w:date="2025-09-22T23:46:00Z" w16du:dateUtc="2025-09-23T05:46:00Z"/>
        </w:rPr>
      </w:pPr>
      <w:ins w:id="1369" w:author="Chris Hogan" w:date="2025-09-22T23:46:00Z" w16du:dateUtc="2025-09-23T05:46:00Z">
        <w:r>
          <w:rPr>
            <w:rFonts w:ascii="Segoe UI Emoji" w:hAnsi="Segoe UI Emoji" w:cs="Segoe UI Emoji"/>
          </w:rPr>
          <w:t>✅</w:t>
        </w:r>
        <w:r w:rsidRPr="00A6082C">
          <w:t>NMA-AB, 15.602, Overtime Meal Allowance</w:t>
        </w:r>
      </w:ins>
    </w:p>
    <w:p w14:paraId="77BAD70C" w14:textId="77777777" w:rsidR="005738DB" w:rsidRPr="002424C0" w:rsidRDefault="005738DB" w:rsidP="005738DB">
      <w:pPr>
        <w:pStyle w:val="ListParagraph"/>
        <w:numPr>
          <w:ilvl w:val="1"/>
          <w:numId w:val="48"/>
        </w:numPr>
        <w:rPr>
          <w:ins w:id="1370" w:author="Chris Hogan" w:date="2025-09-22T23:46:00Z" w16du:dateUtc="2025-09-23T05:46:00Z"/>
        </w:rPr>
      </w:pPr>
      <w:ins w:id="1371" w:author="Chris Hogan" w:date="2025-09-22T23:46:00Z" w16du:dateUtc="2025-09-23T05:46:00Z">
        <w:r>
          <w:rPr>
            <w:rFonts w:ascii="Segoe UI Emoji" w:hAnsi="Segoe UI Emoji" w:cs="Segoe UI Emoji"/>
          </w:rPr>
          <w:t>Since</w:t>
        </w:r>
      </w:ins>
    </w:p>
    <w:p w14:paraId="31A456E0" w14:textId="77777777" w:rsidR="00804C16" w:rsidRPr="00804C16" w:rsidRDefault="00246C2C" w:rsidP="005738DB">
      <w:pPr>
        <w:pStyle w:val="ListParagraph"/>
        <w:numPr>
          <w:ilvl w:val="2"/>
          <w:numId w:val="48"/>
        </w:numPr>
        <w:rPr>
          <w:ins w:id="1372" w:author="Chris Hogan" w:date="2025-09-22T23:53:00Z" w16du:dateUtc="2025-09-23T05:53:00Z"/>
          <w:rPrChange w:id="1373" w:author="Chris Hogan" w:date="2025-09-22T23:53:00Z" w16du:dateUtc="2025-09-23T05:53:00Z">
            <w:rPr>
              <w:ins w:id="1374" w:author="Chris Hogan" w:date="2025-09-22T23:53:00Z" w16du:dateUtc="2025-09-23T05:53:00Z"/>
              <w:rFonts w:ascii="Segoe UI Emoji" w:hAnsi="Segoe UI Emoji" w:cs="Segoe UI Emoji"/>
            </w:rPr>
          </w:rPrChange>
        </w:rPr>
      </w:pPr>
      <w:ins w:id="1375" w:author="Chris Hogan" w:date="2025-09-22T23:53:00Z" w16du:dateUtc="2025-09-23T05:53:00Z">
        <w:r>
          <w:rPr>
            <w:rFonts w:ascii="Segoe UI Emoji" w:hAnsi="Segoe UI Emoji" w:cs="Segoe UI Emoji"/>
          </w:rPr>
          <w:t xml:space="preserve">Obligations set contains </w:t>
        </w:r>
        <w:r w:rsidR="00804C16">
          <w:rPr>
            <w:rFonts w:ascii="Segoe UI Emoji" w:hAnsi="Segoe UI Emoji" w:cs="Segoe UI Emoji"/>
          </w:rPr>
          <w:t>2 meals</w:t>
        </w:r>
      </w:ins>
    </w:p>
    <w:p w14:paraId="55D8DE92" w14:textId="3C0F186E" w:rsidR="005738DB" w:rsidRPr="00804C16" w:rsidRDefault="00804C16" w:rsidP="005738DB">
      <w:pPr>
        <w:pStyle w:val="ListParagraph"/>
        <w:numPr>
          <w:ilvl w:val="2"/>
          <w:numId w:val="48"/>
        </w:numPr>
        <w:rPr>
          <w:ins w:id="1376" w:author="Chris Hogan" w:date="2025-09-22T23:53:00Z" w16du:dateUtc="2025-09-23T05:53:00Z"/>
          <w:rPrChange w:id="1377" w:author="Chris Hogan" w:date="2025-09-22T23:53:00Z" w16du:dateUtc="2025-09-23T05:53:00Z">
            <w:rPr>
              <w:ins w:id="1378" w:author="Chris Hogan" w:date="2025-09-22T23:53:00Z" w16du:dateUtc="2025-09-23T05:53:00Z"/>
              <w:rFonts w:ascii="Segoe UI Emoji" w:hAnsi="Segoe UI Emoji" w:cs="Segoe UI Emoji"/>
            </w:rPr>
          </w:rPrChange>
        </w:rPr>
      </w:pPr>
      <w:proofErr w:type="spellStart"/>
      <w:ins w:id="1379" w:author="Chris Hogan" w:date="2025-09-22T23:53:00Z" w16du:dateUtc="2025-09-23T05:53:00Z">
        <w:r>
          <w:rPr>
            <w:rFonts w:ascii="Segoe UI Emoji" w:hAnsi="Segoe UI Emoji" w:cs="Segoe UI Emoji"/>
          </w:rPr>
          <w:t>Request.Facts</w:t>
        </w:r>
        <w:proofErr w:type="spellEnd"/>
        <w:r>
          <w:rPr>
            <w:rFonts w:ascii="Segoe UI Emoji" w:hAnsi="Segoe UI Emoji" w:cs="Segoe UI Emoji"/>
          </w:rPr>
          <w:t xml:space="preserve"> set contains 1 meal received</w:t>
        </w:r>
      </w:ins>
    </w:p>
    <w:p w14:paraId="01F95F55" w14:textId="77777777" w:rsidR="00BC70E2" w:rsidRDefault="00BC70E2" w:rsidP="00BC70E2">
      <w:pPr>
        <w:pStyle w:val="ListParagraph"/>
        <w:numPr>
          <w:ilvl w:val="2"/>
          <w:numId w:val="48"/>
        </w:numPr>
        <w:rPr>
          <w:ins w:id="1380" w:author="Chris Hogan" w:date="2025-09-22T23:59:00Z" w16du:dateUtc="2025-09-23T05:59:00Z"/>
        </w:rPr>
      </w:pPr>
      <w:proofErr w:type="spellStart"/>
      <w:proofErr w:type="gramStart"/>
      <w:ins w:id="1381" w:author="Chris Hogan" w:date="2025-09-22T23:59:00Z" w16du:dateUtc="2025-09-23T05:59:00Z">
        <w:r>
          <w:t>Request.Context.involved</w:t>
        </w:r>
        <w:proofErr w:type="gramEnd"/>
        <w:r>
          <w:t>_</w:t>
        </w:r>
        <w:proofErr w:type="gramStart"/>
        <w:r>
          <w:t>parties</w:t>
        </w:r>
        <w:proofErr w:type="spellEnd"/>
        <w:r>
          <w:t>[</w:t>
        </w:r>
        <w:proofErr w:type="spellStart"/>
        <w:proofErr w:type="gramEnd"/>
        <w:r>
          <w:t>ThisEmployee</w:t>
        </w:r>
        <w:proofErr w:type="spellEnd"/>
        <w:proofErr w:type="gramStart"/>
        <w:r>
          <w:t>].employee</w:t>
        </w:r>
        <w:proofErr w:type="gramEnd"/>
      </w:ins>
    </w:p>
    <w:p w14:paraId="2DF21195" w14:textId="597927C1" w:rsidR="00804C16" w:rsidRPr="002424C0" w:rsidRDefault="00BC70E2" w:rsidP="00BC70E2">
      <w:pPr>
        <w:pStyle w:val="ListParagraph"/>
        <w:numPr>
          <w:ilvl w:val="3"/>
          <w:numId w:val="48"/>
        </w:numPr>
        <w:rPr>
          <w:ins w:id="1382" w:author="Chris Hogan" w:date="2025-09-22T23:46:00Z" w16du:dateUtc="2025-09-23T05:46:00Z"/>
        </w:rPr>
        <w:pPrChange w:id="1383" w:author="Chris Hogan" w:date="2025-09-22T23:59:00Z" w16du:dateUtc="2025-09-23T05:59:00Z">
          <w:pPr>
            <w:pStyle w:val="ListParagraph"/>
            <w:numPr>
              <w:ilvl w:val="2"/>
              <w:numId w:val="48"/>
            </w:numPr>
            <w:ind w:left="2160" w:hanging="360"/>
          </w:pPr>
        </w:pPrChange>
      </w:pPr>
      <w:ins w:id="1384" w:author="Chris Hogan" w:date="2025-09-22T23:59:00Z" w16du:dateUtc="2025-09-23T05:59:00Z">
        <w:r>
          <w:t>.</w:t>
        </w:r>
        <w:proofErr w:type="spellStart"/>
        <w:r>
          <w:t>is_scheduled_overtime</w:t>
        </w:r>
        <w:proofErr w:type="spellEnd"/>
        <w:r>
          <w:t xml:space="preserve"> = false</w:t>
        </w:r>
      </w:ins>
    </w:p>
    <w:p w14:paraId="7BDF6093" w14:textId="6AC7AA1C" w:rsidR="005738DB" w:rsidRPr="002424C0" w:rsidRDefault="00196C94" w:rsidP="005738DB">
      <w:pPr>
        <w:pStyle w:val="ListParagraph"/>
        <w:numPr>
          <w:ilvl w:val="1"/>
          <w:numId w:val="48"/>
        </w:numPr>
        <w:rPr>
          <w:ins w:id="1385" w:author="Chris Hogan" w:date="2025-09-22T23:46:00Z" w16du:dateUtc="2025-09-23T05:46:00Z"/>
        </w:rPr>
      </w:pPr>
      <w:ins w:id="1386" w:author="Chris Hogan" w:date="2025-09-23T00:21:00Z" w16du:dateUtc="2025-09-23T06:21:00Z">
        <w:r>
          <w:rPr>
            <w:rFonts w:ascii="Segoe UI Emoji" w:hAnsi="Segoe UI Emoji" w:cs="Segoe UI Emoji"/>
          </w:rPr>
          <w:t>Operations</w:t>
        </w:r>
      </w:ins>
      <w:ins w:id="1387" w:author="Chris Hogan" w:date="2025-09-22T23:46:00Z" w16du:dateUtc="2025-09-23T05:46:00Z">
        <w:r w:rsidR="005738DB">
          <w:rPr>
            <w:rFonts w:ascii="Segoe UI Emoji" w:hAnsi="Segoe UI Emoji" w:cs="Segoe UI Emoji"/>
          </w:rPr>
          <w:t xml:space="preserve"> </w:t>
        </w:r>
      </w:ins>
      <w:ins w:id="1388" w:author="Chris Hogan" w:date="2025-09-23T00:21:00Z" w16du:dateUtc="2025-09-23T06:21:00Z">
        <w:r>
          <w:rPr>
            <w:rFonts w:ascii="Segoe UI Emoji" w:hAnsi="Segoe UI Emoji" w:cs="Segoe UI Emoji"/>
          </w:rPr>
          <w:t>executed</w:t>
        </w:r>
      </w:ins>
      <w:ins w:id="1389" w:author="Chris Hogan" w:date="2025-09-22T23:46:00Z" w16du:dateUtc="2025-09-23T05:46:00Z">
        <w:r w:rsidR="005738DB">
          <w:rPr>
            <w:rFonts w:ascii="Segoe UI Emoji" w:hAnsi="Segoe UI Emoji" w:cs="Segoe UI Emoji"/>
          </w:rPr>
          <w:t>:</w:t>
        </w:r>
      </w:ins>
    </w:p>
    <w:p w14:paraId="4388E9ED" w14:textId="564CC27A" w:rsidR="005738DB" w:rsidRPr="00241F6D" w:rsidRDefault="00241F6D" w:rsidP="005738DB">
      <w:pPr>
        <w:pStyle w:val="ListParagraph"/>
        <w:numPr>
          <w:ilvl w:val="2"/>
          <w:numId w:val="48"/>
        </w:numPr>
        <w:rPr>
          <w:ins w:id="1390" w:author="Chris Hogan" w:date="2025-09-22T23:55:00Z" w16du:dateUtc="2025-09-23T05:55:00Z"/>
          <w:rPrChange w:id="1391" w:author="Chris Hogan" w:date="2025-09-22T23:55:00Z" w16du:dateUtc="2025-09-23T05:55:00Z">
            <w:rPr>
              <w:ins w:id="1392" w:author="Chris Hogan" w:date="2025-09-22T23:55:00Z" w16du:dateUtc="2025-09-23T05:55:00Z"/>
              <w:rFonts w:ascii="Segoe UI Emoji" w:hAnsi="Segoe UI Emoji" w:cs="Segoe UI Emoji"/>
            </w:rPr>
          </w:rPrChange>
        </w:rPr>
      </w:pPr>
      <w:ins w:id="1393" w:author="Chris Hogan" w:date="2025-09-22T23:55:00Z" w16du:dateUtc="2025-09-23T05:55:00Z">
        <w:r>
          <w:rPr>
            <w:rFonts w:ascii="Segoe UI Emoji" w:hAnsi="Segoe UI Emoji" w:cs="Segoe UI Emoji"/>
          </w:rPr>
          <w:t>Substitute</w:t>
        </w:r>
        <w:r w:rsidR="00385D79">
          <w:rPr>
            <w:rFonts w:ascii="Segoe UI Emoji" w:hAnsi="Segoe UI Emoji" w:cs="Segoe UI Emoji"/>
          </w:rPr>
          <w:t xml:space="preserve"> </w:t>
        </w:r>
      </w:ins>
      <w:ins w:id="1394" w:author="Chris Hogan" w:date="2025-09-23T00:14:00Z" w16du:dateUtc="2025-09-23T06:14:00Z">
        <w:r w:rsidR="00F45692" w:rsidRPr="002424C0">
          <w:rPr>
            <w:rFonts w:ascii="Segoe UI Emoji" w:hAnsi="Segoe UI Emoji" w:cs="Segoe UI Emoji"/>
            <w:b/>
            <w:bCs/>
          </w:rPr>
          <w:t>(and mark as such)</w:t>
        </w:r>
        <w:r w:rsidR="00F45692">
          <w:rPr>
            <w:rFonts w:ascii="Segoe UI Emoji" w:hAnsi="Segoe UI Emoji" w:cs="Segoe UI Emoji"/>
            <w:b/>
            <w:bCs/>
          </w:rPr>
          <w:t xml:space="preserve"> </w:t>
        </w:r>
      </w:ins>
      <w:ins w:id="1395" w:author="Chris Hogan" w:date="2025-09-23T00:22:00Z" w16du:dateUtc="2025-09-23T06:22:00Z">
        <w:r w:rsidR="00AC3344" w:rsidRPr="00AC3344">
          <w:rPr>
            <w:rFonts w:ascii="Segoe UI Emoji" w:hAnsi="Segoe UI Emoji" w:cs="Segoe UI Emoji"/>
            <w:rPrChange w:id="1396" w:author="Chris Hogan" w:date="2025-09-23T00:22:00Z" w16du:dateUtc="2025-09-23T06:22:00Z">
              <w:rPr>
                <w:rFonts w:ascii="Segoe UI Emoji" w:hAnsi="Segoe UI Emoji" w:cs="Segoe UI Emoji"/>
                <w:b/>
                <w:bCs/>
              </w:rPr>
            </w:rPrChange>
          </w:rPr>
          <w:t xml:space="preserve">1 X </w:t>
        </w:r>
        <w:r w:rsidR="00E01BAE">
          <w:rPr>
            <w:rFonts w:ascii="Segoe UI Emoji" w:hAnsi="Segoe UI Emoji" w:cs="Segoe UI Emoji"/>
          </w:rPr>
          <w:t>“</w:t>
        </w:r>
        <w:proofErr w:type="spellStart"/>
        <w:r w:rsidR="00E01BAE" w:rsidRPr="003E78C3">
          <w:rPr>
            <w:rFonts w:ascii="Segoe UI Emoji" w:hAnsi="Segoe UI Emoji" w:cs="Segoe UI Emoji"/>
          </w:rPr>
          <w:t>meal_</w:t>
        </w:r>
        <w:proofErr w:type="gramStart"/>
        <w:r w:rsidR="00E01BAE" w:rsidRPr="003E78C3">
          <w:rPr>
            <w:rFonts w:ascii="Segoe UI Emoji" w:hAnsi="Segoe UI Emoji" w:cs="Segoe UI Emoji"/>
          </w:rPr>
          <w:t>obligation</w:t>
        </w:r>
        <w:proofErr w:type="spellEnd"/>
        <w:r w:rsidR="00E01BAE">
          <w:rPr>
            <w:rFonts w:ascii="Segoe UI Emoji" w:hAnsi="Segoe UI Emoji" w:cs="Segoe UI Emoji"/>
          </w:rPr>
          <w:t>“</w:t>
        </w:r>
      </w:ins>
      <w:ins w:id="1397" w:author="Chris Hogan" w:date="2025-09-23T00:23:00Z" w16du:dateUtc="2025-09-23T06:23:00Z">
        <w:r w:rsidR="00E01BAE">
          <w:rPr>
            <w:rFonts w:ascii="Segoe UI Emoji" w:hAnsi="Segoe UI Emoji" w:cs="Segoe UI Emoji"/>
          </w:rPr>
          <w:t xml:space="preserve"> </w:t>
        </w:r>
      </w:ins>
      <w:ins w:id="1398" w:author="Chris Hogan" w:date="2025-09-23T00:22:00Z" w16du:dateUtc="2025-09-23T06:22:00Z">
        <w:r w:rsidR="00E01BAE">
          <w:rPr>
            <w:rFonts w:ascii="Segoe UI Emoji" w:hAnsi="Segoe UI Emoji" w:cs="Segoe UI Emoji"/>
          </w:rPr>
          <w:t>emitted</w:t>
        </w:r>
        <w:proofErr w:type="gramEnd"/>
        <w:r w:rsidR="00E01BAE">
          <w:rPr>
            <w:rFonts w:ascii="Segoe UI Emoji" w:hAnsi="Segoe UI Emoji" w:cs="Segoe UI Emoji"/>
          </w:rPr>
          <w:t xml:space="preserve"> </w:t>
        </w:r>
      </w:ins>
      <w:ins w:id="1399" w:author="Chris Hogan" w:date="2025-09-23T00:14:00Z" w16du:dateUtc="2025-09-23T06:14:00Z">
        <w:r w:rsidR="0076406C">
          <w:rPr>
            <w:rFonts w:ascii="Segoe UI Emoji" w:hAnsi="Segoe UI Emoji" w:cs="Segoe UI Emoji"/>
          </w:rPr>
          <w:t>bundle</w:t>
        </w:r>
      </w:ins>
      <w:ins w:id="1400" w:author="Chris Hogan" w:date="2025-09-23T00:15:00Z" w16du:dateUtc="2025-09-23T06:15:00Z">
        <w:r w:rsidR="008D04BF">
          <w:rPr>
            <w:rFonts w:ascii="Segoe UI Emoji" w:hAnsi="Segoe UI Emoji" w:cs="Segoe UI Emoji"/>
          </w:rPr>
          <w:t>.</w:t>
        </w:r>
      </w:ins>
    </w:p>
    <w:p w14:paraId="13F769D9" w14:textId="346CF406" w:rsidR="00241F6D" w:rsidRPr="002424C0" w:rsidRDefault="00241F6D" w:rsidP="00241F6D">
      <w:pPr>
        <w:pStyle w:val="ListParagraph"/>
        <w:numPr>
          <w:ilvl w:val="3"/>
          <w:numId w:val="48"/>
        </w:numPr>
        <w:rPr>
          <w:ins w:id="1401" w:author="Chris Hogan" w:date="2025-09-22T23:55:00Z" w16du:dateUtc="2025-09-23T05:55:00Z"/>
          <w:b/>
          <w:bCs/>
          <w:color w:val="0F9ED5" w:themeColor="accent4"/>
        </w:rPr>
        <w:pPrChange w:id="1402" w:author="Chris Hogan" w:date="2025-09-22T23:55:00Z" w16du:dateUtc="2025-09-23T05:55:00Z">
          <w:pPr>
            <w:pStyle w:val="ListParagraph"/>
            <w:numPr>
              <w:numId w:val="48"/>
            </w:numPr>
            <w:ind w:hanging="360"/>
          </w:pPr>
        </w:pPrChange>
      </w:pPr>
      <w:ins w:id="1403" w:author="Chris Hogan" w:date="2025-09-22T23:55:00Z" w16du:dateUtc="2025-09-23T05:55:00Z">
        <w:r w:rsidRPr="002424C0">
          <w:rPr>
            <w:rFonts w:ascii="Wingdings" w:eastAsia="Wingdings" w:hAnsi="Wingdings" w:cs="Wingdings"/>
            <w:b/>
            <w:color w:val="0F9ED5" w:themeColor="accent4"/>
          </w:rPr>
          <w:sym w:font="Wingdings" w:char="F0E0"/>
        </w:r>
        <w:r w:rsidRPr="002424C0">
          <w:rPr>
            <w:b/>
            <w:bCs/>
            <w:color w:val="0F9ED5" w:themeColor="accent4"/>
          </w:rPr>
          <w:t xml:space="preserve"> meal</w:t>
        </w:r>
      </w:ins>
    </w:p>
    <w:p w14:paraId="15A45824" w14:textId="201CD8FC" w:rsidR="00241F6D" w:rsidRPr="002424C0" w:rsidRDefault="00241F6D" w:rsidP="00241F6D">
      <w:pPr>
        <w:pStyle w:val="ListParagraph"/>
        <w:numPr>
          <w:ilvl w:val="3"/>
          <w:numId w:val="48"/>
        </w:numPr>
        <w:rPr>
          <w:ins w:id="1404" w:author="Chris Hogan" w:date="2025-09-22T23:55:00Z" w16du:dateUtc="2025-09-23T05:55:00Z"/>
          <w:b/>
          <w:bCs/>
          <w:color w:val="0F9ED5" w:themeColor="accent4"/>
        </w:rPr>
        <w:pPrChange w:id="1405" w:author="Chris Hogan" w:date="2025-09-22T23:55:00Z" w16du:dateUtc="2025-09-23T05:55:00Z">
          <w:pPr>
            <w:pStyle w:val="ListParagraph"/>
            <w:numPr>
              <w:numId w:val="48"/>
            </w:numPr>
            <w:ind w:hanging="360"/>
          </w:pPr>
        </w:pPrChange>
      </w:pPr>
      <w:ins w:id="1406" w:author="Chris Hogan" w:date="2025-09-22T23:55:00Z" w16du:dateUtc="2025-09-23T05:55:00Z">
        <w:r w:rsidRPr="002424C0">
          <w:rPr>
            <w:rFonts w:ascii="Wingdings" w:eastAsia="Wingdings" w:hAnsi="Wingdings" w:cs="Wingdings"/>
            <w:b/>
            <w:color w:val="0F9ED5" w:themeColor="accent4"/>
          </w:rPr>
          <w:sym w:font="Wingdings" w:char="F0E0"/>
        </w:r>
        <w:r w:rsidRPr="002424C0">
          <w:rPr>
            <w:b/>
            <w:bCs/>
            <w:color w:val="0F9ED5" w:themeColor="accent4"/>
          </w:rPr>
          <w:t xml:space="preserve"> </w:t>
        </w:r>
        <w:proofErr w:type="spellStart"/>
        <w:r w:rsidRPr="002424C0">
          <w:rPr>
            <w:b/>
            <w:bCs/>
            <w:color w:val="0F9ED5" w:themeColor="accent4"/>
          </w:rPr>
          <w:t>meal_break</w:t>
        </w:r>
        <w:proofErr w:type="spellEnd"/>
        <w:r w:rsidRPr="002424C0">
          <w:rPr>
            <w:b/>
            <w:bCs/>
            <w:color w:val="0F9ED5" w:themeColor="accent4"/>
          </w:rPr>
          <w:t xml:space="preserve">, 0.5 </w:t>
        </w:r>
        <w:proofErr w:type="spellStart"/>
        <w:r w:rsidRPr="002424C0">
          <w:rPr>
            <w:b/>
            <w:bCs/>
            <w:color w:val="0F9ED5" w:themeColor="accent4"/>
          </w:rPr>
          <w:t>hrs</w:t>
        </w:r>
        <w:proofErr w:type="spellEnd"/>
        <w:r w:rsidRPr="002424C0">
          <w:rPr>
            <w:b/>
            <w:bCs/>
            <w:color w:val="0F9ED5" w:themeColor="accent4"/>
          </w:rPr>
          <w:t xml:space="preserve"> ST</w:t>
        </w:r>
      </w:ins>
    </w:p>
    <w:p w14:paraId="129DF51F" w14:textId="0B94FF2E" w:rsidR="00241F6D" w:rsidRDefault="001C3A9A" w:rsidP="00241F6D">
      <w:pPr>
        <w:pStyle w:val="ListParagraph"/>
        <w:numPr>
          <w:ilvl w:val="2"/>
          <w:numId w:val="48"/>
        </w:numPr>
        <w:rPr>
          <w:ins w:id="1407" w:author="Chris Hogan" w:date="2025-09-22T23:55:00Z" w16du:dateUtc="2025-09-23T05:55:00Z"/>
        </w:rPr>
      </w:pPr>
      <w:ins w:id="1408" w:author="Chris Hogan" w:date="2025-09-22T23:55:00Z" w16du:dateUtc="2025-09-23T05:55:00Z">
        <w:r>
          <w:t>With obligations</w:t>
        </w:r>
      </w:ins>
    </w:p>
    <w:p w14:paraId="1E39D0E2" w14:textId="3204E70D" w:rsidR="00385D79" w:rsidRPr="002424C0" w:rsidRDefault="00385D79" w:rsidP="00385D79">
      <w:pPr>
        <w:pStyle w:val="ListParagraph"/>
        <w:numPr>
          <w:ilvl w:val="3"/>
          <w:numId w:val="48"/>
        </w:numPr>
        <w:rPr>
          <w:ins w:id="1409" w:author="Chris Hogan" w:date="2025-09-22T23:55:00Z" w16du:dateUtc="2025-09-23T05:55:00Z"/>
          <w:b/>
          <w:bCs/>
          <w:color w:val="0F9ED5" w:themeColor="accent4"/>
        </w:rPr>
        <w:pPrChange w:id="1410" w:author="Chris Hogan" w:date="2025-09-22T23:55:00Z" w16du:dateUtc="2025-09-23T05:55:00Z">
          <w:pPr>
            <w:pStyle w:val="ListParagraph"/>
            <w:numPr>
              <w:numId w:val="48"/>
            </w:numPr>
            <w:ind w:hanging="360"/>
          </w:pPr>
        </w:pPrChange>
      </w:pPr>
      <w:ins w:id="1411" w:author="Chris Hogan" w:date="2025-09-22T23:55:00Z" w16du:dateUtc="2025-09-23T05:55:00Z">
        <w:r w:rsidRPr="002424C0">
          <w:rPr>
            <w:rFonts w:ascii="Wingdings" w:eastAsia="Wingdings" w:hAnsi="Wingdings" w:cs="Wingdings"/>
            <w:b/>
            <w:color w:val="0F9ED5" w:themeColor="accent4"/>
          </w:rPr>
          <w:sym w:font="Wingdings" w:char="F0E0"/>
        </w:r>
        <w:r w:rsidRPr="002424C0">
          <w:rPr>
            <w:b/>
            <w:bCs/>
            <w:color w:val="0F9ED5" w:themeColor="accent4"/>
          </w:rPr>
          <w:t xml:space="preserve"> </w:t>
        </w:r>
        <w:proofErr w:type="spellStart"/>
        <w:r w:rsidRPr="002424C0">
          <w:rPr>
            <w:b/>
            <w:bCs/>
            <w:color w:val="0F9ED5" w:themeColor="accent4"/>
          </w:rPr>
          <w:t>meal</w:t>
        </w:r>
        <w:r w:rsidR="001C3A9A">
          <w:rPr>
            <w:b/>
            <w:bCs/>
            <w:color w:val="0F9ED5" w:themeColor="accent4"/>
          </w:rPr>
          <w:t>_all</w:t>
        </w:r>
      </w:ins>
      <w:ins w:id="1412" w:author="Chris Hogan" w:date="2025-09-22T23:56:00Z" w16du:dateUtc="2025-09-23T05:56:00Z">
        <w:r w:rsidR="001C3A9A">
          <w:rPr>
            <w:b/>
            <w:bCs/>
            <w:color w:val="0F9ED5" w:themeColor="accent4"/>
          </w:rPr>
          <w:t>owance</w:t>
        </w:r>
        <w:proofErr w:type="spellEnd"/>
        <w:r w:rsidR="001C3A9A">
          <w:rPr>
            <w:b/>
            <w:bCs/>
            <w:color w:val="0F9ED5" w:themeColor="accent4"/>
          </w:rPr>
          <w:t>, $40 CAD</w:t>
        </w:r>
      </w:ins>
    </w:p>
    <w:p w14:paraId="64C06034" w14:textId="51839F99" w:rsidR="00385D79" w:rsidRPr="00F15BCE" w:rsidRDefault="00385D79" w:rsidP="002233D4">
      <w:pPr>
        <w:pStyle w:val="ListParagraph"/>
        <w:numPr>
          <w:ilvl w:val="3"/>
          <w:numId w:val="48"/>
        </w:numPr>
        <w:rPr>
          <w:ins w:id="1413" w:author="Chris Hogan" w:date="2025-09-23T00:02:00Z" w16du:dateUtc="2025-09-23T06:02:00Z"/>
          <w:rPrChange w:id="1414" w:author="Chris Hogan" w:date="2025-09-23T00:02:00Z" w16du:dateUtc="2025-09-23T06:02:00Z">
            <w:rPr>
              <w:ins w:id="1415" w:author="Chris Hogan" w:date="2025-09-23T00:02:00Z" w16du:dateUtc="2025-09-23T06:02:00Z"/>
              <w:b/>
              <w:bCs/>
              <w:color w:val="0F9ED5" w:themeColor="accent4"/>
            </w:rPr>
          </w:rPrChange>
        </w:rPr>
      </w:pPr>
      <w:ins w:id="1416" w:author="Chris Hogan" w:date="2025-09-22T23:55:00Z" w16du:dateUtc="2025-09-23T05:55:00Z">
        <w:r w:rsidRPr="002424C0">
          <w:rPr>
            <w:rFonts w:ascii="Wingdings" w:eastAsia="Wingdings" w:hAnsi="Wingdings" w:cs="Wingdings"/>
            <w:b/>
            <w:color w:val="0F9ED5" w:themeColor="accent4"/>
          </w:rPr>
          <w:sym w:font="Wingdings" w:char="F0E0"/>
        </w:r>
        <w:r w:rsidRPr="00385D79">
          <w:rPr>
            <w:b/>
            <w:bCs/>
            <w:color w:val="0F9ED5" w:themeColor="accent4"/>
          </w:rPr>
          <w:t xml:space="preserve"> </w:t>
        </w:r>
      </w:ins>
      <w:proofErr w:type="spellStart"/>
      <w:ins w:id="1417" w:author="Chris Hogan" w:date="2025-09-23T00:08:00Z" w16du:dateUtc="2025-09-23T06:08:00Z">
        <w:r w:rsidR="00433920" w:rsidRPr="002424C0">
          <w:rPr>
            <w:b/>
            <w:bCs/>
            <w:color w:val="0F9ED5" w:themeColor="accent4"/>
          </w:rPr>
          <w:t>meal</w:t>
        </w:r>
        <w:r w:rsidR="00433920">
          <w:rPr>
            <w:b/>
            <w:bCs/>
            <w:color w:val="0F9ED5" w:themeColor="accent4"/>
          </w:rPr>
          <w:t>_allowance</w:t>
        </w:r>
      </w:ins>
      <w:proofErr w:type="spellEnd"/>
      <w:ins w:id="1418" w:author="Chris Hogan" w:date="2025-09-22T23:55:00Z" w16du:dateUtc="2025-09-23T05:55:00Z">
        <w:r w:rsidRPr="00385D79">
          <w:rPr>
            <w:b/>
            <w:bCs/>
            <w:color w:val="0F9ED5" w:themeColor="accent4"/>
          </w:rPr>
          <w:t xml:space="preserve">, </w:t>
        </w:r>
      </w:ins>
      <w:ins w:id="1419" w:author="Chris Hogan" w:date="2025-09-23T00:08:00Z" w16du:dateUtc="2025-09-23T06:08:00Z">
        <w:r w:rsidR="00C2750A" w:rsidRPr="00C2750A">
          <w:rPr>
            <w:b/>
            <w:bCs/>
            <w:color w:val="0F9ED5" w:themeColor="accent4"/>
            <w:highlight w:val="yellow"/>
            <w:rPrChange w:id="1420" w:author="Chris Hogan" w:date="2025-09-23T00:08:00Z" w16du:dateUtc="2025-09-23T06:08:00Z">
              <w:rPr>
                <w:b/>
                <w:bCs/>
                <w:color w:val="0F9ED5" w:themeColor="accent4"/>
              </w:rPr>
            </w:rPrChange>
          </w:rPr>
          <w:t xml:space="preserve">equivalent to </w:t>
        </w:r>
      </w:ins>
      <w:ins w:id="1421" w:author="Chris Hogan" w:date="2025-09-22T23:55:00Z" w16du:dateUtc="2025-09-23T05:55:00Z">
        <w:r w:rsidRPr="00C2750A">
          <w:rPr>
            <w:b/>
            <w:bCs/>
            <w:color w:val="0F9ED5" w:themeColor="accent4"/>
            <w:highlight w:val="yellow"/>
            <w:rPrChange w:id="1422" w:author="Chris Hogan" w:date="2025-09-23T00:08:00Z" w16du:dateUtc="2025-09-23T06:08:00Z">
              <w:rPr>
                <w:b/>
                <w:bCs/>
                <w:color w:val="0F9ED5" w:themeColor="accent4"/>
              </w:rPr>
            </w:rPrChange>
          </w:rPr>
          <w:t xml:space="preserve">0.5 </w:t>
        </w:r>
        <w:proofErr w:type="spellStart"/>
        <w:r w:rsidRPr="00C2750A">
          <w:rPr>
            <w:b/>
            <w:bCs/>
            <w:color w:val="0F9ED5" w:themeColor="accent4"/>
            <w:highlight w:val="yellow"/>
            <w:rPrChange w:id="1423" w:author="Chris Hogan" w:date="2025-09-23T00:08:00Z" w16du:dateUtc="2025-09-23T06:08:00Z">
              <w:rPr>
                <w:b/>
                <w:bCs/>
                <w:color w:val="0F9ED5" w:themeColor="accent4"/>
              </w:rPr>
            </w:rPrChange>
          </w:rPr>
          <w:t>hrs</w:t>
        </w:r>
        <w:proofErr w:type="spellEnd"/>
        <w:r w:rsidRPr="00C2750A">
          <w:rPr>
            <w:b/>
            <w:bCs/>
            <w:color w:val="0F9ED5" w:themeColor="accent4"/>
            <w:highlight w:val="yellow"/>
            <w:rPrChange w:id="1424" w:author="Chris Hogan" w:date="2025-09-23T00:08:00Z" w16du:dateUtc="2025-09-23T06:08:00Z">
              <w:rPr>
                <w:b/>
                <w:bCs/>
                <w:color w:val="0F9ED5" w:themeColor="accent4"/>
              </w:rPr>
            </w:rPrChange>
          </w:rPr>
          <w:t xml:space="preserve"> ST</w:t>
        </w:r>
        <w:r w:rsidRPr="00385D79">
          <w:rPr>
            <w:b/>
            <w:bCs/>
            <w:color w:val="0F9ED5" w:themeColor="accent4"/>
          </w:rPr>
          <w:t xml:space="preserve"> </w:t>
        </w:r>
      </w:ins>
    </w:p>
    <w:p w14:paraId="3A8DA993" w14:textId="23628BE8" w:rsidR="00F15BCE" w:rsidRPr="00E617B5" w:rsidRDefault="00F15BCE" w:rsidP="00F15BCE">
      <w:pPr>
        <w:pStyle w:val="ListParagraph"/>
        <w:numPr>
          <w:ilvl w:val="3"/>
          <w:numId w:val="48"/>
        </w:numPr>
        <w:rPr>
          <w:ins w:id="1425" w:author="Chris Hogan" w:date="2025-09-22T23:52:00Z" w16du:dateUtc="2025-09-23T05:52:00Z"/>
          <w:rPrChange w:id="1426" w:author="Chris Hogan" w:date="2025-09-22T23:52:00Z" w16du:dateUtc="2025-09-23T05:52:00Z">
            <w:rPr>
              <w:ins w:id="1427" w:author="Chris Hogan" w:date="2025-09-22T23:52:00Z" w16du:dateUtc="2025-09-23T05:52:00Z"/>
              <w:rFonts w:ascii="Segoe UI Emoji" w:hAnsi="Segoe UI Emoji" w:cs="Segoe UI Emoji"/>
            </w:rPr>
          </w:rPrChange>
        </w:rPr>
        <w:pPrChange w:id="1428" w:author="Chris Hogan" w:date="2025-09-23T00:02:00Z" w16du:dateUtc="2025-09-23T06:02:00Z">
          <w:pPr>
            <w:pStyle w:val="ListParagraph"/>
            <w:numPr>
              <w:ilvl w:val="2"/>
              <w:numId w:val="48"/>
            </w:numPr>
            <w:ind w:left="2160" w:hanging="360"/>
          </w:pPr>
        </w:pPrChange>
      </w:pPr>
      <w:ins w:id="1429" w:author="Chris Hogan" w:date="2025-09-23T00:02:00Z" w16du:dateUtc="2025-09-23T06:02:00Z">
        <w:r w:rsidRPr="002424C0">
          <w:rPr>
            <w:rFonts w:ascii="Wingdings" w:eastAsia="Wingdings" w:hAnsi="Wingdings" w:cs="Wingdings"/>
            <w:b/>
            <w:bCs/>
            <w:color w:val="0F9ED5" w:themeColor="accent4"/>
          </w:rPr>
          <w:t>à</w:t>
        </w:r>
        <w:r w:rsidRPr="00385D79">
          <w:rPr>
            <w:b/>
            <w:bCs/>
            <w:color w:val="0F9ED5" w:themeColor="accent4"/>
          </w:rPr>
          <w:t xml:space="preserve"> </w:t>
        </w:r>
      </w:ins>
      <w:proofErr w:type="spellStart"/>
      <w:ins w:id="1430" w:author="Chris Hogan" w:date="2025-09-23T00:06:00Z" w16du:dateUtc="2025-09-23T06:06:00Z">
        <w:r w:rsidR="004C302A">
          <w:rPr>
            <w:b/>
            <w:bCs/>
            <w:color w:val="0F9ED5" w:themeColor="accent4"/>
          </w:rPr>
          <w:t>rest</w:t>
        </w:r>
      </w:ins>
      <w:ins w:id="1431" w:author="Chris Hogan" w:date="2025-09-23T00:02:00Z" w16du:dateUtc="2025-09-23T06:02:00Z">
        <w:r w:rsidRPr="00385D79">
          <w:rPr>
            <w:b/>
            <w:bCs/>
            <w:color w:val="0F9ED5" w:themeColor="accent4"/>
          </w:rPr>
          <w:t>_break</w:t>
        </w:r>
        <w:proofErr w:type="spellEnd"/>
        <w:r w:rsidRPr="00385D79">
          <w:rPr>
            <w:b/>
            <w:bCs/>
            <w:color w:val="0F9ED5" w:themeColor="accent4"/>
          </w:rPr>
          <w:t xml:space="preserve">, 0.5 </w:t>
        </w:r>
        <w:proofErr w:type="spellStart"/>
        <w:r w:rsidRPr="00385D79">
          <w:rPr>
            <w:b/>
            <w:bCs/>
            <w:color w:val="0F9ED5" w:themeColor="accent4"/>
          </w:rPr>
          <w:t>hrs</w:t>
        </w:r>
        <w:proofErr w:type="spellEnd"/>
        <w:r w:rsidRPr="00385D79">
          <w:rPr>
            <w:b/>
            <w:bCs/>
            <w:color w:val="0F9ED5" w:themeColor="accent4"/>
          </w:rPr>
          <w:t xml:space="preserve"> </w:t>
        </w:r>
        <w:commentRangeStart w:id="1432"/>
        <w:r w:rsidRPr="00C2750A">
          <w:rPr>
            <w:b/>
            <w:bCs/>
            <w:color w:val="0F9ED5" w:themeColor="accent4"/>
            <w:highlight w:val="yellow"/>
            <w:rPrChange w:id="1433" w:author="Chris Hogan" w:date="2025-09-23T00:08:00Z" w16du:dateUtc="2025-09-23T06:08:00Z">
              <w:rPr>
                <w:b/>
                <w:bCs/>
                <w:color w:val="0F9ED5" w:themeColor="accent4"/>
              </w:rPr>
            </w:rPrChange>
          </w:rPr>
          <w:t>APPLICABLE_OT</w:t>
        </w:r>
      </w:ins>
      <w:commentRangeEnd w:id="1432"/>
      <w:ins w:id="1434" w:author="Chris Hogan" w:date="2025-09-23T00:05:00Z" w16du:dateUtc="2025-09-23T06:05:00Z">
        <w:r w:rsidR="00802D5B" w:rsidRPr="00C2750A">
          <w:rPr>
            <w:rStyle w:val="CommentReference"/>
            <w:highlight w:val="yellow"/>
            <w:rPrChange w:id="1435" w:author="Chris Hogan" w:date="2025-09-23T00:08:00Z" w16du:dateUtc="2025-09-23T06:08:00Z">
              <w:rPr>
                <w:rStyle w:val="CommentReference"/>
              </w:rPr>
            </w:rPrChange>
          </w:rPr>
          <w:commentReference w:id="1432"/>
        </w:r>
      </w:ins>
    </w:p>
    <w:p w14:paraId="72FBF5D0" w14:textId="77777777" w:rsidR="006049AE" w:rsidRPr="006049AE" w:rsidRDefault="006049AE" w:rsidP="006049AE">
      <w:pPr>
        <w:pStyle w:val="ListParagraph"/>
        <w:rPr>
          <w:ins w:id="1436" w:author="Chris Hogan" w:date="2025-09-23T00:25:00Z" w16du:dateUtc="2025-09-23T06:25:00Z"/>
          <w:i/>
          <w:iCs/>
        </w:rPr>
        <w:pPrChange w:id="1437" w:author="Chris Hogan" w:date="2025-09-23T00:25:00Z" w16du:dateUtc="2025-09-23T06:25:00Z">
          <w:pPr>
            <w:pStyle w:val="ListParagraph"/>
            <w:numPr>
              <w:numId w:val="48"/>
            </w:numPr>
            <w:ind w:hanging="360"/>
          </w:pPr>
        </w:pPrChange>
      </w:pPr>
      <w:ins w:id="1438" w:author="Chris Hogan" w:date="2025-09-23T00:25:00Z" w16du:dateUtc="2025-09-23T06:25:00Z">
        <w:r w:rsidRPr="006049AE">
          <w:rPr>
            <w:rFonts w:ascii="Segoe UI Emoji" w:hAnsi="Segoe UI Emoji" w:cs="Segoe UI Emoji"/>
            <w:i/>
            <w:iCs/>
          </w:rPr>
          <w:lastRenderedPageBreak/>
          <w:t>Note, substitution relies on searching the obligation bundle using a tag that was set on the emitted obligation during its emission (e.g., “</w:t>
        </w:r>
        <w:proofErr w:type="spellStart"/>
        <w:r w:rsidRPr="006049AE">
          <w:rPr>
            <w:rFonts w:ascii="Segoe UI Emoji" w:hAnsi="Segoe UI Emoji" w:cs="Segoe UI Emoji"/>
            <w:i/>
            <w:iCs/>
          </w:rPr>
          <w:t>meal_obligation</w:t>
        </w:r>
        <w:proofErr w:type="spellEnd"/>
        <w:r w:rsidRPr="006049AE">
          <w:rPr>
            <w:rFonts w:ascii="Segoe UI Emoji" w:hAnsi="Segoe UI Emoji" w:cs="Segoe UI Emoji"/>
            <w:i/>
            <w:iCs/>
          </w:rPr>
          <w:t>”).</w:t>
        </w:r>
      </w:ins>
    </w:p>
    <w:p w14:paraId="6881E96A" w14:textId="77777777" w:rsidR="006A6317" w:rsidRDefault="006A6317" w:rsidP="00E617B5">
      <w:pPr>
        <w:rPr>
          <w:ins w:id="1439" w:author="Chris Hogan" w:date="2025-09-22T23:52:00Z" w16du:dateUtc="2025-09-23T05:52:00Z"/>
        </w:rPr>
      </w:pPr>
    </w:p>
    <w:p w14:paraId="59AF1ED7" w14:textId="35CEC0AC" w:rsidR="00E617B5" w:rsidRPr="00A6082C" w:rsidRDefault="00E617B5" w:rsidP="00E617B5">
      <w:pPr>
        <w:rPr>
          <w:ins w:id="1440" w:author="Chris Hogan" w:date="2025-09-22T23:46:00Z" w16du:dateUtc="2025-09-23T05:46:00Z"/>
        </w:rPr>
        <w:pPrChange w:id="1441" w:author="Chris Hogan" w:date="2025-09-22T23:52:00Z" w16du:dateUtc="2025-09-23T05:52:00Z">
          <w:pPr>
            <w:pStyle w:val="ListParagraph"/>
            <w:numPr>
              <w:ilvl w:val="2"/>
              <w:numId w:val="48"/>
            </w:numPr>
            <w:ind w:left="2160" w:hanging="360"/>
          </w:pPr>
        </w:pPrChange>
      </w:pPr>
      <w:ins w:id="1442" w:author="Chris Hogan" w:date="2025-09-22T23:52:00Z" w16du:dateUtc="2025-09-23T05:52:00Z">
        <w:r>
          <w:rPr>
            <w:b/>
            <w:bCs/>
          </w:rPr>
          <w:t xml:space="preserve">Removals </w:t>
        </w:r>
        <w:r>
          <w:rPr>
            <w:b/>
            <w:bCs/>
          </w:rPr>
          <w:t>Operations</w:t>
        </w:r>
        <w:r w:rsidRPr="002424C0">
          <w:rPr>
            <w:b/>
            <w:bCs/>
          </w:rPr>
          <w:t xml:space="preserve"> </w:t>
        </w:r>
        <w:r>
          <w:rPr>
            <w:b/>
            <w:bCs/>
          </w:rPr>
          <w:t>executed</w:t>
        </w:r>
        <w:r w:rsidRPr="002424C0">
          <w:rPr>
            <w:b/>
            <w:bCs/>
          </w:rPr>
          <w:t>:</w:t>
        </w:r>
      </w:ins>
    </w:p>
    <w:p w14:paraId="7683131E" w14:textId="77777777" w:rsidR="005738DB" w:rsidRDefault="005738DB" w:rsidP="005738DB">
      <w:pPr>
        <w:pStyle w:val="ListParagraph"/>
        <w:numPr>
          <w:ilvl w:val="0"/>
          <w:numId w:val="48"/>
        </w:numPr>
        <w:rPr>
          <w:ins w:id="1443" w:author="Chris Hogan" w:date="2025-09-22T23:46:00Z" w16du:dateUtc="2025-09-23T05:46:00Z"/>
        </w:rPr>
      </w:pPr>
      <w:ins w:id="1444" w:author="Chris Hogan" w:date="2025-09-22T23:46:00Z" w16du:dateUtc="2025-09-23T05:46:00Z">
        <w:r>
          <w:rPr>
            <w:rFonts w:ascii="Segoe UI Emoji" w:hAnsi="Segoe UI Emoji" w:cs="Segoe UI Emoji"/>
          </w:rPr>
          <w:t>✅</w:t>
        </w:r>
        <w:r w:rsidRPr="009F3203">
          <w:t>NMA-AB, 15.604, Overtime Meal Allowance (Subsistence &amp; Camp)</w:t>
        </w:r>
      </w:ins>
    </w:p>
    <w:p w14:paraId="09488C82" w14:textId="77777777" w:rsidR="005A67A8" w:rsidRPr="002424C0" w:rsidRDefault="005A67A8" w:rsidP="005A67A8">
      <w:pPr>
        <w:pStyle w:val="ListParagraph"/>
        <w:numPr>
          <w:ilvl w:val="1"/>
          <w:numId w:val="48"/>
        </w:numPr>
        <w:rPr>
          <w:ins w:id="1445" w:author="Chris Hogan" w:date="2025-09-23T00:19:00Z" w16du:dateUtc="2025-09-23T06:19:00Z"/>
        </w:rPr>
      </w:pPr>
      <w:ins w:id="1446" w:author="Chris Hogan" w:date="2025-09-23T00:19:00Z" w16du:dateUtc="2025-09-23T06:19:00Z">
        <w:r>
          <w:rPr>
            <w:rFonts w:ascii="Segoe UI Emoji" w:hAnsi="Segoe UI Emoji" w:cs="Segoe UI Emoji"/>
          </w:rPr>
          <w:t>Since</w:t>
        </w:r>
      </w:ins>
    </w:p>
    <w:p w14:paraId="3F4313C5" w14:textId="34928474" w:rsidR="005A67A8" w:rsidRPr="002424C0" w:rsidRDefault="005A67A8" w:rsidP="005A67A8">
      <w:pPr>
        <w:pStyle w:val="ListParagraph"/>
        <w:numPr>
          <w:ilvl w:val="2"/>
          <w:numId w:val="48"/>
        </w:numPr>
        <w:rPr>
          <w:ins w:id="1447" w:author="Chris Hogan" w:date="2025-09-23T00:19:00Z" w16du:dateUtc="2025-09-23T06:19:00Z"/>
        </w:rPr>
      </w:pPr>
      <w:ins w:id="1448" w:author="Chris Hogan" w:date="2025-09-23T00:19:00Z" w16du:dateUtc="2025-09-23T06:19:00Z">
        <w:r>
          <w:rPr>
            <w:rFonts w:ascii="Segoe UI Emoji" w:hAnsi="Segoe UI Emoji" w:cs="Segoe UI Emoji"/>
          </w:rPr>
          <w:t xml:space="preserve">Obligations set contains 2 </w:t>
        </w:r>
        <w:r w:rsidR="007E41F4">
          <w:rPr>
            <w:rFonts w:ascii="Segoe UI Emoji" w:hAnsi="Segoe UI Emoji" w:cs="Segoe UI Emoji"/>
          </w:rPr>
          <w:t xml:space="preserve">X </w:t>
        </w:r>
        <w:proofErr w:type="spellStart"/>
        <w:r w:rsidR="007E41F4" w:rsidRPr="007E41F4">
          <w:rPr>
            <w:rFonts w:ascii="Segoe UI Emoji" w:hAnsi="Segoe UI Emoji" w:cs="Segoe UI Emoji"/>
          </w:rPr>
          <w:t>meal_allowance</w:t>
        </w:r>
        <w:proofErr w:type="spellEnd"/>
      </w:ins>
    </w:p>
    <w:p w14:paraId="35E9E3CB" w14:textId="77777777" w:rsidR="00196C94" w:rsidRDefault="005A67A8" w:rsidP="007E41F4">
      <w:pPr>
        <w:pStyle w:val="ListParagraph"/>
        <w:numPr>
          <w:ilvl w:val="2"/>
          <w:numId w:val="48"/>
        </w:numPr>
        <w:rPr>
          <w:ins w:id="1449" w:author="Chris Hogan" w:date="2025-09-23T00:21:00Z" w16du:dateUtc="2025-09-23T06:21:00Z"/>
        </w:rPr>
      </w:pPr>
      <w:proofErr w:type="spellStart"/>
      <w:proofErr w:type="gramStart"/>
      <w:ins w:id="1450" w:author="Chris Hogan" w:date="2025-09-23T00:19:00Z" w16du:dateUtc="2025-09-23T06:19:00Z">
        <w:r>
          <w:t>Request.Context.involved</w:t>
        </w:r>
        <w:proofErr w:type="gramEnd"/>
        <w:r>
          <w:t>_</w:t>
        </w:r>
        <w:proofErr w:type="gramStart"/>
        <w:r>
          <w:t>parties</w:t>
        </w:r>
        <w:proofErr w:type="spellEnd"/>
        <w:r>
          <w:t>[</w:t>
        </w:r>
        <w:proofErr w:type="spellStart"/>
        <w:proofErr w:type="gramEnd"/>
        <w:r>
          <w:t>ThisEmployee</w:t>
        </w:r>
        <w:proofErr w:type="spellEnd"/>
        <w:proofErr w:type="gramStart"/>
        <w:r>
          <w:t>].employee</w:t>
        </w:r>
      </w:ins>
      <w:proofErr w:type="gramEnd"/>
    </w:p>
    <w:p w14:paraId="4446F9A7" w14:textId="47C21038" w:rsidR="005A67A8" w:rsidRPr="002424C0" w:rsidRDefault="005A67A8" w:rsidP="00196C94">
      <w:pPr>
        <w:pStyle w:val="ListParagraph"/>
        <w:numPr>
          <w:ilvl w:val="3"/>
          <w:numId w:val="48"/>
        </w:numPr>
        <w:rPr>
          <w:ins w:id="1451" w:author="Chris Hogan" w:date="2025-09-23T00:19:00Z" w16du:dateUtc="2025-09-23T06:19:00Z"/>
        </w:rPr>
      </w:pPr>
      <w:proofErr w:type="gramStart"/>
      <w:ins w:id="1452" w:author="Chris Hogan" w:date="2025-09-23T00:19:00Z" w16du:dateUtc="2025-09-23T06:19:00Z">
        <w:r>
          <w:t>.</w:t>
        </w:r>
      </w:ins>
      <w:proofErr w:type="spellStart"/>
      <w:ins w:id="1453" w:author="Chris Hogan" w:date="2025-09-23T00:20:00Z" w16du:dateUtc="2025-09-23T06:20:00Z">
        <w:r w:rsidR="007E41F4" w:rsidRPr="007E41F4">
          <w:t>staying</w:t>
        </w:r>
        <w:proofErr w:type="gramEnd"/>
        <w:r w:rsidR="007E41F4" w:rsidRPr="007E41F4">
          <w:t>_in_site_</w:t>
        </w:r>
        <w:proofErr w:type="gramStart"/>
        <w:r w:rsidR="007E41F4" w:rsidRPr="007E41F4">
          <w:t>camp:true</w:t>
        </w:r>
        <w:proofErr w:type="spellEnd"/>
        <w:proofErr w:type="gramEnd"/>
        <w:r w:rsidR="007E41F4" w:rsidRPr="007E41F4">
          <w:t xml:space="preserve"> </w:t>
        </w:r>
      </w:ins>
      <w:ins w:id="1454" w:author="Chris Hogan" w:date="2025-09-23T00:19:00Z" w16du:dateUtc="2025-09-23T06:19:00Z">
        <w:r>
          <w:t xml:space="preserve">= </w:t>
        </w:r>
      </w:ins>
      <w:ins w:id="1455" w:author="Chris Hogan" w:date="2025-09-23T00:20:00Z" w16du:dateUtc="2025-09-23T06:20:00Z">
        <w:r w:rsidR="007E41F4">
          <w:t>true</w:t>
        </w:r>
      </w:ins>
    </w:p>
    <w:p w14:paraId="754135D3" w14:textId="5E3DDCAA" w:rsidR="005738DB" w:rsidRPr="002424C0" w:rsidRDefault="00196C94" w:rsidP="005738DB">
      <w:pPr>
        <w:pStyle w:val="ListParagraph"/>
        <w:numPr>
          <w:ilvl w:val="1"/>
          <w:numId w:val="48"/>
        </w:numPr>
        <w:rPr>
          <w:ins w:id="1456" w:author="Chris Hogan" w:date="2025-09-22T23:46:00Z" w16du:dateUtc="2025-09-23T05:46:00Z"/>
        </w:rPr>
      </w:pPr>
      <w:ins w:id="1457" w:author="Chris Hogan" w:date="2025-09-23T00:21:00Z" w16du:dateUtc="2025-09-23T06:21:00Z">
        <w:r>
          <w:rPr>
            <w:rFonts w:ascii="Segoe UI Emoji" w:hAnsi="Segoe UI Emoji" w:cs="Segoe UI Emoji"/>
          </w:rPr>
          <w:t xml:space="preserve">Operations </w:t>
        </w:r>
      </w:ins>
      <w:ins w:id="1458" w:author="Chris Hogan" w:date="2025-09-22T23:46:00Z" w16du:dateUtc="2025-09-23T05:46:00Z">
        <w:r w:rsidR="005738DB">
          <w:rPr>
            <w:rFonts w:ascii="Segoe UI Emoji" w:hAnsi="Segoe UI Emoji" w:cs="Segoe UI Emoji"/>
          </w:rPr>
          <w:t>emitted:</w:t>
        </w:r>
      </w:ins>
    </w:p>
    <w:p w14:paraId="2B377810" w14:textId="12D98BA0" w:rsidR="00BA7E39" w:rsidRPr="002424C0" w:rsidRDefault="005147CA" w:rsidP="00BA7E39">
      <w:pPr>
        <w:pStyle w:val="ListParagraph"/>
        <w:numPr>
          <w:ilvl w:val="2"/>
          <w:numId w:val="48"/>
        </w:numPr>
        <w:rPr>
          <w:ins w:id="1459" w:author="Chris Hogan" w:date="2025-09-23T00:23:00Z" w16du:dateUtc="2025-09-23T06:23:00Z"/>
        </w:rPr>
      </w:pPr>
      <w:ins w:id="1460" w:author="Chris Hogan" w:date="2025-09-23T00:24:00Z" w16du:dateUtc="2025-09-23T06:24:00Z">
        <w:r>
          <w:rPr>
            <w:rFonts w:ascii="Segoe UI Emoji" w:hAnsi="Segoe UI Emoji" w:cs="Segoe UI Emoji"/>
          </w:rPr>
          <w:t xml:space="preserve">Remove </w:t>
        </w:r>
      </w:ins>
      <w:ins w:id="1461" w:author="Chris Hogan" w:date="2025-09-23T00:23:00Z" w16du:dateUtc="2025-09-23T06:23:00Z">
        <w:r w:rsidR="00BA7E39" w:rsidRPr="002424C0">
          <w:rPr>
            <w:rFonts w:ascii="Segoe UI Emoji" w:hAnsi="Segoe UI Emoji" w:cs="Segoe UI Emoji"/>
            <w:b/>
            <w:bCs/>
          </w:rPr>
          <w:t>(and mark as such)</w:t>
        </w:r>
        <w:r w:rsidR="00BA7E39">
          <w:rPr>
            <w:rFonts w:ascii="Segoe UI Emoji" w:hAnsi="Segoe UI Emoji" w:cs="Segoe UI Emoji"/>
            <w:b/>
            <w:bCs/>
          </w:rPr>
          <w:t xml:space="preserve"> </w:t>
        </w:r>
        <w:r>
          <w:rPr>
            <w:rFonts w:ascii="Segoe UI Emoji" w:hAnsi="Segoe UI Emoji" w:cs="Segoe UI Emoji"/>
          </w:rPr>
          <w:t>all</w:t>
        </w:r>
        <w:r w:rsidR="00BA7E39" w:rsidRPr="002424C0">
          <w:rPr>
            <w:rFonts w:ascii="Segoe UI Emoji" w:hAnsi="Segoe UI Emoji" w:cs="Segoe UI Emoji"/>
          </w:rPr>
          <w:t xml:space="preserve"> </w:t>
        </w:r>
        <w:r w:rsidR="00BA7E39">
          <w:rPr>
            <w:rFonts w:ascii="Segoe UI Emoji" w:hAnsi="Segoe UI Emoji" w:cs="Segoe UI Emoji"/>
          </w:rPr>
          <w:t>“</w:t>
        </w:r>
        <w:proofErr w:type="spellStart"/>
        <w:r w:rsidRPr="003E78C3">
          <w:rPr>
            <w:rFonts w:ascii="Segoe UI Emoji" w:hAnsi="Segoe UI Emoji" w:cs="Segoe UI Emoji"/>
          </w:rPr>
          <w:t>meal_</w:t>
        </w:r>
        <w:r>
          <w:rPr>
            <w:rFonts w:ascii="Segoe UI Emoji" w:hAnsi="Segoe UI Emoji" w:cs="Segoe UI Emoji"/>
          </w:rPr>
          <w:t>allowance_obligation</w:t>
        </w:r>
        <w:proofErr w:type="spellEnd"/>
        <w:r>
          <w:rPr>
            <w:rFonts w:ascii="Segoe UI Emoji" w:hAnsi="Segoe UI Emoji" w:cs="Segoe UI Emoji"/>
          </w:rPr>
          <w:t xml:space="preserve"> </w:t>
        </w:r>
        <w:proofErr w:type="gramStart"/>
        <w:r w:rsidR="00BA7E39">
          <w:rPr>
            <w:rFonts w:ascii="Segoe UI Emoji" w:hAnsi="Segoe UI Emoji" w:cs="Segoe UI Emoji"/>
          </w:rPr>
          <w:t>“ emitted</w:t>
        </w:r>
        <w:proofErr w:type="gramEnd"/>
        <w:r w:rsidR="00BA7E39">
          <w:rPr>
            <w:rFonts w:ascii="Segoe UI Emoji" w:hAnsi="Segoe UI Emoji" w:cs="Segoe UI Emoji"/>
          </w:rPr>
          <w:t xml:space="preserve"> bundle</w:t>
        </w:r>
      </w:ins>
      <w:ins w:id="1462" w:author="Chris Hogan" w:date="2025-09-23T00:24:00Z" w16du:dateUtc="2025-09-23T06:24:00Z">
        <w:r>
          <w:rPr>
            <w:rFonts w:ascii="Segoe UI Emoji" w:hAnsi="Segoe UI Emoji" w:cs="Segoe UI Emoji"/>
          </w:rPr>
          <w:t>s</w:t>
        </w:r>
      </w:ins>
      <w:ins w:id="1463" w:author="Chris Hogan" w:date="2025-09-23T00:23:00Z" w16du:dateUtc="2025-09-23T06:23:00Z">
        <w:r w:rsidR="00BA7E39">
          <w:rPr>
            <w:rFonts w:ascii="Segoe UI Emoji" w:hAnsi="Segoe UI Emoji" w:cs="Segoe UI Emoji"/>
          </w:rPr>
          <w:t>.</w:t>
        </w:r>
      </w:ins>
    </w:p>
    <w:p w14:paraId="2A8C2632" w14:textId="77777777" w:rsidR="00AC3344" w:rsidRPr="00897377" w:rsidRDefault="00AC3344" w:rsidP="00AC3344">
      <w:pPr>
        <w:pStyle w:val="ListParagraph"/>
        <w:numPr>
          <w:ilvl w:val="3"/>
          <w:numId w:val="48"/>
        </w:numPr>
        <w:rPr>
          <w:ins w:id="1464" w:author="Chris Hogan" w:date="2025-09-23T00:21:00Z" w16du:dateUtc="2025-09-23T06:21:00Z"/>
          <w:b/>
          <w:bCs/>
          <w:color w:val="0F9ED5" w:themeColor="accent4"/>
        </w:rPr>
      </w:pPr>
      <w:ins w:id="1465" w:author="Chris Hogan" w:date="2025-09-23T00:21:00Z" w16du:dateUtc="2025-09-23T06:21:00Z">
        <w:r w:rsidRPr="00897377">
          <w:rPr>
            <w:rFonts w:ascii="Wingdings" w:eastAsia="Wingdings" w:hAnsi="Wingdings" w:cs="Wingdings"/>
            <w:b/>
            <w:color w:val="0F9ED5" w:themeColor="accent4"/>
          </w:rPr>
          <w:sym w:font="Wingdings" w:char="F0E0"/>
        </w:r>
        <w:r w:rsidRPr="00897377">
          <w:rPr>
            <w:b/>
            <w:bCs/>
            <w:color w:val="0F9ED5" w:themeColor="accent4"/>
          </w:rPr>
          <w:t xml:space="preserve"> </w:t>
        </w:r>
        <w:proofErr w:type="spellStart"/>
        <w:r w:rsidRPr="00897377">
          <w:rPr>
            <w:b/>
            <w:bCs/>
            <w:color w:val="0F9ED5" w:themeColor="accent4"/>
          </w:rPr>
          <w:t>meal_allowance</w:t>
        </w:r>
        <w:proofErr w:type="spellEnd"/>
        <w:r w:rsidRPr="00897377">
          <w:rPr>
            <w:b/>
            <w:bCs/>
            <w:color w:val="0F9ED5" w:themeColor="accent4"/>
          </w:rPr>
          <w:t>, $40 CAD</w:t>
        </w:r>
      </w:ins>
    </w:p>
    <w:p w14:paraId="5DA2148B" w14:textId="77777777" w:rsidR="00AC3344" w:rsidRPr="00897377" w:rsidRDefault="00AC3344" w:rsidP="00AC3344">
      <w:pPr>
        <w:pStyle w:val="ListParagraph"/>
        <w:numPr>
          <w:ilvl w:val="3"/>
          <w:numId w:val="48"/>
        </w:numPr>
        <w:rPr>
          <w:ins w:id="1466" w:author="Chris Hogan" w:date="2025-09-23T00:21:00Z" w16du:dateUtc="2025-09-23T06:21:00Z"/>
        </w:rPr>
      </w:pPr>
      <w:ins w:id="1467" w:author="Chris Hogan" w:date="2025-09-23T00:21:00Z" w16du:dateUtc="2025-09-23T06:21:00Z">
        <w:r w:rsidRPr="00897377">
          <w:rPr>
            <w:rFonts w:ascii="Wingdings" w:eastAsia="Wingdings" w:hAnsi="Wingdings" w:cs="Wingdings"/>
            <w:b/>
            <w:color w:val="0F9ED5" w:themeColor="accent4"/>
          </w:rPr>
          <w:sym w:font="Wingdings" w:char="F0E0"/>
        </w:r>
        <w:r w:rsidRPr="00897377">
          <w:rPr>
            <w:b/>
            <w:bCs/>
            <w:color w:val="0F9ED5" w:themeColor="accent4"/>
          </w:rPr>
          <w:t xml:space="preserve"> </w:t>
        </w:r>
        <w:proofErr w:type="spellStart"/>
        <w:r w:rsidRPr="00897377">
          <w:rPr>
            <w:b/>
            <w:bCs/>
            <w:color w:val="0F9ED5" w:themeColor="accent4"/>
          </w:rPr>
          <w:t>meal_allowance</w:t>
        </w:r>
        <w:proofErr w:type="spellEnd"/>
        <w:r w:rsidRPr="00897377">
          <w:rPr>
            <w:b/>
            <w:bCs/>
            <w:color w:val="0F9ED5" w:themeColor="accent4"/>
          </w:rPr>
          <w:t xml:space="preserve">, </w:t>
        </w:r>
        <w:r w:rsidRPr="00897377">
          <w:rPr>
            <w:b/>
            <w:bCs/>
            <w:color w:val="0F9ED5" w:themeColor="accent4"/>
            <w:rPrChange w:id="1468" w:author="Chris Hogan" w:date="2025-09-23T00:26:00Z" w16du:dateUtc="2025-09-23T06:26:00Z">
              <w:rPr>
                <w:b/>
                <w:bCs/>
                <w:color w:val="0F9ED5" w:themeColor="accent4"/>
                <w:highlight w:val="yellow"/>
              </w:rPr>
            </w:rPrChange>
          </w:rPr>
          <w:t xml:space="preserve">equivalent to 0.5 </w:t>
        </w:r>
        <w:proofErr w:type="spellStart"/>
        <w:r w:rsidRPr="00897377">
          <w:rPr>
            <w:b/>
            <w:bCs/>
            <w:color w:val="0F9ED5" w:themeColor="accent4"/>
            <w:rPrChange w:id="1469" w:author="Chris Hogan" w:date="2025-09-23T00:26:00Z" w16du:dateUtc="2025-09-23T06:26:00Z">
              <w:rPr>
                <w:b/>
                <w:bCs/>
                <w:color w:val="0F9ED5" w:themeColor="accent4"/>
                <w:highlight w:val="yellow"/>
              </w:rPr>
            </w:rPrChange>
          </w:rPr>
          <w:t>hrs</w:t>
        </w:r>
        <w:proofErr w:type="spellEnd"/>
        <w:r w:rsidRPr="00897377">
          <w:rPr>
            <w:b/>
            <w:bCs/>
            <w:color w:val="0F9ED5" w:themeColor="accent4"/>
            <w:rPrChange w:id="1470" w:author="Chris Hogan" w:date="2025-09-23T00:26:00Z" w16du:dateUtc="2025-09-23T06:26:00Z">
              <w:rPr>
                <w:b/>
                <w:bCs/>
                <w:color w:val="0F9ED5" w:themeColor="accent4"/>
                <w:highlight w:val="yellow"/>
              </w:rPr>
            </w:rPrChange>
          </w:rPr>
          <w:t xml:space="preserve"> ST</w:t>
        </w:r>
        <w:r w:rsidRPr="00897377">
          <w:rPr>
            <w:b/>
            <w:bCs/>
            <w:color w:val="0F9ED5" w:themeColor="accent4"/>
          </w:rPr>
          <w:t xml:space="preserve"> </w:t>
        </w:r>
      </w:ins>
    </w:p>
    <w:p w14:paraId="4E7C89DC" w14:textId="77777777" w:rsidR="006049AE" w:rsidRDefault="006049AE" w:rsidP="006049AE">
      <w:pPr>
        <w:pStyle w:val="ListParagraph"/>
        <w:rPr>
          <w:ins w:id="1471" w:author="Chris Hogan" w:date="2025-09-23T00:26:00Z" w16du:dateUtc="2025-09-23T06:26:00Z"/>
          <w:rFonts w:ascii="Segoe UI Emoji" w:hAnsi="Segoe UI Emoji" w:cs="Segoe UI Emoji"/>
          <w:i/>
          <w:iCs/>
        </w:rPr>
      </w:pPr>
      <w:ins w:id="1472" w:author="Chris Hogan" w:date="2025-09-23T00:25:00Z" w16du:dateUtc="2025-09-23T06:25:00Z">
        <w:r w:rsidRPr="006049AE">
          <w:rPr>
            <w:rFonts w:ascii="Segoe UI Emoji" w:hAnsi="Segoe UI Emoji" w:cs="Segoe UI Emoji"/>
            <w:i/>
            <w:iCs/>
          </w:rPr>
          <w:t>Note, substitution relies on searching the obligation bundle using a tag that was set on the emitted obligation during its emission (e.g., “</w:t>
        </w:r>
        <w:proofErr w:type="spellStart"/>
        <w:r w:rsidRPr="006049AE">
          <w:rPr>
            <w:rFonts w:ascii="Segoe UI Emoji" w:hAnsi="Segoe UI Emoji" w:cs="Segoe UI Emoji"/>
            <w:i/>
            <w:iCs/>
          </w:rPr>
          <w:t>meal_obligation</w:t>
        </w:r>
        <w:proofErr w:type="spellEnd"/>
        <w:r w:rsidRPr="006049AE">
          <w:rPr>
            <w:rFonts w:ascii="Segoe UI Emoji" w:hAnsi="Segoe UI Emoji" w:cs="Segoe UI Emoji"/>
            <w:i/>
            <w:iCs/>
          </w:rPr>
          <w:t>”).</w:t>
        </w:r>
      </w:ins>
    </w:p>
    <w:p w14:paraId="442F8C85" w14:textId="77777777" w:rsidR="00897377" w:rsidRDefault="00897377" w:rsidP="00897377">
      <w:pPr>
        <w:rPr>
          <w:ins w:id="1473" w:author="Chris Hogan" w:date="2025-09-23T00:27:00Z" w16du:dateUtc="2025-09-23T06:27:00Z"/>
        </w:rPr>
      </w:pPr>
    </w:p>
    <w:p w14:paraId="0B736DCE" w14:textId="3B3C1EFD" w:rsidR="00897377" w:rsidRPr="002424C0" w:rsidRDefault="00897377" w:rsidP="00897377">
      <w:pPr>
        <w:rPr>
          <w:ins w:id="1474" w:author="Chris Hogan" w:date="2025-09-23T00:27:00Z" w16du:dateUtc="2025-09-23T06:27:00Z"/>
          <w:b/>
          <w:bCs/>
        </w:rPr>
      </w:pPr>
      <w:ins w:id="1475" w:author="Chris Hogan" w:date="2025-09-23T00:27:00Z" w16du:dateUtc="2025-09-23T06:27:00Z">
        <w:r w:rsidRPr="002424C0">
          <w:rPr>
            <w:b/>
            <w:bCs/>
          </w:rPr>
          <w:t>Contents of Obligations Set after “</w:t>
        </w:r>
        <w:proofErr w:type="gramStart"/>
        <w:r>
          <w:rPr>
            <w:b/>
            <w:bCs/>
          </w:rPr>
          <w:t>2</w:t>
        </w:r>
        <w:r w:rsidRPr="002424C0">
          <w:rPr>
            <w:b/>
            <w:bCs/>
            <w:vertAlign w:val="superscript"/>
          </w:rPr>
          <w:t>st</w:t>
        </w:r>
        <w:proofErr w:type="gramEnd"/>
        <w:r w:rsidRPr="002424C0">
          <w:rPr>
            <w:b/>
            <w:bCs/>
          </w:rPr>
          <w:t xml:space="preserve"> Pass”:</w:t>
        </w:r>
      </w:ins>
    </w:p>
    <w:p w14:paraId="6648204C" w14:textId="77777777" w:rsidR="00897377" w:rsidRPr="002424C0" w:rsidRDefault="00897377" w:rsidP="00897377">
      <w:pPr>
        <w:pStyle w:val="ListParagraph"/>
        <w:numPr>
          <w:ilvl w:val="0"/>
          <w:numId w:val="48"/>
        </w:numPr>
        <w:rPr>
          <w:ins w:id="1476" w:author="Chris Hogan" w:date="2025-09-23T00:27:00Z" w16du:dateUtc="2025-09-23T06:27:00Z"/>
          <w:b/>
          <w:bCs/>
          <w:color w:val="0F9ED5" w:themeColor="accent4"/>
        </w:rPr>
      </w:pPr>
      <w:ins w:id="1477" w:author="Chris Hogan" w:date="2025-09-23T00:27:00Z" w16du:dateUtc="2025-09-23T06:27:00Z">
        <w:r w:rsidRPr="002424C0">
          <w:rPr>
            <w:rFonts w:ascii="Wingdings" w:eastAsia="Wingdings" w:hAnsi="Wingdings" w:cs="Wingdings"/>
            <w:b/>
            <w:color w:val="0F9ED5" w:themeColor="accent4"/>
          </w:rPr>
          <w:sym w:font="Wingdings" w:char="F0E0"/>
        </w:r>
        <w:r w:rsidRPr="002424C0">
          <w:rPr>
            <w:b/>
            <w:bCs/>
            <w:color w:val="0F9ED5" w:themeColor="accent4"/>
          </w:rPr>
          <w:t xml:space="preserve"> </w:t>
        </w:r>
        <w:proofErr w:type="spellStart"/>
        <w:r w:rsidRPr="002424C0">
          <w:rPr>
            <w:b/>
            <w:bCs/>
            <w:color w:val="0F9ED5" w:themeColor="accent4"/>
          </w:rPr>
          <w:t>worked_time</w:t>
        </w:r>
        <w:proofErr w:type="spellEnd"/>
        <w:r w:rsidRPr="002424C0">
          <w:rPr>
            <w:b/>
            <w:bCs/>
            <w:color w:val="0F9ED5" w:themeColor="accent4"/>
          </w:rPr>
          <w:t xml:space="preserve">, </w:t>
        </w:r>
        <w:proofErr w:type="spellStart"/>
        <w:r w:rsidRPr="002424C0">
          <w:rPr>
            <w:b/>
            <w:bCs/>
            <w:color w:val="0F9ED5" w:themeColor="accent4"/>
          </w:rPr>
          <w:t>upto</w:t>
        </w:r>
        <w:proofErr w:type="spellEnd"/>
        <w:r w:rsidRPr="002424C0">
          <w:rPr>
            <w:b/>
            <w:bCs/>
            <w:color w:val="0F9ED5" w:themeColor="accent4"/>
          </w:rPr>
          <w:t xml:space="preserve"> first 8 hours ST</w:t>
        </w:r>
      </w:ins>
    </w:p>
    <w:p w14:paraId="780BE0BE" w14:textId="77777777" w:rsidR="00897377" w:rsidRPr="002424C0" w:rsidRDefault="00897377" w:rsidP="00897377">
      <w:pPr>
        <w:pStyle w:val="ListParagraph"/>
        <w:numPr>
          <w:ilvl w:val="0"/>
          <w:numId w:val="48"/>
        </w:numPr>
        <w:rPr>
          <w:ins w:id="1478" w:author="Chris Hogan" w:date="2025-09-23T00:27:00Z" w16du:dateUtc="2025-09-23T06:27:00Z"/>
          <w:b/>
          <w:bCs/>
          <w:color w:val="0F9ED5" w:themeColor="accent4"/>
        </w:rPr>
      </w:pPr>
      <w:ins w:id="1479" w:author="Chris Hogan" w:date="2025-09-23T00:27:00Z" w16du:dateUtc="2025-09-23T06:27:00Z">
        <w:r w:rsidRPr="002424C0">
          <w:rPr>
            <w:rFonts w:ascii="Wingdings" w:eastAsia="Wingdings" w:hAnsi="Wingdings" w:cs="Wingdings"/>
            <w:b/>
            <w:color w:val="0F9ED5" w:themeColor="accent4"/>
          </w:rPr>
          <w:sym w:font="Wingdings" w:char="F0E0"/>
        </w:r>
        <w:r w:rsidRPr="002424C0">
          <w:rPr>
            <w:b/>
            <w:bCs/>
            <w:color w:val="0F9ED5" w:themeColor="accent4"/>
          </w:rPr>
          <w:t xml:space="preserve"> </w:t>
        </w:r>
        <w:proofErr w:type="spellStart"/>
        <w:r w:rsidRPr="002424C0">
          <w:rPr>
            <w:b/>
            <w:bCs/>
            <w:color w:val="0F9ED5" w:themeColor="accent4"/>
          </w:rPr>
          <w:t>worked_time</w:t>
        </w:r>
        <w:proofErr w:type="spellEnd"/>
        <w:r w:rsidRPr="002424C0">
          <w:rPr>
            <w:b/>
            <w:bCs/>
            <w:color w:val="0F9ED5" w:themeColor="accent4"/>
          </w:rPr>
          <w:t xml:space="preserve">, </w:t>
        </w:r>
        <w:proofErr w:type="spellStart"/>
        <w:proofErr w:type="gramStart"/>
        <w:r w:rsidRPr="002424C0">
          <w:rPr>
            <w:b/>
            <w:bCs/>
            <w:color w:val="0F9ED5" w:themeColor="accent4"/>
          </w:rPr>
          <w:t>upto</w:t>
        </w:r>
        <w:proofErr w:type="spellEnd"/>
        <w:proofErr w:type="gramEnd"/>
        <w:r w:rsidRPr="002424C0">
          <w:rPr>
            <w:b/>
            <w:bCs/>
            <w:color w:val="0F9ED5" w:themeColor="accent4"/>
          </w:rPr>
          <w:t xml:space="preserve"> next 2 hours OT</w:t>
        </w:r>
      </w:ins>
    </w:p>
    <w:p w14:paraId="7AB9D0C1" w14:textId="77777777" w:rsidR="00897377" w:rsidRPr="002424C0" w:rsidRDefault="00897377" w:rsidP="00897377">
      <w:pPr>
        <w:pStyle w:val="ListParagraph"/>
        <w:numPr>
          <w:ilvl w:val="0"/>
          <w:numId w:val="48"/>
        </w:numPr>
        <w:rPr>
          <w:ins w:id="1480" w:author="Chris Hogan" w:date="2025-09-23T00:27:00Z" w16du:dateUtc="2025-09-23T06:27:00Z"/>
          <w:b/>
          <w:bCs/>
          <w:color w:val="0F9ED5" w:themeColor="accent4"/>
        </w:rPr>
      </w:pPr>
      <w:ins w:id="1481" w:author="Chris Hogan" w:date="2025-09-23T00:27:00Z" w16du:dateUtc="2025-09-23T06:27:00Z">
        <w:r w:rsidRPr="002424C0">
          <w:rPr>
            <w:rFonts w:ascii="Wingdings" w:eastAsia="Wingdings" w:hAnsi="Wingdings" w:cs="Wingdings"/>
            <w:b/>
            <w:color w:val="0F9ED5" w:themeColor="accent4"/>
          </w:rPr>
          <w:sym w:font="Wingdings" w:char="F0E0"/>
        </w:r>
        <w:r w:rsidRPr="002424C0">
          <w:rPr>
            <w:b/>
            <w:bCs/>
            <w:color w:val="0F9ED5" w:themeColor="accent4"/>
          </w:rPr>
          <w:t xml:space="preserve"> </w:t>
        </w:r>
        <w:r>
          <w:rPr>
            <w:b/>
            <w:bCs/>
            <w:color w:val="0F9ED5" w:themeColor="accent4"/>
          </w:rPr>
          <w:t xml:space="preserve"> </w:t>
        </w:r>
        <w:proofErr w:type="spellStart"/>
        <w:r w:rsidRPr="002424C0">
          <w:rPr>
            <w:b/>
            <w:bCs/>
            <w:color w:val="0F9ED5" w:themeColor="accent4"/>
          </w:rPr>
          <w:t>worked_time</w:t>
        </w:r>
        <w:proofErr w:type="spellEnd"/>
        <w:r w:rsidRPr="002424C0">
          <w:rPr>
            <w:b/>
            <w:bCs/>
            <w:color w:val="0F9ED5" w:themeColor="accent4"/>
          </w:rPr>
          <w:t xml:space="preserve">, </w:t>
        </w:r>
        <w:proofErr w:type="spellStart"/>
        <w:proofErr w:type="gramStart"/>
        <w:r w:rsidRPr="002424C0">
          <w:rPr>
            <w:b/>
            <w:bCs/>
            <w:color w:val="0F9ED5" w:themeColor="accent4"/>
          </w:rPr>
          <w:t>upto</w:t>
        </w:r>
        <w:proofErr w:type="spellEnd"/>
        <w:proofErr w:type="gramEnd"/>
        <w:r w:rsidRPr="002424C0">
          <w:rPr>
            <w:b/>
            <w:bCs/>
            <w:color w:val="0F9ED5" w:themeColor="accent4"/>
          </w:rPr>
          <w:t xml:space="preserve"> rest hours DT</w:t>
        </w:r>
      </w:ins>
    </w:p>
    <w:p w14:paraId="458A8681" w14:textId="354C3DC6" w:rsidR="00897377" w:rsidRPr="006E429B" w:rsidRDefault="00897377" w:rsidP="00897377">
      <w:pPr>
        <w:pStyle w:val="ListParagraph"/>
        <w:numPr>
          <w:ilvl w:val="0"/>
          <w:numId w:val="48"/>
        </w:numPr>
        <w:rPr>
          <w:ins w:id="1482" w:author="Chris Hogan" w:date="2025-09-23T00:27:00Z" w16du:dateUtc="2025-09-23T06:27:00Z"/>
          <w:strike/>
          <w:color w:val="A6A6A6" w:themeColor="background1" w:themeShade="A6"/>
          <w:rPrChange w:id="1483" w:author="Chris Hogan" w:date="2025-09-23T00:30:00Z" w16du:dateUtc="2025-09-23T06:30:00Z">
            <w:rPr>
              <w:ins w:id="1484" w:author="Chris Hogan" w:date="2025-09-23T00:27:00Z" w16du:dateUtc="2025-09-23T06:27:00Z"/>
              <w:b/>
              <w:bCs/>
              <w:color w:val="0F9ED5" w:themeColor="accent4"/>
            </w:rPr>
          </w:rPrChange>
        </w:rPr>
      </w:pPr>
      <w:ins w:id="1485" w:author="Chris Hogan" w:date="2025-09-23T00:27:00Z" w16du:dateUtc="2025-09-23T06:27:00Z">
        <w:r w:rsidRPr="006E429B">
          <w:rPr>
            <w:rFonts w:ascii="Wingdings" w:eastAsia="Wingdings" w:hAnsi="Wingdings" w:cs="Wingdings"/>
            <w:strike/>
            <w:color w:val="A6A6A6" w:themeColor="background1" w:themeShade="A6"/>
            <w:rPrChange w:id="1486" w:author="Chris Hogan" w:date="2025-09-23T00:30:00Z" w16du:dateUtc="2025-09-23T06:30:00Z">
              <w:rPr>
                <w:b/>
                <w:bCs/>
                <w:color w:val="0F9ED5" w:themeColor="accent4"/>
              </w:rPr>
            </w:rPrChange>
          </w:rPr>
          <w:sym w:font="Wingdings" w:char="F0E0"/>
        </w:r>
        <w:r w:rsidRPr="006E429B">
          <w:rPr>
            <w:strike/>
            <w:color w:val="A6A6A6" w:themeColor="background1" w:themeShade="A6"/>
            <w:rPrChange w:id="1487" w:author="Chris Hogan" w:date="2025-09-23T00:30:00Z" w16du:dateUtc="2025-09-23T06:30:00Z">
              <w:rPr>
                <w:b/>
                <w:bCs/>
                <w:color w:val="0F9ED5" w:themeColor="accent4"/>
              </w:rPr>
            </w:rPrChange>
          </w:rPr>
          <w:t xml:space="preserve"> meal</w:t>
        </w:r>
        <w:r w:rsidRPr="006E429B">
          <w:rPr>
            <w:color w:val="A6A6A6" w:themeColor="background1" w:themeShade="A6"/>
            <w:rPrChange w:id="1488" w:author="Chris Hogan" w:date="2025-09-23T00:30:00Z" w16du:dateUtc="2025-09-23T06:30:00Z">
              <w:rPr>
                <w:b/>
                <w:bCs/>
                <w:color w:val="0F9ED5" w:themeColor="accent4"/>
              </w:rPr>
            </w:rPrChange>
          </w:rPr>
          <w:t xml:space="preserve"> </w:t>
        </w:r>
        <w:r w:rsidRPr="006E429B">
          <w:rPr>
            <w:b/>
            <w:bCs/>
            <w:color w:val="A6A6A6" w:themeColor="background1" w:themeShade="A6"/>
            <w:rPrChange w:id="1489" w:author="Chris Hogan" w:date="2025-09-23T00:30:00Z" w16du:dateUtc="2025-09-23T06:30:00Z">
              <w:rPr>
                <w:b/>
                <w:bCs/>
                <w:color w:val="0F9ED5" w:themeColor="accent4"/>
              </w:rPr>
            </w:rPrChange>
          </w:rPr>
          <w:t>(substituted)</w:t>
        </w:r>
      </w:ins>
    </w:p>
    <w:p w14:paraId="6E56EF95" w14:textId="6B4A920E" w:rsidR="00897377" w:rsidRPr="006E429B" w:rsidRDefault="00897377" w:rsidP="00897377">
      <w:pPr>
        <w:pStyle w:val="ListParagraph"/>
        <w:numPr>
          <w:ilvl w:val="0"/>
          <w:numId w:val="48"/>
        </w:numPr>
        <w:rPr>
          <w:ins w:id="1490" w:author="Chris Hogan" w:date="2025-09-23T00:27:00Z" w16du:dateUtc="2025-09-23T06:27:00Z"/>
          <w:strike/>
          <w:color w:val="A6A6A6" w:themeColor="background1" w:themeShade="A6"/>
          <w:rPrChange w:id="1491" w:author="Chris Hogan" w:date="2025-09-23T00:30:00Z" w16du:dateUtc="2025-09-23T06:30:00Z">
            <w:rPr>
              <w:ins w:id="1492" w:author="Chris Hogan" w:date="2025-09-23T00:27:00Z" w16du:dateUtc="2025-09-23T06:27:00Z"/>
              <w:b/>
              <w:bCs/>
              <w:color w:val="0F9ED5" w:themeColor="accent4"/>
            </w:rPr>
          </w:rPrChange>
        </w:rPr>
      </w:pPr>
      <w:ins w:id="1493" w:author="Chris Hogan" w:date="2025-09-23T00:27:00Z" w16du:dateUtc="2025-09-23T06:27:00Z">
        <w:r w:rsidRPr="006E429B">
          <w:rPr>
            <w:rFonts w:ascii="Wingdings" w:eastAsia="Wingdings" w:hAnsi="Wingdings" w:cs="Wingdings"/>
            <w:strike/>
            <w:color w:val="A6A6A6" w:themeColor="background1" w:themeShade="A6"/>
            <w:rPrChange w:id="1494" w:author="Chris Hogan" w:date="2025-09-23T00:30:00Z" w16du:dateUtc="2025-09-23T06:30:00Z">
              <w:rPr>
                <w:b/>
                <w:bCs/>
                <w:color w:val="0F9ED5" w:themeColor="accent4"/>
              </w:rPr>
            </w:rPrChange>
          </w:rPr>
          <w:sym w:font="Wingdings" w:char="F0E0"/>
        </w:r>
        <w:r w:rsidRPr="006E429B">
          <w:rPr>
            <w:strike/>
            <w:color w:val="A6A6A6" w:themeColor="background1" w:themeShade="A6"/>
            <w:rPrChange w:id="1495" w:author="Chris Hogan" w:date="2025-09-23T00:30:00Z" w16du:dateUtc="2025-09-23T06:30:00Z">
              <w:rPr>
                <w:b/>
                <w:bCs/>
                <w:color w:val="0F9ED5" w:themeColor="accent4"/>
              </w:rPr>
            </w:rPrChange>
          </w:rPr>
          <w:t xml:space="preserve"> </w:t>
        </w:r>
        <w:proofErr w:type="spellStart"/>
        <w:r w:rsidRPr="006E429B">
          <w:rPr>
            <w:strike/>
            <w:color w:val="A6A6A6" w:themeColor="background1" w:themeShade="A6"/>
            <w:rPrChange w:id="1496" w:author="Chris Hogan" w:date="2025-09-23T00:30:00Z" w16du:dateUtc="2025-09-23T06:30:00Z">
              <w:rPr>
                <w:b/>
                <w:bCs/>
                <w:color w:val="0F9ED5" w:themeColor="accent4"/>
              </w:rPr>
            </w:rPrChange>
          </w:rPr>
          <w:t>meal_break</w:t>
        </w:r>
        <w:proofErr w:type="spellEnd"/>
        <w:r w:rsidRPr="006E429B">
          <w:rPr>
            <w:strike/>
            <w:color w:val="A6A6A6" w:themeColor="background1" w:themeShade="A6"/>
            <w:rPrChange w:id="1497" w:author="Chris Hogan" w:date="2025-09-23T00:30:00Z" w16du:dateUtc="2025-09-23T06:30:00Z">
              <w:rPr>
                <w:b/>
                <w:bCs/>
                <w:color w:val="0F9ED5" w:themeColor="accent4"/>
              </w:rPr>
            </w:rPrChange>
          </w:rPr>
          <w:t xml:space="preserve">, 0.5 </w:t>
        </w:r>
        <w:proofErr w:type="spellStart"/>
        <w:r w:rsidRPr="006E429B">
          <w:rPr>
            <w:strike/>
            <w:color w:val="A6A6A6" w:themeColor="background1" w:themeShade="A6"/>
            <w:rPrChange w:id="1498" w:author="Chris Hogan" w:date="2025-09-23T00:30:00Z" w16du:dateUtc="2025-09-23T06:30:00Z">
              <w:rPr>
                <w:b/>
                <w:bCs/>
                <w:color w:val="0F9ED5" w:themeColor="accent4"/>
              </w:rPr>
            </w:rPrChange>
          </w:rPr>
          <w:t>hrs</w:t>
        </w:r>
        <w:proofErr w:type="spellEnd"/>
        <w:r w:rsidRPr="006E429B">
          <w:rPr>
            <w:strike/>
            <w:color w:val="A6A6A6" w:themeColor="background1" w:themeShade="A6"/>
            <w:rPrChange w:id="1499" w:author="Chris Hogan" w:date="2025-09-23T00:30:00Z" w16du:dateUtc="2025-09-23T06:30:00Z">
              <w:rPr>
                <w:b/>
                <w:bCs/>
                <w:color w:val="0F9ED5" w:themeColor="accent4"/>
              </w:rPr>
            </w:rPrChange>
          </w:rPr>
          <w:t xml:space="preserve"> ST</w:t>
        </w:r>
        <w:r w:rsidRPr="006E429B">
          <w:rPr>
            <w:color w:val="A6A6A6" w:themeColor="background1" w:themeShade="A6"/>
            <w:rPrChange w:id="1500" w:author="Chris Hogan" w:date="2025-09-23T00:30:00Z" w16du:dateUtc="2025-09-23T06:30:00Z">
              <w:rPr>
                <w:b/>
                <w:bCs/>
                <w:color w:val="0F9ED5" w:themeColor="accent4"/>
              </w:rPr>
            </w:rPrChange>
          </w:rPr>
          <w:t xml:space="preserve"> </w:t>
        </w:r>
        <w:r w:rsidRPr="006E429B">
          <w:rPr>
            <w:b/>
            <w:bCs/>
            <w:color w:val="A6A6A6" w:themeColor="background1" w:themeShade="A6"/>
            <w:rPrChange w:id="1501" w:author="Chris Hogan" w:date="2025-09-23T00:30:00Z" w16du:dateUtc="2025-09-23T06:30:00Z">
              <w:rPr>
                <w:b/>
                <w:bCs/>
                <w:color w:val="0F9ED5" w:themeColor="accent4"/>
              </w:rPr>
            </w:rPrChange>
          </w:rPr>
          <w:t>(substituted)</w:t>
        </w:r>
      </w:ins>
    </w:p>
    <w:p w14:paraId="1832167A" w14:textId="77777777" w:rsidR="00897377" w:rsidRPr="002424C0" w:rsidRDefault="00897377" w:rsidP="00897377">
      <w:pPr>
        <w:pStyle w:val="ListParagraph"/>
        <w:numPr>
          <w:ilvl w:val="0"/>
          <w:numId w:val="48"/>
        </w:numPr>
        <w:rPr>
          <w:ins w:id="1502" w:author="Chris Hogan" w:date="2025-09-23T00:27:00Z" w16du:dateUtc="2025-09-23T06:27:00Z"/>
          <w:b/>
          <w:bCs/>
          <w:color w:val="0F9ED5" w:themeColor="accent4"/>
        </w:rPr>
      </w:pPr>
      <w:ins w:id="1503" w:author="Chris Hogan" w:date="2025-09-23T00:27:00Z" w16du:dateUtc="2025-09-23T06:27:00Z">
        <w:r w:rsidRPr="002424C0">
          <w:rPr>
            <w:rFonts w:ascii="Wingdings" w:eastAsia="Wingdings" w:hAnsi="Wingdings" w:cs="Wingdings"/>
            <w:b/>
            <w:color w:val="0F9ED5" w:themeColor="accent4"/>
          </w:rPr>
          <w:sym w:font="Wingdings" w:char="F0E0"/>
        </w:r>
        <w:r w:rsidRPr="002424C0">
          <w:rPr>
            <w:b/>
            <w:bCs/>
            <w:color w:val="0F9ED5" w:themeColor="accent4"/>
          </w:rPr>
          <w:t xml:space="preserve"> meal</w:t>
        </w:r>
      </w:ins>
    </w:p>
    <w:p w14:paraId="5494F6CC" w14:textId="77777777" w:rsidR="00897377" w:rsidRDefault="00897377" w:rsidP="00897377">
      <w:pPr>
        <w:pStyle w:val="ListParagraph"/>
        <w:numPr>
          <w:ilvl w:val="0"/>
          <w:numId w:val="48"/>
        </w:numPr>
        <w:rPr>
          <w:ins w:id="1504" w:author="Chris Hogan" w:date="2025-09-23T00:28:00Z" w16du:dateUtc="2025-09-23T06:28:00Z"/>
          <w:b/>
          <w:bCs/>
          <w:color w:val="0F9ED5" w:themeColor="accent4"/>
        </w:rPr>
      </w:pPr>
      <w:ins w:id="1505" w:author="Chris Hogan" w:date="2025-09-23T00:27:00Z" w16du:dateUtc="2025-09-23T06:27:00Z">
        <w:r w:rsidRPr="002424C0">
          <w:rPr>
            <w:rFonts w:ascii="Wingdings" w:eastAsia="Wingdings" w:hAnsi="Wingdings" w:cs="Wingdings"/>
            <w:b/>
            <w:color w:val="0F9ED5" w:themeColor="accent4"/>
          </w:rPr>
          <w:sym w:font="Wingdings" w:char="F0E0"/>
        </w:r>
        <w:r w:rsidRPr="002424C0">
          <w:rPr>
            <w:b/>
            <w:bCs/>
            <w:color w:val="0F9ED5" w:themeColor="accent4"/>
          </w:rPr>
          <w:t xml:space="preserve"> </w:t>
        </w:r>
        <w:proofErr w:type="spellStart"/>
        <w:r w:rsidRPr="002424C0">
          <w:rPr>
            <w:b/>
            <w:bCs/>
            <w:color w:val="0F9ED5" w:themeColor="accent4"/>
          </w:rPr>
          <w:t>meal_break</w:t>
        </w:r>
        <w:proofErr w:type="spellEnd"/>
        <w:r w:rsidRPr="002424C0">
          <w:rPr>
            <w:b/>
            <w:bCs/>
            <w:color w:val="0F9ED5" w:themeColor="accent4"/>
          </w:rPr>
          <w:t xml:space="preserve">, 0.5 </w:t>
        </w:r>
        <w:proofErr w:type="spellStart"/>
        <w:r w:rsidRPr="002424C0">
          <w:rPr>
            <w:b/>
            <w:bCs/>
            <w:color w:val="0F9ED5" w:themeColor="accent4"/>
          </w:rPr>
          <w:t>hrs</w:t>
        </w:r>
        <w:proofErr w:type="spellEnd"/>
        <w:r w:rsidRPr="002424C0">
          <w:rPr>
            <w:b/>
            <w:bCs/>
            <w:color w:val="0F9ED5" w:themeColor="accent4"/>
          </w:rPr>
          <w:t xml:space="preserve"> ST </w:t>
        </w:r>
      </w:ins>
    </w:p>
    <w:p w14:paraId="4C991CE0" w14:textId="5508248D" w:rsidR="000A628A" w:rsidRPr="001C5A63" w:rsidRDefault="000A628A" w:rsidP="000A628A">
      <w:pPr>
        <w:pStyle w:val="ListParagraph"/>
        <w:numPr>
          <w:ilvl w:val="0"/>
          <w:numId w:val="48"/>
        </w:numPr>
        <w:rPr>
          <w:ins w:id="1506" w:author="Chris Hogan" w:date="2025-09-23T00:28:00Z" w16du:dateUtc="2025-09-23T06:28:00Z"/>
          <w:strike/>
          <w:color w:val="A6A6A6" w:themeColor="background1" w:themeShade="A6"/>
          <w:rPrChange w:id="1507" w:author="Chris Hogan" w:date="2025-09-23T00:38:00Z" w16du:dateUtc="2025-09-23T06:38:00Z">
            <w:rPr>
              <w:ins w:id="1508" w:author="Chris Hogan" w:date="2025-09-23T00:28:00Z" w16du:dateUtc="2025-09-23T06:28:00Z"/>
              <w:b/>
              <w:bCs/>
              <w:color w:val="0F9ED5" w:themeColor="accent4"/>
            </w:rPr>
          </w:rPrChange>
        </w:rPr>
        <w:pPrChange w:id="1509" w:author="Chris Hogan" w:date="2025-09-23T00:28:00Z" w16du:dateUtc="2025-09-23T06:28:00Z">
          <w:pPr>
            <w:pStyle w:val="ListParagraph"/>
            <w:numPr>
              <w:ilvl w:val="3"/>
              <w:numId w:val="48"/>
            </w:numPr>
            <w:ind w:left="2880" w:hanging="360"/>
          </w:pPr>
        </w:pPrChange>
      </w:pPr>
      <w:ins w:id="1510" w:author="Chris Hogan" w:date="2025-09-23T00:28:00Z" w16du:dateUtc="2025-09-23T06:28:00Z">
        <w:r w:rsidRPr="001C5A63">
          <w:rPr>
            <w:rFonts w:ascii="Wingdings" w:eastAsia="Wingdings" w:hAnsi="Wingdings" w:cs="Wingdings"/>
            <w:strike/>
            <w:color w:val="A6A6A6" w:themeColor="background1" w:themeShade="A6"/>
            <w:rPrChange w:id="1511" w:author="Chris Hogan" w:date="2025-09-23T00:38:00Z" w16du:dateUtc="2025-09-23T06:38:00Z">
              <w:rPr>
                <w:b/>
                <w:bCs/>
                <w:color w:val="0F9ED5" w:themeColor="accent4"/>
              </w:rPr>
            </w:rPrChange>
          </w:rPr>
          <w:sym w:font="Wingdings" w:char="F0E0"/>
        </w:r>
        <w:r w:rsidRPr="001C5A63">
          <w:rPr>
            <w:strike/>
            <w:color w:val="A6A6A6" w:themeColor="background1" w:themeShade="A6"/>
            <w:rPrChange w:id="1512" w:author="Chris Hogan" w:date="2025-09-23T00:38:00Z" w16du:dateUtc="2025-09-23T06:38:00Z">
              <w:rPr>
                <w:b/>
                <w:bCs/>
                <w:color w:val="0F9ED5" w:themeColor="accent4"/>
              </w:rPr>
            </w:rPrChange>
          </w:rPr>
          <w:t xml:space="preserve"> </w:t>
        </w:r>
        <w:proofErr w:type="spellStart"/>
        <w:r w:rsidRPr="001C5A63">
          <w:rPr>
            <w:strike/>
            <w:color w:val="A6A6A6" w:themeColor="background1" w:themeShade="A6"/>
            <w:rPrChange w:id="1513" w:author="Chris Hogan" w:date="2025-09-23T00:38:00Z" w16du:dateUtc="2025-09-23T06:38:00Z">
              <w:rPr>
                <w:b/>
                <w:bCs/>
                <w:color w:val="0F9ED5" w:themeColor="accent4"/>
              </w:rPr>
            </w:rPrChange>
          </w:rPr>
          <w:t>meal_allowance</w:t>
        </w:r>
        <w:proofErr w:type="spellEnd"/>
        <w:r w:rsidRPr="001C5A63">
          <w:rPr>
            <w:strike/>
            <w:color w:val="A6A6A6" w:themeColor="background1" w:themeShade="A6"/>
            <w:rPrChange w:id="1514" w:author="Chris Hogan" w:date="2025-09-23T00:38:00Z" w16du:dateUtc="2025-09-23T06:38:00Z">
              <w:rPr>
                <w:b/>
                <w:bCs/>
                <w:color w:val="0F9ED5" w:themeColor="accent4"/>
              </w:rPr>
            </w:rPrChange>
          </w:rPr>
          <w:t>, $40 CAD</w:t>
        </w:r>
      </w:ins>
      <w:ins w:id="1515" w:author="Chris Hogan" w:date="2025-09-23T00:38:00Z" w16du:dateUtc="2025-09-23T06:38:00Z">
        <w:r w:rsidR="00104B16">
          <w:rPr>
            <w:strike/>
            <w:color w:val="A6A6A6" w:themeColor="background1" w:themeShade="A6"/>
          </w:rPr>
          <w:t xml:space="preserve"> </w:t>
        </w:r>
        <w:r w:rsidR="00104B16" w:rsidRPr="002424C0">
          <w:rPr>
            <w:b/>
            <w:bCs/>
            <w:color w:val="A6A6A6" w:themeColor="background1" w:themeShade="A6"/>
          </w:rPr>
          <w:t>(removed)</w:t>
        </w:r>
      </w:ins>
    </w:p>
    <w:p w14:paraId="28F59232" w14:textId="60314D8E" w:rsidR="000A628A" w:rsidRPr="006E429B" w:rsidRDefault="000A628A" w:rsidP="000A628A">
      <w:pPr>
        <w:pStyle w:val="ListParagraph"/>
        <w:numPr>
          <w:ilvl w:val="0"/>
          <w:numId w:val="48"/>
        </w:numPr>
        <w:rPr>
          <w:ins w:id="1516" w:author="Chris Hogan" w:date="2025-09-23T00:28:00Z" w16du:dateUtc="2025-09-23T06:28:00Z"/>
          <w:color w:val="A6A6A6" w:themeColor="background1" w:themeShade="A6"/>
          <w:rPrChange w:id="1517" w:author="Chris Hogan" w:date="2025-09-23T00:30:00Z" w16du:dateUtc="2025-09-23T06:30:00Z">
            <w:rPr>
              <w:ins w:id="1518" w:author="Chris Hogan" w:date="2025-09-23T00:28:00Z" w16du:dateUtc="2025-09-23T06:28:00Z"/>
            </w:rPr>
          </w:rPrChange>
        </w:rPr>
        <w:pPrChange w:id="1519" w:author="Chris Hogan" w:date="2025-09-23T00:28:00Z" w16du:dateUtc="2025-09-23T06:28:00Z">
          <w:pPr>
            <w:pStyle w:val="ListParagraph"/>
            <w:numPr>
              <w:ilvl w:val="3"/>
              <w:numId w:val="48"/>
            </w:numPr>
            <w:ind w:left="2880" w:hanging="360"/>
          </w:pPr>
        </w:pPrChange>
      </w:pPr>
      <w:ins w:id="1520" w:author="Chris Hogan" w:date="2025-09-23T00:28:00Z" w16du:dateUtc="2025-09-23T06:28:00Z">
        <w:r w:rsidRPr="006E429B">
          <w:rPr>
            <w:rFonts w:ascii="Wingdings" w:eastAsia="Wingdings" w:hAnsi="Wingdings" w:cs="Wingdings"/>
            <w:strike/>
            <w:color w:val="A6A6A6" w:themeColor="background1" w:themeShade="A6"/>
            <w:rPrChange w:id="1521" w:author="Chris Hogan" w:date="2025-09-23T00:30:00Z" w16du:dateUtc="2025-09-23T06:30:00Z">
              <w:rPr>
                <w:b/>
                <w:bCs/>
                <w:color w:val="0F9ED5" w:themeColor="accent4"/>
              </w:rPr>
            </w:rPrChange>
          </w:rPr>
          <w:sym w:font="Wingdings" w:char="F0E0"/>
        </w:r>
        <w:r w:rsidRPr="006E429B">
          <w:rPr>
            <w:strike/>
            <w:color w:val="A6A6A6" w:themeColor="background1" w:themeShade="A6"/>
            <w:rPrChange w:id="1522" w:author="Chris Hogan" w:date="2025-09-23T00:30:00Z" w16du:dateUtc="2025-09-23T06:30:00Z">
              <w:rPr>
                <w:b/>
                <w:bCs/>
                <w:color w:val="0F9ED5" w:themeColor="accent4"/>
              </w:rPr>
            </w:rPrChange>
          </w:rPr>
          <w:t xml:space="preserve"> </w:t>
        </w:r>
        <w:proofErr w:type="spellStart"/>
        <w:r w:rsidRPr="006E429B">
          <w:rPr>
            <w:strike/>
            <w:color w:val="A6A6A6" w:themeColor="background1" w:themeShade="A6"/>
            <w:rPrChange w:id="1523" w:author="Chris Hogan" w:date="2025-09-23T00:30:00Z" w16du:dateUtc="2025-09-23T06:30:00Z">
              <w:rPr>
                <w:b/>
                <w:bCs/>
                <w:color w:val="0F9ED5" w:themeColor="accent4"/>
              </w:rPr>
            </w:rPrChange>
          </w:rPr>
          <w:t>meal_allowance</w:t>
        </w:r>
        <w:proofErr w:type="spellEnd"/>
        <w:r w:rsidRPr="006E429B">
          <w:rPr>
            <w:strike/>
            <w:color w:val="A6A6A6" w:themeColor="background1" w:themeShade="A6"/>
            <w:rPrChange w:id="1524" w:author="Chris Hogan" w:date="2025-09-23T00:30:00Z" w16du:dateUtc="2025-09-23T06:30:00Z">
              <w:rPr>
                <w:b/>
                <w:bCs/>
                <w:color w:val="0F9ED5" w:themeColor="accent4"/>
              </w:rPr>
            </w:rPrChange>
          </w:rPr>
          <w:t xml:space="preserve">, </w:t>
        </w:r>
        <w:r w:rsidRPr="006E429B">
          <w:rPr>
            <w:strike/>
            <w:color w:val="A6A6A6" w:themeColor="background1" w:themeShade="A6"/>
            <w:rPrChange w:id="1525" w:author="Chris Hogan" w:date="2025-09-23T00:30:00Z" w16du:dateUtc="2025-09-23T06:30:00Z">
              <w:rPr>
                <w:b/>
                <w:bCs/>
                <w:color w:val="0F9ED5" w:themeColor="accent4"/>
                <w:highlight w:val="yellow"/>
              </w:rPr>
            </w:rPrChange>
          </w:rPr>
          <w:t xml:space="preserve">equivalent to 0.5 </w:t>
        </w:r>
        <w:proofErr w:type="spellStart"/>
        <w:r w:rsidRPr="006E429B">
          <w:rPr>
            <w:strike/>
            <w:color w:val="A6A6A6" w:themeColor="background1" w:themeShade="A6"/>
            <w:rPrChange w:id="1526" w:author="Chris Hogan" w:date="2025-09-23T00:30:00Z" w16du:dateUtc="2025-09-23T06:30:00Z">
              <w:rPr>
                <w:b/>
                <w:bCs/>
                <w:color w:val="0F9ED5" w:themeColor="accent4"/>
                <w:highlight w:val="yellow"/>
              </w:rPr>
            </w:rPrChange>
          </w:rPr>
          <w:t>hrs</w:t>
        </w:r>
        <w:proofErr w:type="spellEnd"/>
        <w:r w:rsidRPr="006E429B">
          <w:rPr>
            <w:strike/>
            <w:color w:val="A6A6A6" w:themeColor="background1" w:themeShade="A6"/>
            <w:rPrChange w:id="1527" w:author="Chris Hogan" w:date="2025-09-23T00:30:00Z" w16du:dateUtc="2025-09-23T06:30:00Z">
              <w:rPr>
                <w:b/>
                <w:bCs/>
                <w:color w:val="0F9ED5" w:themeColor="accent4"/>
                <w:highlight w:val="yellow"/>
              </w:rPr>
            </w:rPrChange>
          </w:rPr>
          <w:t xml:space="preserve"> ST</w:t>
        </w:r>
        <w:r w:rsidRPr="006E429B">
          <w:rPr>
            <w:color w:val="A6A6A6" w:themeColor="background1" w:themeShade="A6"/>
            <w:rPrChange w:id="1528" w:author="Chris Hogan" w:date="2025-09-23T00:30:00Z" w16du:dateUtc="2025-09-23T06:30:00Z">
              <w:rPr>
                <w:b/>
                <w:bCs/>
                <w:color w:val="0F9ED5" w:themeColor="accent4"/>
              </w:rPr>
            </w:rPrChange>
          </w:rPr>
          <w:t xml:space="preserve"> </w:t>
        </w:r>
      </w:ins>
      <w:ins w:id="1529" w:author="Chris Hogan" w:date="2025-09-23T00:29:00Z" w16du:dateUtc="2025-09-23T06:29:00Z">
        <w:r w:rsidR="00C32476" w:rsidRPr="006E429B">
          <w:rPr>
            <w:b/>
            <w:bCs/>
            <w:color w:val="A6A6A6" w:themeColor="background1" w:themeShade="A6"/>
            <w:rPrChange w:id="1530" w:author="Chris Hogan" w:date="2025-09-23T00:30:00Z" w16du:dateUtc="2025-09-23T06:30:00Z">
              <w:rPr>
                <w:b/>
                <w:bCs/>
                <w:color w:val="0F9ED5" w:themeColor="accent4"/>
              </w:rPr>
            </w:rPrChange>
          </w:rPr>
          <w:t>(removed)</w:t>
        </w:r>
      </w:ins>
    </w:p>
    <w:p w14:paraId="6611B8D4" w14:textId="36E481E6" w:rsidR="000A628A" w:rsidRPr="00104B16" w:rsidRDefault="000A628A" w:rsidP="000A628A">
      <w:pPr>
        <w:pStyle w:val="ListParagraph"/>
        <w:numPr>
          <w:ilvl w:val="0"/>
          <w:numId w:val="48"/>
        </w:numPr>
        <w:rPr>
          <w:ins w:id="1531" w:author="Chris Hogan" w:date="2025-09-23T00:27:00Z" w16du:dateUtc="2025-09-23T06:27:00Z"/>
          <w:b/>
          <w:bCs/>
          <w:color w:val="0F9ED5" w:themeColor="accent4"/>
          <w:rPrChange w:id="1532" w:author="Chris Hogan" w:date="2025-09-23T00:39:00Z" w16du:dateUtc="2025-09-23T06:39:00Z">
            <w:rPr>
              <w:ins w:id="1533" w:author="Chris Hogan" w:date="2025-09-23T00:27:00Z" w16du:dateUtc="2025-09-23T06:27:00Z"/>
            </w:rPr>
          </w:rPrChange>
        </w:rPr>
      </w:pPr>
      <w:ins w:id="1534" w:author="Chris Hogan" w:date="2025-09-23T00:28:00Z" w16du:dateUtc="2025-09-23T06:28:00Z">
        <w:r w:rsidRPr="00104B16">
          <w:rPr>
            <w:rFonts w:ascii="Wingdings" w:eastAsia="Wingdings" w:hAnsi="Wingdings" w:cs="Wingdings"/>
            <w:b/>
            <w:color w:val="0F9ED5" w:themeColor="accent4"/>
          </w:rPr>
          <w:sym w:font="Wingdings" w:char="F0E0"/>
        </w:r>
        <w:r w:rsidRPr="00104B16">
          <w:rPr>
            <w:b/>
            <w:bCs/>
            <w:color w:val="0F9ED5" w:themeColor="accent4"/>
          </w:rPr>
          <w:t xml:space="preserve"> </w:t>
        </w:r>
        <w:proofErr w:type="spellStart"/>
        <w:r w:rsidRPr="00104B16">
          <w:rPr>
            <w:b/>
            <w:bCs/>
            <w:color w:val="0F9ED5" w:themeColor="accent4"/>
          </w:rPr>
          <w:t>rest_break</w:t>
        </w:r>
        <w:proofErr w:type="spellEnd"/>
        <w:r w:rsidRPr="00104B16">
          <w:rPr>
            <w:b/>
            <w:bCs/>
            <w:color w:val="0F9ED5" w:themeColor="accent4"/>
          </w:rPr>
          <w:t xml:space="preserve">, 0.5 </w:t>
        </w:r>
        <w:proofErr w:type="spellStart"/>
        <w:r w:rsidRPr="00104B16">
          <w:rPr>
            <w:b/>
            <w:bCs/>
            <w:color w:val="0F9ED5" w:themeColor="accent4"/>
          </w:rPr>
          <w:t>hrs</w:t>
        </w:r>
        <w:proofErr w:type="spellEnd"/>
        <w:r w:rsidRPr="00104B16">
          <w:rPr>
            <w:b/>
            <w:bCs/>
            <w:color w:val="0F9ED5" w:themeColor="accent4"/>
          </w:rPr>
          <w:t xml:space="preserve"> </w:t>
        </w:r>
        <w:r w:rsidRPr="00104B16">
          <w:rPr>
            <w:b/>
            <w:bCs/>
            <w:color w:val="0F9ED5" w:themeColor="accent4"/>
            <w:rPrChange w:id="1535" w:author="Chris Hogan" w:date="2025-09-23T00:39:00Z" w16du:dateUtc="2025-09-23T06:39:00Z">
              <w:rPr>
                <w:b/>
                <w:bCs/>
                <w:color w:val="0F9ED5" w:themeColor="accent4"/>
                <w:highlight w:val="yellow"/>
              </w:rPr>
            </w:rPrChange>
          </w:rPr>
          <w:t>APPLICABLE_OT</w:t>
        </w:r>
      </w:ins>
    </w:p>
    <w:p w14:paraId="01B0B380" w14:textId="77777777" w:rsidR="005738DB" w:rsidRPr="006C02B8" w:rsidRDefault="005738DB" w:rsidP="00432397">
      <w:pPr>
        <w:rPr>
          <w:ins w:id="1536" w:author="Chris Hogan" w:date="2025-09-22T15:23:00Z" w16du:dateUtc="2025-09-22T21:23:00Z"/>
        </w:rPr>
        <w:pPrChange w:id="1537" w:author="Chris Hogan" w:date="2025-09-22T22:08:00Z" w16du:dateUtc="2025-09-23T04:08:00Z">
          <w:pPr>
            <w:pStyle w:val="ListParagraph"/>
            <w:numPr>
              <w:numId w:val="39"/>
            </w:numPr>
            <w:ind w:hanging="360"/>
          </w:pPr>
        </w:pPrChange>
      </w:pPr>
    </w:p>
    <w:p w14:paraId="2F233D64" w14:textId="0EC2C16C" w:rsidR="000D0C45" w:rsidRDefault="000D0C45" w:rsidP="00432397">
      <w:pPr>
        <w:pStyle w:val="Heading3"/>
        <w:rPr>
          <w:ins w:id="1538" w:author="Chris Hogan" w:date="2025-09-22T22:08:00Z" w16du:dateUtc="2025-09-23T04:08:00Z"/>
        </w:rPr>
      </w:pPr>
      <w:ins w:id="1539" w:author="Chris Hogan" w:date="2025-09-22T15:23:00Z" w16du:dateUtc="2025-09-22T21:23:00Z">
        <w:r>
          <w:t xml:space="preserve">Rules Evaluation </w:t>
        </w:r>
        <w:r w:rsidRPr="000D0C45">
          <w:t xml:space="preserve">Engine compares resulting </w:t>
        </w:r>
        <w:r>
          <w:t>O</w:t>
        </w:r>
        <w:r w:rsidRPr="000D0C45">
          <w:t>bligations vs Crew Sheet</w:t>
        </w:r>
      </w:ins>
    </w:p>
    <w:p w14:paraId="4ED5BFEC" w14:textId="57E9E93E" w:rsidR="00432397" w:rsidRDefault="00432397" w:rsidP="00432397">
      <w:pPr>
        <w:rPr>
          <w:ins w:id="1540" w:author="Chris Hogan" w:date="2025-09-22T23:03:00Z" w16du:dateUtc="2025-09-23T05:03:00Z"/>
        </w:rPr>
      </w:pPr>
    </w:p>
    <w:p w14:paraId="17129F44" w14:textId="5EFA099A" w:rsidR="00056765" w:rsidRDefault="00056765" w:rsidP="00432397">
      <w:pPr>
        <w:rPr>
          <w:ins w:id="1541" w:author="Chris Hogan" w:date="2025-09-23T00:31:00Z" w16du:dateUtc="2025-09-23T06:31:00Z"/>
        </w:rPr>
      </w:pPr>
      <w:ins w:id="1542" w:author="Chris Hogan" w:date="2025-09-22T23:03:00Z" w16du:dateUtc="2025-09-23T05:03:00Z">
        <w:r w:rsidRPr="00056765">
          <w:t>With the final set of Obligations determined, the Rules Evaluation Engine compares them to the Crew Sheet. It checks the facts recorded in the Crew Sheet against the Obligations generated by the rules. If a fact satisfies an Obligation, it is marked met (pass); if not, it is marked unmet (fail).</w:t>
        </w:r>
      </w:ins>
    </w:p>
    <w:p w14:paraId="0DDA83C5" w14:textId="35C57713" w:rsidR="00DC20D9" w:rsidRPr="005F58D3" w:rsidRDefault="00DC20D9" w:rsidP="00DC20D9">
      <w:pPr>
        <w:rPr>
          <w:ins w:id="1543" w:author="Chris Hogan" w:date="2025-09-23T00:32:00Z" w16du:dateUtc="2025-09-23T06:32:00Z"/>
          <w:i/>
          <w:iCs/>
          <w:rPrChange w:id="1544" w:author="Chris Hogan" w:date="2025-09-23T00:42:00Z" w16du:dateUtc="2025-09-23T06:42:00Z">
            <w:rPr>
              <w:ins w:id="1545" w:author="Chris Hogan" w:date="2025-09-23T00:32:00Z" w16du:dateUtc="2025-09-23T06:32:00Z"/>
            </w:rPr>
          </w:rPrChange>
        </w:rPr>
      </w:pPr>
      <w:ins w:id="1546" w:author="Chris Hogan" w:date="2025-09-23T00:32:00Z" w16du:dateUtc="2025-09-23T06:32:00Z">
        <w:r w:rsidRPr="005F58D3">
          <w:rPr>
            <w:i/>
            <w:iCs/>
            <w:highlight w:val="yellow"/>
            <w:rPrChange w:id="1547" w:author="Chris Hogan" w:date="2025-09-23T00:42:00Z" w16du:dateUtc="2025-09-23T06:42:00Z">
              <w:rPr>
                <w:highlight w:val="yellow"/>
              </w:rPr>
            </w:rPrChange>
          </w:rPr>
          <w:t>TB</w:t>
        </w:r>
      </w:ins>
      <w:ins w:id="1548" w:author="Chris Hogan" w:date="2025-09-23T00:41:00Z" w16du:dateUtc="2025-09-23T06:41:00Z">
        <w:r w:rsidR="005D2E6C" w:rsidRPr="005F58D3">
          <w:rPr>
            <w:i/>
            <w:iCs/>
            <w:highlight w:val="yellow"/>
            <w:rPrChange w:id="1549" w:author="Chris Hogan" w:date="2025-09-23T00:42:00Z" w16du:dateUtc="2025-09-23T06:42:00Z">
              <w:rPr/>
            </w:rPrChange>
          </w:rPr>
          <w:t>D – There’s a step in here that the Ru</w:t>
        </w:r>
        <w:r w:rsidR="005D2E6C" w:rsidRPr="005F58D3">
          <w:rPr>
            <w:i/>
            <w:iCs/>
            <w:highlight w:val="yellow"/>
            <w:rPrChange w:id="1550" w:author="Chris Hogan" w:date="2025-09-23T00:43:00Z" w16du:dateUtc="2025-09-23T06:43:00Z">
              <w:rPr/>
            </w:rPrChange>
          </w:rPr>
          <w:t xml:space="preserve">les Evaluation </w:t>
        </w:r>
      </w:ins>
      <w:ins w:id="1551" w:author="Chris Hogan" w:date="2025-09-23T00:42:00Z" w16du:dateUtc="2025-09-23T06:42:00Z">
        <w:r w:rsidR="005D2E6C" w:rsidRPr="005F58D3">
          <w:rPr>
            <w:i/>
            <w:iCs/>
            <w:highlight w:val="yellow"/>
            <w:rPrChange w:id="1552" w:author="Chris Hogan" w:date="2025-09-23T00:43:00Z" w16du:dateUtc="2025-09-23T06:43:00Z">
              <w:rPr/>
            </w:rPrChange>
          </w:rPr>
          <w:t>Engine needs to resolve “</w:t>
        </w:r>
        <w:proofErr w:type="spellStart"/>
        <w:r w:rsidR="005D2E6C" w:rsidRPr="005F58D3">
          <w:rPr>
            <w:i/>
            <w:iCs/>
            <w:highlight w:val="yellow"/>
            <w:rPrChange w:id="1553" w:author="Chris Hogan" w:date="2025-09-23T00:43:00Z" w16du:dateUtc="2025-09-23T06:43:00Z">
              <w:rPr/>
            </w:rPrChange>
          </w:rPr>
          <w:t>worked_time</w:t>
        </w:r>
        <w:proofErr w:type="spellEnd"/>
        <w:r w:rsidR="005D2E6C" w:rsidRPr="005F58D3">
          <w:rPr>
            <w:i/>
            <w:iCs/>
            <w:highlight w:val="yellow"/>
            <w:rPrChange w:id="1554" w:author="Chris Hogan" w:date="2025-09-23T00:43:00Z" w16du:dateUtc="2025-09-23T06:43:00Z">
              <w:rPr/>
            </w:rPrChange>
          </w:rPr>
          <w:t xml:space="preserve">” obligations </w:t>
        </w:r>
        <w:r w:rsidR="005F58D3" w:rsidRPr="005F58D3">
          <w:rPr>
            <w:i/>
            <w:iCs/>
            <w:highlight w:val="yellow"/>
            <w:rPrChange w:id="1555" w:author="Chris Hogan" w:date="2025-09-23T00:43:00Z" w16du:dateUtc="2025-09-23T06:43:00Z">
              <w:rPr/>
            </w:rPrChange>
          </w:rPr>
          <w:t>from “</w:t>
        </w:r>
        <w:proofErr w:type="spellStart"/>
        <w:r w:rsidR="005F58D3" w:rsidRPr="005F58D3">
          <w:rPr>
            <w:i/>
            <w:iCs/>
            <w:highlight w:val="yellow"/>
            <w:rPrChange w:id="1556" w:author="Chris Hogan" w:date="2025-09-23T00:43:00Z" w16du:dateUtc="2025-09-23T06:43:00Z">
              <w:rPr/>
            </w:rPrChange>
          </w:rPr>
          <w:t>upto</w:t>
        </w:r>
        <w:proofErr w:type="spellEnd"/>
        <w:r w:rsidR="005F58D3" w:rsidRPr="005F58D3">
          <w:rPr>
            <w:i/>
            <w:iCs/>
            <w:highlight w:val="yellow"/>
            <w:rPrChange w:id="1557" w:author="Chris Hogan" w:date="2025-09-23T00:43:00Z" w16du:dateUtc="2025-09-23T06:43:00Z">
              <w:rPr/>
            </w:rPrChange>
          </w:rPr>
          <w:t xml:space="preserve">” to actual </w:t>
        </w:r>
        <w:proofErr w:type="spellStart"/>
        <w:r w:rsidR="005F58D3" w:rsidRPr="005F58D3">
          <w:rPr>
            <w:i/>
            <w:iCs/>
            <w:highlight w:val="yellow"/>
            <w:rPrChange w:id="1558" w:author="Chris Hogan" w:date="2025-09-23T00:43:00Z" w16du:dateUtc="2025-09-23T06:43:00Z">
              <w:rPr/>
            </w:rPrChange>
          </w:rPr>
          <w:t>comparables</w:t>
        </w:r>
        <w:proofErr w:type="spellEnd"/>
        <w:r w:rsidR="005F58D3" w:rsidRPr="005F58D3">
          <w:rPr>
            <w:i/>
            <w:iCs/>
            <w:highlight w:val="yellow"/>
            <w:rPrChange w:id="1559" w:author="Chris Hogan" w:date="2025-09-23T00:43:00Z" w16du:dateUtc="2025-09-23T06:43:00Z">
              <w:rPr/>
            </w:rPrChange>
          </w:rPr>
          <w:t xml:space="preserve"> to Facts “</w:t>
        </w:r>
        <w:proofErr w:type="spellStart"/>
        <w:r w:rsidR="005F58D3" w:rsidRPr="005F58D3">
          <w:rPr>
            <w:i/>
            <w:iCs/>
            <w:highlight w:val="yellow"/>
            <w:rPrChange w:id="1560" w:author="Chris Hogan" w:date="2025-09-23T00:43:00Z" w16du:dateUtc="2025-09-23T06:43:00Z">
              <w:rPr/>
            </w:rPrChange>
          </w:rPr>
          <w:t>worked_time</w:t>
        </w:r>
        <w:proofErr w:type="spellEnd"/>
        <w:r w:rsidR="005F58D3" w:rsidRPr="005F58D3">
          <w:rPr>
            <w:i/>
            <w:iCs/>
            <w:highlight w:val="yellow"/>
            <w:rPrChange w:id="1561" w:author="Chris Hogan" w:date="2025-09-23T00:43:00Z" w16du:dateUtc="2025-09-23T06:43:00Z">
              <w:rPr/>
            </w:rPrChange>
          </w:rPr>
          <w:t>” entries.</w:t>
        </w:r>
        <w:r w:rsidR="005F58D3" w:rsidRPr="005F58D3">
          <w:rPr>
            <w:i/>
            <w:iCs/>
            <w:highlight w:val="yellow"/>
            <w:rPrChange w:id="1562" w:author="Chris Hogan" w:date="2025-09-23T00:43:00Z" w16du:dateUtc="2025-09-23T06:43:00Z">
              <w:rPr>
                <w:i/>
                <w:iCs/>
              </w:rPr>
            </w:rPrChange>
          </w:rPr>
          <w:t xml:space="preserve"> Mockup below shows as if th</w:t>
        </w:r>
      </w:ins>
      <w:ins w:id="1563" w:author="Chris Hogan" w:date="2025-09-23T00:43:00Z" w16du:dateUtc="2025-09-23T06:43:00Z">
        <w:r w:rsidR="005F58D3" w:rsidRPr="005F58D3">
          <w:rPr>
            <w:i/>
            <w:iCs/>
            <w:highlight w:val="yellow"/>
            <w:rPrChange w:id="1564" w:author="Chris Hogan" w:date="2025-09-23T00:43:00Z" w16du:dateUtc="2025-09-23T06:43:00Z">
              <w:rPr>
                <w:i/>
                <w:iCs/>
              </w:rPr>
            </w:rPrChange>
          </w:rPr>
          <w:t>at has happened already.</w:t>
        </w:r>
      </w:ins>
    </w:p>
    <w:p w14:paraId="3A04966C" w14:textId="087D5BAA" w:rsidR="00685FE2" w:rsidRDefault="00685FE2" w:rsidP="00432397">
      <w:pPr>
        <w:rPr>
          <w:ins w:id="1565" w:author="Chris Hogan" w:date="2025-09-23T00:32:00Z" w16du:dateUtc="2025-09-23T06:32:00Z"/>
        </w:rPr>
      </w:pPr>
      <w:proofErr w:type="gramStart"/>
      <w:ins w:id="1566" w:author="Chris Hogan" w:date="2025-09-23T00:32:00Z" w16du:dateUtc="2025-09-23T06:32:00Z">
        <w:r>
          <w:lastRenderedPageBreak/>
          <w:t>So</w:t>
        </w:r>
        <w:proofErr w:type="gramEnd"/>
        <w:r>
          <w:t xml:space="preserve"> it’s basically comparing a set like this from the Crew Sheet:</w:t>
        </w:r>
      </w:ins>
    </w:p>
    <w:p w14:paraId="5B25610B" w14:textId="77777777" w:rsidR="00685FE2" w:rsidRPr="002424C0" w:rsidRDefault="00685FE2" w:rsidP="00685FE2">
      <w:pPr>
        <w:rPr>
          <w:ins w:id="1567" w:author="Chris Hogan" w:date="2025-09-23T00:32:00Z" w16du:dateUtc="2025-09-23T06:32:00Z"/>
          <w:rFonts w:ascii="Courier New" w:hAnsi="Courier New" w:cs="Courier New"/>
          <w:sz w:val="16"/>
          <w:szCs w:val="16"/>
          <w:lang w:val="en-CA"/>
        </w:rPr>
      </w:pPr>
      <w:ins w:id="1568" w:author="Chris Hogan" w:date="2025-09-23T00:32:00Z" w16du:dateUtc="2025-09-23T06:32:00Z">
        <w:r w:rsidRPr="002424C0">
          <w:rPr>
            <w:rFonts w:ascii="Courier New" w:hAnsi="Courier New" w:cs="Courier New"/>
            <w:sz w:val="16"/>
            <w:szCs w:val="16"/>
            <w:lang w:val="en-CA"/>
          </w:rPr>
          <w:t xml:space="preserve">    </w:t>
        </w:r>
        <w:commentRangeStart w:id="1569"/>
        <w:commentRangeStart w:id="1570"/>
        <w:r w:rsidRPr="002424C0">
          <w:rPr>
            <w:rFonts w:ascii="Courier New" w:hAnsi="Courier New" w:cs="Courier New"/>
            <w:sz w:val="16"/>
            <w:szCs w:val="16"/>
            <w:lang w:val="en-CA"/>
          </w:rPr>
          <w:t>"facts": [</w:t>
        </w:r>
      </w:ins>
      <w:commentRangeEnd w:id="1569"/>
      <w:r w:rsidR="003C480C">
        <w:rPr>
          <w:rStyle w:val="CommentReference"/>
        </w:rPr>
        <w:commentReference w:id="1569"/>
      </w:r>
      <w:commentRangeEnd w:id="1570"/>
      <w:r w:rsidR="00DD567D">
        <w:rPr>
          <w:rStyle w:val="CommentReference"/>
        </w:rPr>
        <w:commentReference w:id="1570"/>
      </w:r>
    </w:p>
    <w:p w14:paraId="4408C0CE" w14:textId="77777777" w:rsidR="00685FE2" w:rsidRPr="002424C0" w:rsidRDefault="00685FE2" w:rsidP="00685FE2">
      <w:pPr>
        <w:rPr>
          <w:ins w:id="1571" w:author="Chris Hogan" w:date="2025-09-23T00:32:00Z" w16du:dateUtc="2025-09-23T06:32:00Z"/>
          <w:rFonts w:ascii="Courier New" w:hAnsi="Courier New" w:cs="Courier New"/>
          <w:sz w:val="16"/>
          <w:szCs w:val="16"/>
          <w:lang w:val="en-CA"/>
        </w:rPr>
      </w:pPr>
      <w:ins w:id="1572" w:author="Chris Hogan" w:date="2025-09-23T00:32:00Z" w16du:dateUtc="2025-09-23T06:32:00Z">
        <w:r w:rsidRPr="002424C0">
          <w:rPr>
            <w:rFonts w:ascii="Courier New" w:hAnsi="Courier New" w:cs="Courier New"/>
            <w:sz w:val="16"/>
            <w:szCs w:val="16"/>
            <w:lang w:val="en-CA"/>
          </w:rPr>
          <w:t>        {</w:t>
        </w:r>
      </w:ins>
    </w:p>
    <w:p w14:paraId="1ED98890" w14:textId="77777777" w:rsidR="00685FE2" w:rsidRPr="002424C0" w:rsidRDefault="00685FE2" w:rsidP="00685FE2">
      <w:pPr>
        <w:rPr>
          <w:ins w:id="1573" w:author="Chris Hogan" w:date="2025-09-23T00:32:00Z" w16du:dateUtc="2025-09-23T06:32:00Z"/>
          <w:rFonts w:ascii="Courier New" w:hAnsi="Courier New" w:cs="Courier New"/>
          <w:sz w:val="16"/>
          <w:szCs w:val="16"/>
          <w:lang w:val="en-CA"/>
        </w:rPr>
      </w:pPr>
      <w:ins w:id="1574" w:author="Chris Hogan" w:date="2025-09-23T00:32:00Z" w16du:dateUtc="2025-09-23T06:32:00Z">
        <w:r w:rsidRPr="002424C0">
          <w:rPr>
            <w:rFonts w:ascii="Courier New" w:hAnsi="Courier New" w:cs="Courier New"/>
            <w:sz w:val="16"/>
            <w:szCs w:val="16"/>
            <w:lang w:val="en-CA"/>
          </w:rPr>
          <w:t>            "</w:t>
        </w:r>
        <w:proofErr w:type="spellStart"/>
        <w:r w:rsidRPr="002424C0">
          <w:rPr>
            <w:rFonts w:ascii="Courier New" w:hAnsi="Courier New" w:cs="Courier New"/>
            <w:sz w:val="16"/>
            <w:szCs w:val="16"/>
            <w:lang w:val="en-CA"/>
          </w:rPr>
          <w:t>fact_type</w:t>
        </w:r>
        <w:proofErr w:type="spellEnd"/>
        <w:r w:rsidRPr="002424C0">
          <w:rPr>
            <w:rFonts w:ascii="Courier New" w:hAnsi="Courier New" w:cs="Courier New"/>
            <w:sz w:val="16"/>
            <w:szCs w:val="16"/>
            <w:lang w:val="en-CA"/>
          </w:rPr>
          <w:t>": "event",</w:t>
        </w:r>
      </w:ins>
    </w:p>
    <w:p w14:paraId="1A58BB1B" w14:textId="77777777" w:rsidR="00685FE2" w:rsidRPr="002424C0" w:rsidRDefault="00685FE2" w:rsidP="00685FE2">
      <w:pPr>
        <w:rPr>
          <w:ins w:id="1575" w:author="Chris Hogan" w:date="2025-09-23T00:32:00Z" w16du:dateUtc="2025-09-23T06:32:00Z"/>
          <w:rFonts w:ascii="Courier New" w:hAnsi="Courier New" w:cs="Courier New"/>
          <w:sz w:val="16"/>
          <w:szCs w:val="16"/>
          <w:lang w:val="en-CA"/>
        </w:rPr>
      </w:pPr>
      <w:ins w:id="1576" w:author="Chris Hogan" w:date="2025-09-23T00:32:00Z" w16du:dateUtc="2025-09-23T06:32:00Z">
        <w:r w:rsidRPr="002424C0">
          <w:rPr>
            <w:rFonts w:ascii="Courier New" w:hAnsi="Courier New" w:cs="Courier New"/>
            <w:sz w:val="16"/>
            <w:szCs w:val="16"/>
            <w:lang w:val="en-CA"/>
          </w:rPr>
          <w:t>            "kind": "</w:t>
        </w:r>
        <w:proofErr w:type="spellStart"/>
        <w:r w:rsidRPr="002424C0">
          <w:rPr>
            <w:rFonts w:ascii="Courier New" w:hAnsi="Courier New" w:cs="Courier New"/>
            <w:sz w:val="16"/>
            <w:szCs w:val="16"/>
            <w:lang w:val="en-CA"/>
          </w:rPr>
          <w:t>worked_time</w:t>
        </w:r>
        <w:proofErr w:type="spellEnd"/>
        <w:r w:rsidRPr="002424C0">
          <w:rPr>
            <w:rFonts w:ascii="Courier New" w:hAnsi="Courier New" w:cs="Courier New"/>
            <w:sz w:val="16"/>
            <w:szCs w:val="16"/>
            <w:lang w:val="en-CA"/>
          </w:rPr>
          <w:t>",</w:t>
        </w:r>
      </w:ins>
    </w:p>
    <w:p w14:paraId="590EB686" w14:textId="77777777" w:rsidR="00685FE2" w:rsidRPr="002424C0" w:rsidRDefault="00685FE2" w:rsidP="00685FE2">
      <w:pPr>
        <w:rPr>
          <w:ins w:id="1577" w:author="Chris Hogan" w:date="2025-09-23T00:32:00Z" w16du:dateUtc="2025-09-23T06:32:00Z"/>
          <w:rFonts w:ascii="Courier New" w:hAnsi="Courier New" w:cs="Courier New"/>
          <w:sz w:val="16"/>
          <w:szCs w:val="16"/>
          <w:lang w:val="en-CA"/>
        </w:rPr>
      </w:pPr>
      <w:ins w:id="1578" w:author="Chris Hogan" w:date="2025-09-23T00:32:00Z" w16du:dateUtc="2025-09-23T06:32:00Z">
        <w:r w:rsidRPr="002424C0">
          <w:rPr>
            <w:rFonts w:ascii="Courier New" w:hAnsi="Courier New" w:cs="Courier New"/>
            <w:sz w:val="16"/>
            <w:szCs w:val="16"/>
            <w:lang w:val="en-CA"/>
          </w:rPr>
          <w:t>            "date": "2025-09-17",</w:t>
        </w:r>
      </w:ins>
    </w:p>
    <w:p w14:paraId="247D29F8" w14:textId="77777777" w:rsidR="00685FE2" w:rsidRPr="002424C0" w:rsidRDefault="00685FE2" w:rsidP="00685FE2">
      <w:pPr>
        <w:rPr>
          <w:ins w:id="1579" w:author="Chris Hogan" w:date="2025-09-23T00:32:00Z" w16du:dateUtc="2025-09-23T06:32:00Z"/>
          <w:rFonts w:ascii="Courier New" w:hAnsi="Courier New" w:cs="Courier New"/>
          <w:sz w:val="16"/>
          <w:szCs w:val="16"/>
          <w:lang w:val="en-CA"/>
        </w:rPr>
      </w:pPr>
      <w:ins w:id="1580" w:author="Chris Hogan" w:date="2025-09-23T00:32:00Z" w16du:dateUtc="2025-09-23T06:32:00Z">
        <w:r w:rsidRPr="002424C0">
          <w:rPr>
            <w:rFonts w:ascii="Courier New" w:hAnsi="Courier New" w:cs="Courier New"/>
            <w:sz w:val="16"/>
            <w:szCs w:val="16"/>
            <w:lang w:val="en-CA"/>
          </w:rPr>
          <w:t>            "duration": "PT9H",</w:t>
        </w:r>
      </w:ins>
    </w:p>
    <w:p w14:paraId="70BFC929" w14:textId="77777777" w:rsidR="00685FE2" w:rsidRPr="002424C0" w:rsidRDefault="00685FE2" w:rsidP="00685FE2">
      <w:pPr>
        <w:rPr>
          <w:ins w:id="1581" w:author="Chris Hogan" w:date="2025-09-23T00:32:00Z" w16du:dateUtc="2025-09-23T06:32:00Z"/>
          <w:rFonts w:ascii="Courier New" w:hAnsi="Courier New" w:cs="Courier New"/>
          <w:sz w:val="16"/>
          <w:szCs w:val="16"/>
          <w:lang w:val="en-CA"/>
        </w:rPr>
      </w:pPr>
      <w:ins w:id="1582" w:author="Chris Hogan" w:date="2025-09-23T00:32:00Z" w16du:dateUtc="2025-09-23T06:32:00Z">
        <w:r w:rsidRPr="002424C0">
          <w:rPr>
            <w:rFonts w:ascii="Courier New" w:hAnsi="Courier New" w:cs="Courier New"/>
            <w:sz w:val="16"/>
            <w:szCs w:val="16"/>
            <w:lang w:val="en-CA"/>
          </w:rPr>
          <w:t>            "rate": "</w:t>
        </w:r>
        <w:proofErr w:type="spellStart"/>
        <w:r w:rsidRPr="002424C0">
          <w:rPr>
            <w:rFonts w:ascii="Courier New" w:hAnsi="Courier New" w:cs="Courier New"/>
            <w:sz w:val="16"/>
            <w:szCs w:val="16"/>
            <w:lang w:val="en-CA"/>
          </w:rPr>
          <w:t>straight_time</w:t>
        </w:r>
        <w:proofErr w:type="spellEnd"/>
        <w:r w:rsidRPr="002424C0">
          <w:rPr>
            <w:rFonts w:ascii="Courier New" w:hAnsi="Courier New" w:cs="Courier New"/>
            <w:sz w:val="16"/>
            <w:szCs w:val="16"/>
            <w:lang w:val="en-CA"/>
          </w:rPr>
          <w:t>"</w:t>
        </w:r>
      </w:ins>
    </w:p>
    <w:p w14:paraId="08952155" w14:textId="77777777" w:rsidR="00685FE2" w:rsidRPr="002424C0" w:rsidRDefault="00685FE2" w:rsidP="00685FE2">
      <w:pPr>
        <w:rPr>
          <w:ins w:id="1583" w:author="Chris Hogan" w:date="2025-09-23T00:32:00Z" w16du:dateUtc="2025-09-23T06:32:00Z"/>
          <w:rFonts w:ascii="Courier New" w:hAnsi="Courier New" w:cs="Courier New"/>
          <w:sz w:val="16"/>
          <w:szCs w:val="16"/>
          <w:lang w:val="en-CA"/>
        </w:rPr>
      </w:pPr>
      <w:ins w:id="1584" w:author="Chris Hogan" w:date="2025-09-23T00:32:00Z" w16du:dateUtc="2025-09-23T06:32:00Z">
        <w:r w:rsidRPr="002424C0">
          <w:rPr>
            <w:rFonts w:ascii="Courier New" w:hAnsi="Courier New" w:cs="Courier New"/>
            <w:sz w:val="16"/>
            <w:szCs w:val="16"/>
            <w:lang w:val="en-CA"/>
          </w:rPr>
          <w:t>        },</w:t>
        </w:r>
      </w:ins>
    </w:p>
    <w:p w14:paraId="5C2C8209" w14:textId="77777777" w:rsidR="00685FE2" w:rsidRPr="002424C0" w:rsidRDefault="00685FE2" w:rsidP="00685FE2">
      <w:pPr>
        <w:rPr>
          <w:ins w:id="1585" w:author="Chris Hogan" w:date="2025-09-23T00:32:00Z" w16du:dateUtc="2025-09-23T06:32:00Z"/>
          <w:rFonts w:ascii="Courier New" w:hAnsi="Courier New" w:cs="Courier New"/>
          <w:sz w:val="16"/>
          <w:szCs w:val="16"/>
          <w:lang w:val="en-CA"/>
        </w:rPr>
      </w:pPr>
      <w:ins w:id="1586" w:author="Chris Hogan" w:date="2025-09-23T00:32:00Z" w16du:dateUtc="2025-09-23T06:32:00Z">
        <w:r w:rsidRPr="002424C0">
          <w:rPr>
            <w:rFonts w:ascii="Courier New" w:hAnsi="Courier New" w:cs="Courier New"/>
            <w:sz w:val="16"/>
            <w:szCs w:val="16"/>
            <w:lang w:val="en-CA"/>
          </w:rPr>
          <w:t>        {</w:t>
        </w:r>
      </w:ins>
    </w:p>
    <w:p w14:paraId="32856A0A" w14:textId="77777777" w:rsidR="00685FE2" w:rsidRPr="002424C0" w:rsidRDefault="00685FE2" w:rsidP="00685FE2">
      <w:pPr>
        <w:rPr>
          <w:ins w:id="1587" w:author="Chris Hogan" w:date="2025-09-23T00:32:00Z" w16du:dateUtc="2025-09-23T06:32:00Z"/>
          <w:rFonts w:ascii="Courier New" w:hAnsi="Courier New" w:cs="Courier New"/>
          <w:sz w:val="16"/>
          <w:szCs w:val="16"/>
          <w:lang w:val="en-CA"/>
        </w:rPr>
      </w:pPr>
      <w:ins w:id="1588" w:author="Chris Hogan" w:date="2025-09-23T00:32:00Z" w16du:dateUtc="2025-09-23T06:32:00Z">
        <w:r w:rsidRPr="002424C0">
          <w:rPr>
            <w:rFonts w:ascii="Courier New" w:hAnsi="Courier New" w:cs="Courier New"/>
            <w:sz w:val="16"/>
            <w:szCs w:val="16"/>
            <w:lang w:val="en-CA"/>
          </w:rPr>
          <w:t>            "</w:t>
        </w:r>
        <w:proofErr w:type="spellStart"/>
        <w:r w:rsidRPr="002424C0">
          <w:rPr>
            <w:rFonts w:ascii="Courier New" w:hAnsi="Courier New" w:cs="Courier New"/>
            <w:sz w:val="16"/>
            <w:szCs w:val="16"/>
            <w:lang w:val="en-CA"/>
          </w:rPr>
          <w:t>fact_type</w:t>
        </w:r>
        <w:proofErr w:type="spellEnd"/>
        <w:r w:rsidRPr="002424C0">
          <w:rPr>
            <w:rFonts w:ascii="Courier New" w:hAnsi="Courier New" w:cs="Courier New"/>
            <w:sz w:val="16"/>
            <w:szCs w:val="16"/>
            <w:lang w:val="en-CA"/>
          </w:rPr>
          <w:t>": "event",</w:t>
        </w:r>
      </w:ins>
    </w:p>
    <w:p w14:paraId="4341C225" w14:textId="77777777" w:rsidR="00685FE2" w:rsidRPr="002424C0" w:rsidRDefault="00685FE2" w:rsidP="00685FE2">
      <w:pPr>
        <w:rPr>
          <w:ins w:id="1589" w:author="Chris Hogan" w:date="2025-09-23T00:32:00Z" w16du:dateUtc="2025-09-23T06:32:00Z"/>
          <w:rFonts w:ascii="Courier New" w:hAnsi="Courier New" w:cs="Courier New"/>
          <w:sz w:val="16"/>
          <w:szCs w:val="16"/>
          <w:lang w:val="en-CA"/>
        </w:rPr>
      </w:pPr>
      <w:ins w:id="1590" w:author="Chris Hogan" w:date="2025-09-23T00:32:00Z" w16du:dateUtc="2025-09-23T06:32:00Z">
        <w:r w:rsidRPr="002424C0">
          <w:rPr>
            <w:rFonts w:ascii="Courier New" w:hAnsi="Courier New" w:cs="Courier New"/>
            <w:sz w:val="16"/>
            <w:szCs w:val="16"/>
            <w:lang w:val="en-CA"/>
          </w:rPr>
          <w:t>            "kind": "</w:t>
        </w:r>
        <w:proofErr w:type="spellStart"/>
        <w:r w:rsidRPr="002424C0">
          <w:rPr>
            <w:rFonts w:ascii="Courier New" w:hAnsi="Courier New" w:cs="Courier New"/>
            <w:sz w:val="16"/>
            <w:szCs w:val="16"/>
            <w:lang w:val="en-CA"/>
          </w:rPr>
          <w:t>worked_time</w:t>
        </w:r>
        <w:proofErr w:type="spellEnd"/>
        <w:r w:rsidRPr="002424C0">
          <w:rPr>
            <w:rFonts w:ascii="Courier New" w:hAnsi="Courier New" w:cs="Courier New"/>
            <w:sz w:val="16"/>
            <w:szCs w:val="16"/>
            <w:lang w:val="en-CA"/>
          </w:rPr>
          <w:t>",</w:t>
        </w:r>
      </w:ins>
    </w:p>
    <w:p w14:paraId="4CC1EE57" w14:textId="77777777" w:rsidR="00685FE2" w:rsidRPr="002424C0" w:rsidRDefault="00685FE2" w:rsidP="00685FE2">
      <w:pPr>
        <w:rPr>
          <w:ins w:id="1591" w:author="Chris Hogan" w:date="2025-09-23T00:32:00Z" w16du:dateUtc="2025-09-23T06:32:00Z"/>
          <w:rFonts w:ascii="Courier New" w:hAnsi="Courier New" w:cs="Courier New"/>
          <w:sz w:val="16"/>
          <w:szCs w:val="16"/>
          <w:lang w:val="en-CA"/>
        </w:rPr>
      </w:pPr>
      <w:ins w:id="1592" w:author="Chris Hogan" w:date="2025-09-23T00:32:00Z" w16du:dateUtc="2025-09-23T06:32:00Z">
        <w:r w:rsidRPr="002424C0">
          <w:rPr>
            <w:rFonts w:ascii="Courier New" w:hAnsi="Courier New" w:cs="Courier New"/>
            <w:sz w:val="16"/>
            <w:szCs w:val="16"/>
            <w:lang w:val="en-CA"/>
          </w:rPr>
          <w:t>            "date": "2025-09-17",</w:t>
        </w:r>
      </w:ins>
    </w:p>
    <w:p w14:paraId="46E164D5" w14:textId="77777777" w:rsidR="00685FE2" w:rsidRPr="002424C0" w:rsidRDefault="00685FE2" w:rsidP="00685FE2">
      <w:pPr>
        <w:rPr>
          <w:ins w:id="1593" w:author="Chris Hogan" w:date="2025-09-23T00:32:00Z" w16du:dateUtc="2025-09-23T06:32:00Z"/>
          <w:rFonts w:ascii="Courier New" w:hAnsi="Courier New" w:cs="Courier New"/>
          <w:sz w:val="16"/>
          <w:szCs w:val="16"/>
          <w:lang w:val="en-CA"/>
        </w:rPr>
      </w:pPr>
      <w:ins w:id="1594" w:author="Chris Hogan" w:date="2025-09-23T00:32:00Z" w16du:dateUtc="2025-09-23T06:32:00Z">
        <w:r w:rsidRPr="002424C0">
          <w:rPr>
            <w:rFonts w:ascii="Courier New" w:hAnsi="Courier New" w:cs="Courier New"/>
            <w:sz w:val="16"/>
            <w:szCs w:val="16"/>
            <w:lang w:val="en-CA"/>
          </w:rPr>
          <w:t>            "duration": "PT</w:t>
        </w:r>
        <w:r>
          <w:rPr>
            <w:rFonts w:ascii="Courier New" w:hAnsi="Courier New" w:cs="Courier New"/>
            <w:sz w:val="16"/>
            <w:szCs w:val="16"/>
            <w:lang w:val="en-CA"/>
          </w:rPr>
          <w:t>3</w:t>
        </w:r>
        <w:r w:rsidRPr="002424C0">
          <w:rPr>
            <w:rFonts w:ascii="Courier New" w:hAnsi="Courier New" w:cs="Courier New"/>
            <w:sz w:val="16"/>
            <w:szCs w:val="16"/>
            <w:lang w:val="en-CA"/>
          </w:rPr>
          <w:t>H",</w:t>
        </w:r>
      </w:ins>
    </w:p>
    <w:p w14:paraId="4FE6286D" w14:textId="77777777" w:rsidR="00685FE2" w:rsidRPr="002424C0" w:rsidRDefault="00685FE2" w:rsidP="00685FE2">
      <w:pPr>
        <w:rPr>
          <w:ins w:id="1595" w:author="Chris Hogan" w:date="2025-09-23T00:32:00Z" w16du:dateUtc="2025-09-23T06:32:00Z"/>
          <w:rFonts w:ascii="Courier New" w:hAnsi="Courier New" w:cs="Courier New"/>
          <w:sz w:val="16"/>
          <w:szCs w:val="16"/>
          <w:lang w:val="en-CA"/>
        </w:rPr>
      </w:pPr>
      <w:ins w:id="1596" w:author="Chris Hogan" w:date="2025-09-23T00:32:00Z" w16du:dateUtc="2025-09-23T06:32:00Z">
        <w:r w:rsidRPr="002424C0">
          <w:rPr>
            <w:rFonts w:ascii="Courier New" w:hAnsi="Courier New" w:cs="Courier New"/>
            <w:sz w:val="16"/>
            <w:szCs w:val="16"/>
            <w:lang w:val="en-CA"/>
          </w:rPr>
          <w:t>            "rate": "overtime"</w:t>
        </w:r>
      </w:ins>
    </w:p>
    <w:p w14:paraId="4BA9D0C3" w14:textId="77777777" w:rsidR="00685FE2" w:rsidRPr="002424C0" w:rsidRDefault="00685FE2" w:rsidP="00685FE2">
      <w:pPr>
        <w:rPr>
          <w:ins w:id="1597" w:author="Chris Hogan" w:date="2025-09-23T00:32:00Z" w16du:dateUtc="2025-09-23T06:32:00Z"/>
          <w:rFonts w:ascii="Courier New" w:hAnsi="Courier New" w:cs="Courier New"/>
          <w:sz w:val="16"/>
          <w:szCs w:val="16"/>
          <w:lang w:val="en-CA"/>
        </w:rPr>
      </w:pPr>
      <w:ins w:id="1598" w:author="Chris Hogan" w:date="2025-09-23T00:32:00Z" w16du:dateUtc="2025-09-23T06:32:00Z">
        <w:r w:rsidRPr="002424C0">
          <w:rPr>
            <w:rFonts w:ascii="Courier New" w:hAnsi="Courier New" w:cs="Courier New"/>
            <w:sz w:val="16"/>
            <w:szCs w:val="16"/>
            <w:lang w:val="en-CA"/>
          </w:rPr>
          <w:t>        },</w:t>
        </w:r>
      </w:ins>
    </w:p>
    <w:p w14:paraId="4CBAA9A6" w14:textId="77777777" w:rsidR="00685FE2" w:rsidRPr="002424C0" w:rsidRDefault="00685FE2" w:rsidP="00685FE2">
      <w:pPr>
        <w:rPr>
          <w:ins w:id="1599" w:author="Chris Hogan" w:date="2025-09-23T00:32:00Z" w16du:dateUtc="2025-09-23T06:32:00Z"/>
          <w:rFonts w:ascii="Courier New" w:hAnsi="Courier New" w:cs="Courier New"/>
          <w:sz w:val="16"/>
          <w:szCs w:val="16"/>
          <w:lang w:val="en-CA"/>
        </w:rPr>
      </w:pPr>
      <w:ins w:id="1600" w:author="Chris Hogan" w:date="2025-09-23T00:32:00Z" w16du:dateUtc="2025-09-23T06:32:00Z">
        <w:r w:rsidRPr="002424C0">
          <w:rPr>
            <w:rFonts w:ascii="Courier New" w:hAnsi="Courier New" w:cs="Courier New"/>
            <w:sz w:val="16"/>
            <w:szCs w:val="16"/>
            <w:lang w:val="en-CA"/>
          </w:rPr>
          <w:t>        {</w:t>
        </w:r>
      </w:ins>
    </w:p>
    <w:p w14:paraId="300B12DB" w14:textId="77777777" w:rsidR="00685FE2" w:rsidRPr="002424C0" w:rsidRDefault="00685FE2" w:rsidP="00685FE2">
      <w:pPr>
        <w:rPr>
          <w:ins w:id="1601" w:author="Chris Hogan" w:date="2025-09-23T00:32:00Z" w16du:dateUtc="2025-09-23T06:32:00Z"/>
          <w:rFonts w:ascii="Courier New" w:hAnsi="Courier New" w:cs="Courier New"/>
          <w:sz w:val="16"/>
          <w:szCs w:val="16"/>
          <w:lang w:val="en-CA"/>
        </w:rPr>
      </w:pPr>
      <w:ins w:id="1602" w:author="Chris Hogan" w:date="2025-09-23T00:32:00Z" w16du:dateUtc="2025-09-23T06:32:00Z">
        <w:r w:rsidRPr="002424C0">
          <w:rPr>
            <w:rFonts w:ascii="Courier New" w:hAnsi="Courier New" w:cs="Courier New"/>
            <w:sz w:val="16"/>
            <w:szCs w:val="16"/>
            <w:lang w:val="en-CA"/>
          </w:rPr>
          <w:t>            "</w:t>
        </w:r>
        <w:proofErr w:type="spellStart"/>
        <w:r w:rsidRPr="002424C0">
          <w:rPr>
            <w:rFonts w:ascii="Courier New" w:hAnsi="Courier New" w:cs="Courier New"/>
            <w:sz w:val="16"/>
            <w:szCs w:val="16"/>
            <w:lang w:val="en-CA"/>
          </w:rPr>
          <w:t>fact_type</w:t>
        </w:r>
        <w:proofErr w:type="spellEnd"/>
        <w:r w:rsidRPr="002424C0">
          <w:rPr>
            <w:rFonts w:ascii="Courier New" w:hAnsi="Courier New" w:cs="Courier New"/>
            <w:sz w:val="16"/>
            <w:szCs w:val="16"/>
            <w:lang w:val="en-CA"/>
          </w:rPr>
          <w:t>": "event",</w:t>
        </w:r>
      </w:ins>
    </w:p>
    <w:p w14:paraId="33DF3553" w14:textId="77777777" w:rsidR="00685FE2" w:rsidRPr="002424C0" w:rsidRDefault="00685FE2" w:rsidP="00685FE2">
      <w:pPr>
        <w:rPr>
          <w:ins w:id="1603" w:author="Chris Hogan" w:date="2025-09-23T00:32:00Z" w16du:dateUtc="2025-09-23T06:32:00Z"/>
          <w:rFonts w:ascii="Courier New" w:hAnsi="Courier New" w:cs="Courier New"/>
          <w:sz w:val="16"/>
          <w:szCs w:val="16"/>
          <w:lang w:val="en-CA"/>
        </w:rPr>
      </w:pPr>
      <w:ins w:id="1604" w:author="Chris Hogan" w:date="2025-09-23T00:32:00Z" w16du:dateUtc="2025-09-23T06:32:00Z">
        <w:r w:rsidRPr="002424C0">
          <w:rPr>
            <w:rFonts w:ascii="Courier New" w:hAnsi="Courier New" w:cs="Courier New"/>
            <w:sz w:val="16"/>
            <w:szCs w:val="16"/>
            <w:lang w:val="en-CA"/>
          </w:rPr>
          <w:t>            "kind": "</w:t>
        </w:r>
        <w:proofErr w:type="spellStart"/>
        <w:r w:rsidRPr="002424C0">
          <w:rPr>
            <w:rFonts w:ascii="Courier New" w:hAnsi="Courier New" w:cs="Courier New"/>
            <w:sz w:val="16"/>
            <w:szCs w:val="16"/>
            <w:lang w:val="en-CA"/>
          </w:rPr>
          <w:t>worked_time</w:t>
        </w:r>
        <w:proofErr w:type="spellEnd"/>
        <w:r w:rsidRPr="002424C0">
          <w:rPr>
            <w:rFonts w:ascii="Courier New" w:hAnsi="Courier New" w:cs="Courier New"/>
            <w:sz w:val="16"/>
            <w:szCs w:val="16"/>
            <w:lang w:val="en-CA"/>
          </w:rPr>
          <w:t>",</w:t>
        </w:r>
      </w:ins>
    </w:p>
    <w:p w14:paraId="150D7BDC" w14:textId="77777777" w:rsidR="00685FE2" w:rsidRPr="002424C0" w:rsidRDefault="00685FE2" w:rsidP="00685FE2">
      <w:pPr>
        <w:rPr>
          <w:ins w:id="1605" w:author="Chris Hogan" w:date="2025-09-23T00:32:00Z" w16du:dateUtc="2025-09-23T06:32:00Z"/>
          <w:rFonts w:ascii="Courier New" w:hAnsi="Courier New" w:cs="Courier New"/>
          <w:sz w:val="16"/>
          <w:szCs w:val="16"/>
          <w:lang w:val="en-CA"/>
        </w:rPr>
      </w:pPr>
      <w:ins w:id="1606" w:author="Chris Hogan" w:date="2025-09-23T00:32:00Z" w16du:dateUtc="2025-09-23T06:32:00Z">
        <w:r w:rsidRPr="002424C0">
          <w:rPr>
            <w:rFonts w:ascii="Courier New" w:hAnsi="Courier New" w:cs="Courier New"/>
            <w:sz w:val="16"/>
            <w:szCs w:val="16"/>
            <w:lang w:val="en-CA"/>
          </w:rPr>
          <w:t>            "date": "2025-09-17",</w:t>
        </w:r>
      </w:ins>
    </w:p>
    <w:p w14:paraId="41555E12" w14:textId="77777777" w:rsidR="00685FE2" w:rsidRPr="002424C0" w:rsidRDefault="00685FE2" w:rsidP="00685FE2">
      <w:pPr>
        <w:rPr>
          <w:ins w:id="1607" w:author="Chris Hogan" w:date="2025-09-23T00:32:00Z" w16du:dateUtc="2025-09-23T06:32:00Z"/>
          <w:rFonts w:ascii="Courier New" w:hAnsi="Courier New" w:cs="Courier New"/>
          <w:sz w:val="16"/>
          <w:szCs w:val="16"/>
          <w:lang w:val="en-CA"/>
        </w:rPr>
      </w:pPr>
      <w:ins w:id="1608" w:author="Chris Hogan" w:date="2025-09-23T00:32:00Z" w16du:dateUtc="2025-09-23T06:32:00Z">
        <w:r w:rsidRPr="002424C0">
          <w:rPr>
            <w:rFonts w:ascii="Courier New" w:hAnsi="Courier New" w:cs="Courier New"/>
            <w:sz w:val="16"/>
            <w:szCs w:val="16"/>
            <w:lang w:val="en-CA"/>
          </w:rPr>
          <w:t>            "duration": "PT2H30M",</w:t>
        </w:r>
      </w:ins>
    </w:p>
    <w:p w14:paraId="0306A665" w14:textId="77777777" w:rsidR="00685FE2" w:rsidRPr="002424C0" w:rsidRDefault="00685FE2" w:rsidP="00685FE2">
      <w:pPr>
        <w:rPr>
          <w:ins w:id="1609" w:author="Chris Hogan" w:date="2025-09-23T00:32:00Z" w16du:dateUtc="2025-09-23T06:32:00Z"/>
          <w:rFonts w:ascii="Courier New" w:hAnsi="Courier New" w:cs="Courier New"/>
          <w:sz w:val="16"/>
          <w:szCs w:val="16"/>
          <w:lang w:val="en-CA"/>
        </w:rPr>
      </w:pPr>
      <w:ins w:id="1610" w:author="Chris Hogan" w:date="2025-09-23T00:32:00Z" w16du:dateUtc="2025-09-23T06:32:00Z">
        <w:r w:rsidRPr="002424C0">
          <w:rPr>
            <w:rFonts w:ascii="Courier New" w:hAnsi="Courier New" w:cs="Courier New"/>
            <w:sz w:val="16"/>
            <w:szCs w:val="16"/>
            <w:lang w:val="en-CA"/>
          </w:rPr>
          <w:t>            "rate": "</w:t>
        </w:r>
        <w:proofErr w:type="spellStart"/>
        <w:r w:rsidRPr="002424C0">
          <w:rPr>
            <w:rFonts w:ascii="Courier New" w:hAnsi="Courier New" w:cs="Courier New"/>
            <w:sz w:val="16"/>
            <w:szCs w:val="16"/>
            <w:lang w:val="en-CA"/>
          </w:rPr>
          <w:t>double_time</w:t>
        </w:r>
        <w:proofErr w:type="spellEnd"/>
        <w:r w:rsidRPr="002424C0">
          <w:rPr>
            <w:rFonts w:ascii="Courier New" w:hAnsi="Courier New" w:cs="Courier New"/>
            <w:sz w:val="16"/>
            <w:szCs w:val="16"/>
            <w:lang w:val="en-CA"/>
          </w:rPr>
          <w:t>"</w:t>
        </w:r>
      </w:ins>
    </w:p>
    <w:p w14:paraId="312A199A" w14:textId="77777777" w:rsidR="00685FE2" w:rsidRPr="002424C0" w:rsidRDefault="00685FE2" w:rsidP="00685FE2">
      <w:pPr>
        <w:rPr>
          <w:ins w:id="1611" w:author="Chris Hogan" w:date="2025-09-23T00:32:00Z" w16du:dateUtc="2025-09-23T06:32:00Z"/>
          <w:rFonts w:ascii="Courier New" w:hAnsi="Courier New" w:cs="Courier New"/>
          <w:sz w:val="16"/>
          <w:szCs w:val="16"/>
          <w:lang w:val="en-CA"/>
        </w:rPr>
      </w:pPr>
      <w:ins w:id="1612" w:author="Chris Hogan" w:date="2025-09-23T00:32:00Z" w16du:dateUtc="2025-09-23T06:32:00Z">
        <w:r w:rsidRPr="002424C0">
          <w:rPr>
            <w:rFonts w:ascii="Courier New" w:hAnsi="Courier New" w:cs="Courier New"/>
            <w:sz w:val="16"/>
            <w:szCs w:val="16"/>
            <w:lang w:val="en-CA"/>
          </w:rPr>
          <w:t>        },</w:t>
        </w:r>
      </w:ins>
    </w:p>
    <w:p w14:paraId="37250988" w14:textId="77777777" w:rsidR="00685FE2" w:rsidRPr="002424C0" w:rsidRDefault="00685FE2" w:rsidP="00685FE2">
      <w:pPr>
        <w:rPr>
          <w:ins w:id="1613" w:author="Chris Hogan" w:date="2025-09-23T00:32:00Z" w16du:dateUtc="2025-09-23T06:32:00Z"/>
          <w:rFonts w:ascii="Courier New" w:hAnsi="Courier New" w:cs="Courier New"/>
          <w:sz w:val="16"/>
          <w:szCs w:val="16"/>
          <w:lang w:val="en-CA"/>
        </w:rPr>
      </w:pPr>
      <w:ins w:id="1614" w:author="Chris Hogan" w:date="2025-09-23T00:32:00Z" w16du:dateUtc="2025-09-23T06:32:00Z">
        <w:r w:rsidRPr="002424C0">
          <w:rPr>
            <w:rFonts w:ascii="Courier New" w:hAnsi="Courier New" w:cs="Courier New"/>
            <w:sz w:val="16"/>
            <w:szCs w:val="16"/>
            <w:lang w:val="en-CA"/>
          </w:rPr>
          <w:t>        {</w:t>
        </w:r>
      </w:ins>
    </w:p>
    <w:p w14:paraId="22EB760F" w14:textId="77777777" w:rsidR="00685FE2" w:rsidRPr="002424C0" w:rsidRDefault="00685FE2" w:rsidP="00685FE2">
      <w:pPr>
        <w:rPr>
          <w:ins w:id="1615" w:author="Chris Hogan" w:date="2025-09-23T00:32:00Z" w16du:dateUtc="2025-09-23T06:32:00Z"/>
          <w:rFonts w:ascii="Courier New" w:hAnsi="Courier New" w:cs="Courier New"/>
          <w:sz w:val="16"/>
          <w:szCs w:val="16"/>
          <w:lang w:val="en-CA"/>
        </w:rPr>
      </w:pPr>
      <w:ins w:id="1616" w:author="Chris Hogan" w:date="2025-09-23T00:32:00Z" w16du:dateUtc="2025-09-23T06:32:00Z">
        <w:r w:rsidRPr="002424C0">
          <w:rPr>
            <w:rFonts w:ascii="Courier New" w:hAnsi="Courier New" w:cs="Courier New"/>
            <w:sz w:val="16"/>
            <w:szCs w:val="16"/>
            <w:lang w:val="en-CA"/>
          </w:rPr>
          <w:t>            "</w:t>
        </w:r>
        <w:proofErr w:type="spellStart"/>
        <w:r w:rsidRPr="002424C0">
          <w:rPr>
            <w:rFonts w:ascii="Courier New" w:hAnsi="Courier New" w:cs="Courier New"/>
            <w:sz w:val="16"/>
            <w:szCs w:val="16"/>
            <w:lang w:val="en-CA"/>
          </w:rPr>
          <w:t>fact_type</w:t>
        </w:r>
        <w:proofErr w:type="spellEnd"/>
        <w:r w:rsidRPr="002424C0">
          <w:rPr>
            <w:rFonts w:ascii="Courier New" w:hAnsi="Courier New" w:cs="Courier New"/>
            <w:sz w:val="16"/>
            <w:szCs w:val="16"/>
            <w:lang w:val="en-CA"/>
          </w:rPr>
          <w:t>": "event",</w:t>
        </w:r>
      </w:ins>
    </w:p>
    <w:p w14:paraId="3E1CD426" w14:textId="77777777" w:rsidR="00685FE2" w:rsidRPr="002424C0" w:rsidRDefault="00685FE2" w:rsidP="00685FE2">
      <w:pPr>
        <w:rPr>
          <w:ins w:id="1617" w:author="Chris Hogan" w:date="2025-09-23T00:32:00Z" w16du:dateUtc="2025-09-23T06:32:00Z"/>
          <w:rFonts w:ascii="Courier New" w:hAnsi="Courier New" w:cs="Courier New"/>
          <w:sz w:val="16"/>
          <w:szCs w:val="16"/>
          <w:lang w:val="en-CA"/>
        </w:rPr>
      </w:pPr>
      <w:ins w:id="1618" w:author="Chris Hogan" w:date="2025-09-23T00:32:00Z" w16du:dateUtc="2025-09-23T06:32:00Z">
        <w:r w:rsidRPr="002424C0">
          <w:rPr>
            <w:rFonts w:ascii="Courier New" w:hAnsi="Courier New" w:cs="Courier New"/>
            <w:sz w:val="16"/>
            <w:szCs w:val="16"/>
            <w:lang w:val="en-CA"/>
          </w:rPr>
          <w:t>            "kind": "</w:t>
        </w:r>
        <w:proofErr w:type="spellStart"/>
        <w:r w:rsidRPr="002424C0">
          <w:rPr>
            <w:rFonts w:ascii="Courier New" w:hAnsi="Courier New" w:cs="Courier New"/>
            <w:sz w:val="16"/>
            <w:szCs w:val="16"/>
            <w:lang w:val="en-CA"/>
          </w:rPr>
          <w:t>meal_break</w:t>
        </w:r>
        <w:proofErr w:type="spellEnd"/>
        <w:r w:rsidRPr="002424C0">
          <w:rPr>
            <w:rFonts w:ascii="Courier New" w:hAnsi="Courier New" w:cs="Courier New"/>
            <w:sz w:val="16"/>
            <w:szCs w:val="16"/>
            <w:lang w:val="en-CA"/>
          </w:rPr>
          <w:t>",</w:t>
        </w:r>
      </w:ins>
    </w:p>
    <w:p w14:paraId="73038035" w14:textId="77777777" w:rsidR="00685FE2" w:rsidRPr="002424C0" w:rsidRDefault="00685FE2" w:rsidP="00685FE2">
      <w:pPr>
        <w:rPr>
          <w:ins w:id="1619" w:author="Chris Hogan" w:date="2025-09-23T00:32:00Z" w16du:dateUtc="2025-09-23T06:32:00Z"/>
          <w:rFonts w:ascii="Courier New" w:hAnsi="Courier New" w:cs="Courier New"/>
          <w:sz w:val="16"/>
          <w:szCs w:val="16"/>
          <w:lang w:val="en-CA"/>
        </w:rPr>
      </w:pPr>
      <w:ins w:id="1620" w:author="Chris Hogan" w:date="2025-09-23T00:32:00Z" w16du:dateUtc="2025-09-23T06:32:00Z">
        <w:r w:rsidRPr="002424C0">
          <w:rPr>
            <w:rFonts w:ascii="Courier New" w:hAnsi="Courier New" w:cs="Courier New"/>
            <w:sz w:val="16"/>
            <w:szCs w:val="16"/>
            <w:lang w:val="en-CA"/>
          </w:rPr>
          <w:t>            "date": "2025-09-17",</w:t>
        </w:r>
      </w:ins>
    </w:p>
    <w:p w14:paraId="685A5941" w14:textId="77777777" w:rsidR="00685FE2" w:rsidRPr="002424C0" w:rsidRDefault="00685FE2" w:rsidP="00685FE2">
      <w:pPr>
        <w:rPr>
          <w:ins w:id="1621" w:author="Chris Hogan" w:date="2025-09-23T00:32:00Z" w16du:dateUtc="2025-09-23T06:32:00Z"/>
          <w:rFonts w:ascii="Courier New" w:hAnsi="Courier New" w:cs="Courier New"/>
          <w:sz w:val="16"/>
          <w:szCs w:val="16"/>
          <w:lang w:val="en-CA"/>
        </w:rPr>
      </w:pPr>
      <w:ins w:id="1622" w:author="Chris Hogan" w:date="2025-09-23T00:32:00Z" w16du:dateUtc="2025-09-23T06:32:00Z">
        <w:r w:rsidRPr="002424C0">
          <w:rPr>
            <w:rFonts w:ascii="Courier New" w:hAnsi="Courier New" w:cs="Courier New"/>
            <w:sz w:val="16"/>
            <w:szCs w:val="16"/>
            <w:lang w:val="en-CA"/>
          </w:rPr>
          <w:t>            "duration": "PT30M"</w:t>
        </w:r>
      </w:ins>
    </w:p>
    <w:p w14:paraId="6D1EF0F2" w14:textId="77777777" w:rsidR="00685FE2" w:rsidRPr="002424C0" w:rsidRDefault="00685FE2" w:rsidP="00685FE2">
      <w:pPr>
        <w:rPr>
          <w:ins w:id="1623" w:author="Chris Hogan" w:date="2025-09-23T00:32:00Z" w16du:dateUtc="2025-09-23T06:32:00Z"/>
          <w:rFonts w:ascii="Courier New" w:hAnsi="Courier New" w:cs="Courier New"/>
          <w:sz w:val="16"/>
          <w:szCs w:val="16"/>
          <w:lang w:val="en-CA"/>
        </w:rPr>
      </w:pPr>
      <w:ins w:id="1624" w:author="Chris Hogan" w:date="2025-09-23T00:32:00Z" w16du:dateUtc="2025-09-23T06:32:00Z">
        <w:r w:rsidRPr="002424C0">
          <w:rPr>
            <w:rFonts w:ascii="Courier New" w:hAnsi="Courier New" w:cs="Courier New"/>
            <w:sz w:val="16"/>
            <w:szCs w:val="16"/>
            <w:lang w:val="en-CA"/>
          </w:rPr>
          <w:t>        },</w:t>
        </w:r>
      </w:ins>
    </w:p>
    <w:p w14:paraId="570E680D" w14:textId="77777777" w:rsidR="00685FE2" w:rsidRPr="002424C0" w:rsidRDefault="00685FE2" w:rsidP="00685FE2">
      <w:pPr>
        <w:rPr>
          <w:ins w:id="1625" w:author="Chris Hogan" w:date="2025-09-23T00:32:00Z" w16du:dateUtc="2025-09-23T06:32:00Z"/>
          <w:rFonts w:ascii="Courier New" w:hAnsi="Courier New" w:cs="Courier New"/>
          <w:sz w:val="16"/>
          <w:szCs w:val="16"/>
          <w:lang w:val="en-CA"/>
        </w:rPr>
      </w:pPr>
      <w:ins w:id="1626" w:author="Chris Hogan" w:date="2025-09-23T00:32:00Z" w16du:dateUtc="2025-09-23T06:32:00Z">
        <w:r w:rsidRPr="002424C0">
          <w:rPr>
            <w:rFonts w:ascii="Courier New" w:hAnsi="Courier New" w:cs="Courier New"/>
            <w:sz w:val="16"/>
            <w:szCs w:val="16"/>
            <w:lang w:val="en-CA"/>
          </w:rPr>
          <w:t>        {</w:t>
        </w:r>
      </w:ins>
    </w:p>
    <w:p w14:paraId="5EBAA98A" w14:textId="77777777" w:rsidR="00685FE2" w:rsidRPr="002424C0" w:rsidRDefault="00685FE2" w:rsidP="00685FE2">
      <w:pPr>
        <w:rPr>
          <w:ins w:id="1627" w:author="Chris Hogan" w:date="2025-09-23T00:32:00Z" w16du:dateUtc="2025-09-23T06:32:00Z"/>
          <w:rFonts w:ascii="Courier New" w:hAnsi="Courier New" w:cs="Courier New"/>
          <w:sz w:val="16"/>
          <w:szCs w:val="16"/>
          <w:lang w:val="en-CA"/>
        </w:rPr>
      </w:pPr>
      <w:ins w:id="1628" w:author="Chris Hogan" w:date="2025-09-23T00:32:00Z" w16du:dateUtc="2025-09-23T06:32:00Z">
        <w:r w:rsidRPr="002424C0">
          <w:rPr>
            <w:rFonts w:ascii="Courier New" w:hAnsi="Courier New" w:cs="Courier New"/>
            <w:sz w:val="16"/>
            <w:szCs w:val="16"/>
            <w:lang w:val="en-CA"/>
          </w:rPr>
          <w:t>            "</w:t>
        </w:r>
        <w:proofErr w:type="spellStart"/>
        <w:r w:rsidRPr="002424C0">
          <w:rPr>
            <w:rFonts w:ascii="Courier New" w:hAnsi="Courier New" w:cs="Courier New"/>
            <w:sz w:val="16"/>
            <w:szCs w:val="16"/>
            <w:lang w:val="en-CA"/>
          </w:rPr>
          <w:t>fact_type</w:t>
        </w:r>
        <w:proofErr w:type="spellEnd"/>
        <w:r w:rsidRPr="002424C0">
          <w:rPr>
            <w:rFonts w:ascii="Courier New" w:hAnsi="Courier New" w:cs="Courier New"/>
            <w:sz w:val="16"/>
            <w:szCs w:val="16"/>
            <w:lang w:val="en-CA"/>
          </w:rPr>
          <w:t>": "event",</w:t>
        </w:r>
      </w:ins>
    </w:p>
    <w:p w14:paraId="3A0705C6" w14:textId="77777777" w:rsidR="00685FE2" w:rsidRPr="002424C0" w:rsidRDefault="00685FE2" w:rsidP="00685FE2">
      <w:pPr>
        <w:rPr>
          <w:ins w:id="1629" w:author="Chris Hogan" w:date="2025-09-23T00:32:00Z" w16du:dateUtc="2025-09-23T06:32:00Z"/>
          <w:rFonts w:ascii="Courier New" w:hAnsi="Courier New" w:cs="Courier New"/>
          <w:sz w:val="16"/>
          <w:szCs w:val="16"/>
          <w:lang w:val="en-CA"/>
        </w:rPr>
      </w:pPr>
      <w:ins w:id="1630" w:author="Chris Hogan" w:date="2025-09-23T00:32:00Z" w16du:dateUtc="2025-09-23T06:32:00Z">
        <w:r w:rsidRPr="002424C0">
          <w:rPr>
            <w:rFonts w:ascii="Courier New" w:hAnsi="Courier New" w:cs="Courier New"/>
            <w:sz w:val="16"/>
            <w:szCs w:val="16"/>
            <w:lang w:val="en-CA"/>
          </w:rPr>
          <w:t>            "kind": "meal",</w:t>
        </w:r>
      </w:ins>
    </w:p>
    <w:p w14:paraId="3A755353" w14:textId="77777777" w:rsidR="00685FE2" w:rsidRPr="002424C0" w:rsidRDefault="00685FE2" w:rsidP="00685FE2">
      <w:pPr>
        <w:rPr>
          <w:ins w:id="1631" w:author="Chris Hogan" w:date="2025-09-23T00:32:00Z" w16du:dateUtc="2025-09-23T06:32:00Z"/>
          <w:rFonts w:ascii="Courier New" w:hAnsi="Courier New" w:cs="Courier New"/>
          <w:sz w:val="16"/>
          <w:szCs w:val="16"/>
          <w:lang w:val="en-CA"/>
        </w:rPr>
      </w:pPr>
      <w:ins w:id="1632" w:author="Chris Hogan" w:date="2025-09-23T00:32:00Z" w16du:dateUtc="2025-09-23T06:32:00Z">
        <w:r w:rsidRPr="002424C0">
          <w:rPr>
            <w:rFonts w:ascii="Courier New" w:hAnsi="Courier New" w:cs="Courier New"/>
            <w:sz w:val="16"/>
            <w:szCs w:val="16"/>
            <w:lang w:val="en-CA"/>
          </w:rPr>
          <w:t>            "date": "2025-09-17",</w:t>
        </w:r>
      </w:ins>
    </w:p>
    <w:p w14:paraId="420A5B30" w14:textId="77777777" w:rsidR="00685FE2" w:rsidRPr="002424C0" w:rsidRDefault="00685FE2" w:rsidP="00685FE2">
      <w:pPr>
        <w:rPr>
          <w:ins w:id="1633" w:author="Chris Hogan" w:date="2025-09-23T00:32:00Z" w16du:dateUtc="2025-09-23T06:32:00Z"/>
          <w:rFonts w:ascii="Courier New" w:hAnsi="Courier New" w:cs="Courier New"/>
          <w:sz w:val="16"/>
          <w:szCs w:val="16"/>
          <w:lang w:val="en-CA"/>
        </w:rPr>
      </w:pPr>
      <w:ins w:id="1634" w:author="Chris Hogan" w:date="2025-09-23T00:32:00Z" w16du:dateUtc="2025-09-23T06:32:00Z">
        <w:r w:rsidRPr="002424C0">
          <w:rPr>
            <w:rFonts w:ascii="Courier New" w:hAnsi="Courier New" w:cs="Courier New"/>
            <w:sz w:val="16"/>
            <w:szCs w:val="16"/>
            <w:lang w:val="en-CA"/>
          </w:rPr>
          <w:t>            "quantity": 1</w:t>
        </w:r>
      </w:ins>
    </w:p>
    <w:p w14:paraId="22591795" w14:textId="77777777" w:rsidR="00685FE2" w:rsidRPr="002424C0" w:rsidRDefault="00685FE2" w:rsidP="00685FE2">
      <w:pPr>
        <w:rPr>
          <w:ins w:id="1635" w:author="Chris Hogan" w:date="2025-09-23T00:32:00Z" w16du:dateUtc="2025-09-23T06:32:00Z"/>
          <w:rFonts w:ascii="Courier New" w:hAnsi="Courier New" w:cs="Courier New"/>
          <w:sz w:val="16"/>
          <w:szCs w:val="16"/>
          <w:lang w:val="en-CA"/>
        </w:rPr>
      </w:pPr>
      <w:ins w:id="1636" w:author="Chris Hogan" w:date="2025-09-23T00:32:00Z" w16du:dateUtc="2025-09-23T06:32:00Z">
        <w:r w:rsidRPr="002424C0">
          <w:rPr>
            <w:rFonts w:ascii="Courier New" w:hAnsi="Courier New" w:cs="Courier New"/>
            <w:sz w:val="16"/>
            <w:szCs w:val="16"/>
            <w:lang w:val="en-CA"/>
          </w:rPr>
          <w:t>        }</w:t>
        </w:r>
      </w:ins>
    </w:p>
    <w:p w14:paraId="4EEA6C1F" w14:textId="77777777" w:rsidR="00685FE2" w:rsidRPr="002424C0" w:rsidRDefault="00685FE2" w:rsidP="00685FE2">
      <w:pPr>
        <w:rPr>
          <w:ins w:id="1637" w:author="Chris Hogan" w:date="2025-09-23T00:32:00Z" w16du:dateUtc="2025-09-23T06:32:00Z"/>
          <w:rFonts w:ascii="Courier New" w:hAnsi="Courier New" w:cs="Courier New"/>
          <w:sz w:val="16"/>
          <w:szCs w:val="16"/>
          <w:lang w:val="en-CA"/>
        </w:rPr>
      </w:pPr>
      <w:ins w:id="1638" w:author="Chris Hogan" w:date="2025-09-23T00:32:00Z" w16du:dateUtc="2025-09-23T06:32:00Z">
        <w:r w:rsidRPr="002424C0">
          <w:rPr>
            <w:rFonts w:ascii="Courier New" w:hAnsi="Courier New" w:cs="Courier New"/>
            <w:sz w:val="16"/>
            <w:szCs w:val="16"/>
            <w:lang w:val="en-CA"/>
          </w:rPr>
          <w:t>    ]</w:t>
        </w:r>
      </w:ins>
    </w:p>
    <w:p w14:paraId="436DA451" w14:textId="77777777" w:rsidR="00685FE2" w:rsidRDefault="00685FE2" w:rsidP="00432397">
      <w:pPr>
        <w:rPr>
          <w:ins w:id="1639" w:author="Chris Hogan" w:date="2025-09-23T00:33:00Z" w16du:dateUtc="2025-09-23T06:33:00Z"/>
        </w:rPr>
      </w:pPr>
    </w:p>
    <w:p w14:paraId="089B3909" w14:textId="42ECB7E3" w:rsidR="00685FE2" w:rsidRDefault="00685FE2" w:rsidP="00432397">
      <w:pPr>
        <w:rPr>
          <w:ins w:id="1640" w:author="Chris Hogan" w:date="2025-09-23T00:33:00Z" w16du:dateUtc="2025-09-23T06:33:00Z"/>
        </w:rPr>
      </w:pPr>
      <w:ins w:id="1641" w:author="Chris Hogan" w:date="2025-09-23T00:33:00Z" w16du:dateUtc="2025-09-23T06:33:00Z">
        <w:r>
          <w:t>To a similarly structure set of Obligations emitted from the evaluation of the relevant rules:</w:t>
        </w:r>
      </w:ins>
    </w:p>
    <w:p w14:paraId="7FBE7A87" w14:textId="726FB695" w:rsidR="00685FE2" w:rsidRPr="002424C0" w:rsidRDefault="00685FE2" w:rsidP="00685FE2">
      <w:pPr>
        <w:rPr>
          <w:ins w:id="1642" w:author="Chris Hogan" w:date="2025-09-23T00:33:00Z" w16du:dateUtc="2025-09-23T06:33:00Z"/>
          <w:rFonts w:ascii="Courier New" w:hAnsi="Courier New" w:cs="Courier New"/>
          <w:sz w:val="16"/>
          <w:szCs w:val="16"/>
          <w:lang w:val="en-CA"/>
        </w:rPr>
      </w:pPr>
      <w:ins w:id="1643" w:author="Chris Hogan" w:date="2025-09-23T00:33:00Z" w16du:dateUtc="2025-09-23T06:33:00Z">
        <w:r w:rsidRPr="002424C0">
          <w:rPr>
            <w:rFonts w:ascii="Courier New" w:hAnsi="Courier New" w:cs="Courier New"/>
            <w:sz w:val="16"/>
            <w:szCs w:val="16"/>
            <w:lang w:val="en-CA"/>
          </w:rPr>
          <w:t>    "</w:t>
        </w:r>
        <w:r>
          <w:rPr>
            <w:rFonts w:ascii="Courier New" w:hAnsi="Courier New" w:cs="Courier New"/>
            <w:sz w:val="16"/>
            <w:szCs w:val="16"/>
            <w:lang w:val="en-CA"/>
          </w:rPr>
          <w:t>obligations</w:t>
        </w:r>
        <w:r w:rsidRPr="002424C0">
          <w:rPr>
            <w:rFonts w:ascii="Courier New" w:hAnsi="Courier New" w:cs="Courier New"/>
            <w:sz w:val="16"/>
            <w:szCs w:val="16"/>
            <w:lang w:val="en-CA"/>
          </w:rPr>
          <w:t>": [</w:t>
        </w:r>
      </w:ins>
    </w:p>
    <w:p w14:paraId="496F91AA" w14:textId="77777777" w:rsidR="00685FE2" w:rsidRPr="002424C0" w:rsidRDefault="00685FE2" w:rsidP="00685FE2">
      <w:pPr>
        <w:rPr>
          <w:ins w:id="1644" w:author="Chris Hogan" w:date="2025-09-23T00:33:00Z" w16du:dateUtc="2025-09-23T06:33:00Z"/>
          <w:rFonts w:ascii="Courier New" w:hAnsi="Courier New" w:cs="Courier New"/>
          <w:sz w:val="16"/>
          <w:szCs w:val="16"/>
          <w:lang w:val="en-CA"/>
        </w:rPr>
      </w:pPr>
      <w:ins w:id="1645" w:author="Chris Hogan" w:date="2025-09-23T00:33:00Z" w16du:dateUtc="2025-09-23T06:33:00Z">
        <w:r w:rsidRPr="002424C0">
          <w:rPr>
            <w:rFonts w:ascii="Courier New" w:hAnsi="Courier New" w:cs="Courier New"/>
            <w:sz w:val="16"/>
            <w:szCs w:val="16"/>
            <w:lang w:val="en-CA"/>
          </w:rPr>
          <w:t>        {</w:t>
        </w:r>
      </w:ins>
    </w:p>
    <w:p w14:paraId="60F31DA1" w14:textId="77777777" w:rsidR="00685FE2" w:rsidRPr="002424C0" w:rsidRDefault="00685FE2" w:rsidP="00685FE2">
      <w:pPr>
        <w:rPr>
          <w:ins w:id="1646" w:author="Chris Hogan" w:date="2025-09-23T00:33:00Z" w16du:dateUtc="2025-09-23T06:33:00Z"/>
          <w:rFonts w:ascii="Courier New" w:hAnsi="Courier New" w:cs="Courier New"/>
          <w:sz w:val="16"/>
          <w:szCs w:val="16"/>
          <w:lang w:val="en-CA"/>
        </w:rPr>
      </w:pPr>
      <w:ins w:id="1647" w:author="Chris Hogan" w:date="2025-09-23T00:33:00Z" w16du:dateUtc="2025-09-23T06:33:00Z">
        <w:r w:rsidRPr="002424C0">
          <w:rPr>
            <w:rFonts w:ascii="Courier New" w:hAnsi="Courier New" w:cs="Courier New"/>
            <w:sz w:val="16"/>
            <w:szCs w:val="16"/>
            <w:lang w:val="en-CA"/>
          </w:rPr>
          <w:t>            "kind": "</w:t>
        </w:r>
        <w:proofErr w:type="spellStart"/>
        <w:r w:rsidRPr="002424C0">
          <w:rPr>
            <w:rFonts w:ascii="Courier New" w:hAnsi="Courier New" w:cs="Courier New"/>
            <w:sz w:val="16"/>
            <w:szCs w:val="16"/>
            <w:lang w:val="en-CA"/>
          </w:rPr>
          <w:t>worked_time</w:t>
        </w:r>
        <w:proofErr w:type="spellEnd"/>
        <w:r w:rsidRPr="002424C0">
          <w:rPr>
            <w:rFonts w:ascii="Courier New" w:hAnsi="Courier New" w:cs="Courier New"/>
            <w:sz w:val="16"/>
            <w:szCs w:val="16"/>
            <w:lang w:val="en-CA"/>
          </w:rPr>
          <w:t>",</w:t>
        </w:r>
      </w:ins>
    </w:p>
    <w:p w14:paraId="69C48593" w14:textId="77777777" w:rsidR="00685FE2" w:rsidRPr="002424C0" w:rsidRDefault="00685FE2" w:rsidP="00685FE2">
      <w:pPr>
        <w:rPr>
          <w:ins w:id="1648" w:author="Chris Hogan" w:date="2025-09-23T00:33:00Z" w16du:dateUtc="2025-09-23T06:33:00Z"/>
          <w:rFonts w:ascii="Courier New" w:hAnsi="Courier New" w:cs="Courier New"/>
          <w:sz w:val="16"/>
          <w:szCs w:val="16"/>
          <w:lang w:val="en-CA"/>
        </w:rPr>
      </w:pPr>
      <w:ins w:id="1649" w:author="Chris Hogan" w:date="2025-09-23T00:33:00Z" w16du:dateUtc="2025-09-23T06:33:00Z">
        <w:r w:rsidRPr="002424C0">
          <w:rPr>
            <w:rFonts w:ascii="Courier New" w:hAnsi="Courier New" w:cs="Courier New"/>
            <w:sz w:val="16"/>
            <w:szCs w:val="16"/>
            <w:lang w:val="en-CA"/>
          </w:rPr>
          <w:t>            "date": "2025-09-17",</w:t>
        </w:r>
      </w:ins>
    </w:p>
    <w:p w14:paraId="33453B4F" w14:textId="6CFEB13A" w:rsidR="00685FE2" w:rsidRPr="002424C0" w:rsidRDefault="00685FE2" w:rsidP="00685FE2">
      <w:pPr>
        <w:rPr>
          <w:ins w:id="1650" w:author="Chris Hogan" w:date="2025-09-23T00:33:00Z" w16du:dateUtc="2025-09-23T06:33:00Z"/>
          <w:rFonts w:ascii="Courier New" w:hAnsi="Courier New" w:cs="Courier New"/>
          <w:sz w:val="16"/>
          <w:szCs w:val="16"/>
          <w:lang w:val="en-CA"/>
        </w:rPr>
      </w:pPr>
      <w:ins w:id="1651" w:author="Chris Hogan" w:date="2025-09-23T00:33:00Z" w16du:dateUtc="2025-09-23T06:33:00Z">
        <w:r w:rsidRPr="002424C0">
          <w:rPr>
            <w:rFonts w:ascii="Courier New" w:hAnsi="Courier New" w:cs="Courier New"/>
            <w:sz w:val="16"/>
            <w:szCs w:val="16"/>
            <w:lang w:val="en-CA"/>
          </w:rPr>
          <w:t>            "duration": "PT</w:t>
        </w:r>
        <w:r>
          <w:rPr>
            <w:rFonts w:ascii="Courier New" w:hAnsi="Courier New" w:cs="Courier New"/>
            <w:sz w:val="16"/>
            <w:szCs w:val="16"/>
            <w:lang w:val="en-CA"/>
          </w:rPr>
          <w:t>8</w:t>
        </w:r>
        <w:r w:rsidRPr="002424C0">
          <w:rPr>
            <w:rFonts w:ascii="Courier New" w:hAnsi="Courier New" w:cs="Courier New"/>
            <w:sz w:val="16"/>
            <w:szCs w:val="16"/>
            <w:lang w:val="en-CA"/>
          </w:rPr>
          <w:t>H",</w:t>
        </w:r>
      </w:ins>
    </w:p>
    <w:p w14:paraId="0201168D" w14:textId="77777777" w:rsidR="00685FE2" w:rsidRPr="002424C0" w:rsidRDefault="00685FE2" w:rsidP="00685FE2">
      <w:pPr>
        <w:rPr>
          <w:ins w:id="1652" w:author="Chris Hogan" w:date="2025-09-23T00:33:00Z" w16du:dateUtc="2025-09-23T06:33:00Z"/>
          <w:rFonts w:ascii="Courier New" w:hAnsi="Courier New" w:cs="Courier New"/>
          <w:sz w:val="16"/>
          <w:szCs w:val="16"/>
          <w:lang w:val="en-CA"/>
        </w:rPr>
      </w:pPr>
      <w:ins w:id="1653" w:author="Chris Hogan" w:date="2025-09-23T00:33:00Z" w16du:dateUtc="2025-09-23T06:33:00Z">
        <w:r w:rsidRPr="002424C0">
          <w:rPr>
            <w:rFonts w:ascii="Courier New" w:hAnsi="Courier New" w:cs="Courier New"/>
            <w:sz w:val="16"/>
            <w:szCs w:val="16"/>
            <w:lang w:val="en-CA"/>
          </w:rPr>
          <w:t>            "rate": "</w:t>
        </w:r>
        <w:proofErr w:type="spellStart"/>
        <w:r w:rsidRPr="002424C0">
          <w:rPr>
            <w:rFonts w:ascii="Courier New" w:hAnsi="Courier New" w:cs="Courier New"/>
            <w:sz w:val="16"/>
            <w:szCs w:val="16"/>
            <w:lang w:val="en-CA"/>
          </w:rPr>
          <w:t>straight_time</w:t>
        </w:r>
        <w:proofErr w:type="spellEnd"/>
        <w:r w:rsidRPr="002424C0">
          <w:rPr>
            <w:rFonts w:ascii="Courier New" w:hAnsi="Courier New" w:cs="Courier New"/>
            <w:sz w:val="16"/>
            <w:szCs w:val="16"/>
            <w:lang w:val="en-CA"/>
          </w:rPr>
          <w:t>"</w:t>
        </w:r>
      </w:ins>
    </w:p>
    <w:p w14:paraId="7ECAD252" w14:textId="77777777" w:rsidR="00685FE2" w:rsidRPr="002424C0" w:rsidRDefault="00685FE2" w:rsidP="00685FE2">
      <w:pPr>
        <w:rPr>
          <w:ins w:id="1654" w:author="Chris Hogan" w:date="2025-09-23T00:33:00Z" w16du:dateUtc="2025-09-23T06:33:00Z"/>
          <w:rFonts w:ascii="Courier New" w:hAnsi="Courier New" w:cs="Courier New"/>
          <w:sz w:val="16"/>
          <w:szCs w:val="16"/>
          <w:lang w:val="en-CA"/>
        </w:rPr>
      </w:pPr>
      <w:ins w:id="1655" w:author="Chris Hogan" w:date="2025-09-23T00:33:00Z" w16du:dateUtc="2025-09-23T06:33:00Z">
        <w:r w:rsidRPr="002424C0">
          <w:rPr>
            <w:rFonts w:ascii="Courier New" w:hAnsi="Courier New" w:cs="Courier New"/>
            <w:sz w:val="16"/>
            <w:szCs w:val="16"/>
            <w:lang w:val="en-CA"/>
          </w:rPr>
          <w:t>        },</w:t>
        </w:r>
      </w:ins>
    </w:p>
    <w:p w14:paraId="45F38F59" w14:textId="77777777" w:rsidR="00685FE2" w:rsidRPr="002424C0" w:rsidRDefault="00685FE2" w:rsidP="00685FE2">
      <w:pPr>
        <w:rPr>
          <w:ins w:id="1656" w:author="Chris Hogan" w:date="2025-09-23T00:33:00Z" w16du:dateUtc="2025-09-23T06:33:00Z"/>
          <w:rFonts w:ascii="Courier New" w:hAnsi="Courier New" w:cs="Courier New"/>
          <w:sz w:val="16"/>
          <w:szCs w:val="16"/>
          <w:lang w:val="en-CA"/>
        </w:rPr>
      </w:pPr>
      <w:ins w:id="1657" w:author="Chris Hogan" w:date="2025-09-23T00:33:00Z" w16du:dateUtc="2025-09-23T06:33:00Z">
        <w:r w:rsidRPr="002424C0">
          <w:rPr>
            <w:rFonts w:ascii="Courier New" w:hAnsi="Courier New" w:cs="Courier New"/>
            <w:sz w:val="16"/>
            <w:szCs w:val="16"/>
            <w:lang w:val="en-CA"/>
          </w:rPr>
          <w:t>        {</w:t>
        </w:r>
      </w:ins>
    </w:p>
    <w:p w14:paraId="453D1861" w14:textId="77777777" w:rsidR="00685FE2" w:rsidRPr="002424C0" w:rsidRDefault="00685FE2" w:rsidP="00685FE2">
      <w:pPr>
        <w:rPr>
          <w:ins w:id="1658" w:author="Chris Hogan" w:date="2025-09-23T00:33:00Z" w16du:dateUtc="2025-09-23T06:33:00Z"/>
          <w:rFonts w:ascii="Courier New" w:hAnsi="Courier New" w:cs="Courier New"/>
          <w:sz w:val="16"/>
          <w:szCs w:val="16"/>
          <w:lang w:val="en-CA"/>
        </w:rPr>
      </w:pPr>
      <w:ins w:id="1659" w:author="Chris Hogan" w:date="2025-09-23T00:33:00Z" w16du:dateUtc="2025-09-23T06:33:00Z">
        <w:r w:rsidRPr="002424C0">
          <w:rPr>
            <w:rFonts w:ascii="Courier New" w:hAnsi="Courier New" w:cs="Courier New"/>
            <w:sz w:val="16"/>
            <w:szCs w:val="16"/>
            <w:lang w:val="en-CA"/>
          </w:rPr>
          <w:t>            "kind": "</w:t>
        </w:r>
        <w:proofErr w:type="spellStart"/>
        <w:r w:rsidRPr="002424C0">
          <w:rPr>
            <w:rFonts w:ascii="Courier New" w:hAnsi="Courier New" w:cs="Courier New"/>
            <w:sz w:val="16"/>
            <w:szCs w:val="16"/>
            <w:lang w:val="en-CA"/>
          </w:rPr>
          <w:t>worked_time</w:t>
        </w:r>
        <w:proofErr w:type="spellEnd"/>
        <w:r w:rsidRPr="002424C0">
          <w:rPr>
            <w:rFonts w:ascii="Courier New" w:hAnsi="Courier New" w:cs="Courier New"/>
            <w:sz w:val="16"/>
            <w:szCs w:val="16"/>
            <w:lang w:val="en-CA"/>
          </w:rPr>
          <w:t>",</w:t>
        </w:r>
      </w:ins>
    </w:p>
    <w:p w14:paraId="53DD1F6C" w14:textId="77777777" w:rsidR="00685FE2" w:rsidRPr="002424C0" w:rsidRDefault="00685FE2" w:rsidP="00685FE2">
      <w:pPr>
        <w:rPr>
          <w:ins w:id="1660" w:author="Chris Hogan" w:date="2025-09-23T00:33:00Z" w16du:dateUtc="2025-09-23T06:33:00Z"/>
          <w:rFonts w:ascii="Courier New" w:hAnsi="Courier New" w:cs="Courier New"/>
          <w:sz w:val="16"/>
          <w:szCs w:val="16"/>
          <w:lang w:val="en-CA"/>
        </w:rPr>
      </w:pPr>
      <w:ins w:id="1661" w:author="Chris Hogan" w:date="2025-09-23T00:33:00Z" w16du:dateUtc="2025-09-23T06:33:00Z">
        <w:r w:rsidRPr="002424C0">
          <w:rPr>
            <w:rFonts w:ascii="Courier New" w:hAnsi="Courier New" w:cs="Courier New"/>
            <w:sz w:val="16"/>
            <w:szCs w:val="16"/>
            <w:lang w:val="en-CA"/>
          </w:rPr>
          <w:t>            "date": "2025-09-17",</w:t>
        </w:r>
      </w:ins>
    </w:p>
    <w:p w14:paraId="650B586F" w14:textId="55FAB82C" w:rsidR="00685FE2" w:rsidRPr="002424C0" w:rsidRDefault="00685FE2" w:rsidP="00685FE2">
      <w:pPr>
        <w:rPr>
          <w:ins w:id="1662" w:author="Chris Hogan" w:date="2025-09-23T00:33:00Z" w16du:dateUtc="2025-09-23T06:33:00Z"/>
          <w:rFonts w:ascii="Courier New" w:hAnsi="Courier New" w:cs="Courier New"/>
          <w:sz w:val="16"/>
          <w:szCs w:val="16"/>
          <w:lang w:val="en-CA"/>
        </w:rPr>
      </w:pPr>
      <w:ins w:id="1663" w:author="Chris Hogan" w:date="2025-09-23T00:33:00Z" w16du:dateUtc="2025-09-23T06:33:00Z">
        <w:r w:rsidRPr="002424C0">
          <w:rPr>
            <w:rFonts w:ascii="Courier New" w:hAnsi="Courier New" w:cs="Courier New"/>
            <w:sz w:val="16"/>
            <w:szCs w:val="16"/>
            <w:lang w:val="en-CA"/>
          </w:rPr>
          <w:t>            "duration": "PT</w:t>
        </w:r>
      </w:ins>
      <w:ins w:id="1664" w:author="Chris Hogan" w:date="2025-09-23T00:34:00Z" w16du:dateUtc="2025-09-23T06:34:00Z">
        <w:r>
          <w:rPr>
            <w:rFonts w:ascii="Courier New" w:hAnsi="Courier New" w:cs="Courier New"/>
            <w:sz w:val="16"/>
            <w:szCs w:val="16"/>
            <w:lang w:val="en-CA"/>
          </w:rPr>
          <w:t>2</w:t>
        </w:r>
      </w:ins>
      <w:ins w:id="1665" w:author="Chris Hogan" w:date="2025-09-23T00:33:00Z" w16du:dateUtc="2025-09-23T06:33:00Z">
        <w:r w:rsidRPr="002424C0">
          <w:rPr>
            <w:rFonts w:ascii="Courier New" w:hAnsi="Courier New" w:cs="Courier New"/>
            <w:sz w:val="16"/>
            <w:szCs w:val="16"/>
            <w:lang w:val="en-CA"/>
          </w:rPr>
          <w:t>H",</w:t>
        </w:r>
      </w:ins>
    </w:p>
    <w:p w14:paraId="7F4C913B" w14:textId="77777777" w:rsidR="00685FE2" w:rsidRPr="002424C0" w:rsidRDefault="00685FE2" w:rsidP="00685FE2">
      <w:pPr>
        <w:rPr>
          <w:ins w:id="1666" w:author="Chris Hogan" w:date="2025-09-23T00:33:00Z" w16du:dateUtc="2025-09-23T06:33:00Z"/>
          <w:rFonts w:ascii="Courier New" w:hAnsi="Courier New" w:cs="Courier New"/>
          <w:sz w:val="16"/>
          <w:szCs w:val="16"/>
          <w:lang w:val="en-CA"/>
        </w:rPr>
      </w:pPr>
      <w:ins w:id="1667" w:author="Chris Hogan" w:date="2025-09-23T00:33:00Z" w16du:dateUtc="2025-09-23T06:33:00Z">
        <w:r w:rsidRPr="002424C0">
          <w:rPr>
            <w:rFonts w:ascii="Courier New" w:hAnsi="Courier New" w:cs="Courier New"/>
            <w:sz w:val="16"/>
            <w:szCs w:val="16"/>
            <w:lang w:val="en-CA"/>
          </w:rPr>
          <w:t>            "rate": "overtime"</w:t>
        </w:r>
      </w:ins>
    </w:p>
    <w:p w14:paraId="376C8EC1" w14:textId="77777777" w:rsidR="00685FE2" w:rsidRPr="002424C0" w:rsidRDefault="00685FE2" w:rsidP="00685FE2">
      <w:pPr>
        <w:rPr>
          <w:ins w:id="1668" w:author="Chris Hogan" w:date="2025-09-23T00:33:00Z" w16du:dateUtc="2025-09-23T06:33:00Z"/>
          <w:rFonts w:ascii="Courier New" w:hAnsi="Courier New" w:cs="Courier New"/>
          <w:sz w:val="16"/>
          <w:szCs w:val="16"/>
          <w:lang w:val="en-CA"/>
        </w:rPr>
      </w:pPr>
      <w:ins w:id="1669" w:author="Chris Hogan" w:date="2025-09-23T00:33:00Z" w16du:dateUtc="2025-09-23T06:33:00Z">
        <w:r w:rsidRPr="002424C0">
          <w:rPr>
            <w:rFonts w:ascii="Courier New" w:hAnsi="Courier New" w:cs="Courier New"/>
            <w:sz w:val="16"/>
            <w:szCs w:val="16"/>
            <w:lang w:val="en-CA"/>
          </w:rPr>
          <w:t>        },</w:t>
        </w:r>
      </w:ins>
    </w:p>
    <w:p w14:paraId="5AAD4194" w14:textId="77777777" w:rsidR="00685FE2" w:rsidRPr="002424C0" w:rsidRDefault="00685FE2" w:rsidP="00685FE2">
      <w:pPr>
        <w:rPr>
          <w:ins w:id="1670" w:author="Chris Hogan" w:date="2025-09-23T00:33:00Z" w16du:dateUtc="2025-09-23T06:33:00Z"/>
          <w:rFonts w:ascii="Courier New" w:hAnsi="Courier New" w:cs="Courier New"/>
          <w:sz w:val="16"/>
          <w:szCs w:val="16"/>
          <w:lang w:val="en-CA"/>
        </w:rPr>
      </w:pPr>
      <w:ins w:id="1671" w:author="Chris Hogan" w:date="2025-09-23T00:33:00Z" w16du:dateUtc="2025-09-23T06:33:00Z">
        <w:r w:rsidRPr="002424C0">
          <w:rPr>
            <w:rFonts w:ascii="Courier New" w:hAnsi="Courier New" w:cs="Courier New"/>
            <w:sz w:val="16"/>
            <w:szCs w:val="16"/>
            <w:lang w:val="en-CA"/>
          </w:rPr>
          <w:t>        {</w:t>
        </w:r>
      </w:ins>
    </w:p>
    <w:p w14:paraId="430F49F0" w14:textId="77777777" w:rsidR="00685FE2" w:rsidRPr="002424C0" w:rsidRDefault="00685FE2" w:rsidP="00685FE2">
      <w:pPr>
        <w:rPr>
          <w:ins w:id="1672" w:author="Chris Hogan" w:date="2025-09-23T00:33:00Z" w16du:dateUtc="2025-09-23T06:33:00Z"/>
          <w:rFonts w:ascii="Courier New" w:hAnsi="Courier New" w:cs="Courier New"/>
          <w:sz w:val="16"/>
          <w:szCs w:val="16"/>
          <w:lang w:val="en-CA"/>
        </w:rPr>
      </w:pPr>
      <w:ins w:id="1673" w:author="Chris Hogan" w:date="2025-09-23T00:33:00Z" w16du:dateUtc="2025-09-23T06:33:00Z">
        <w:r w:rsidRPr="002424C0">
          <w:rPr>
            <w:rFonts w:ascii="Courier New" w:hAnsi="Courier New" w:cs="Courier New"/>
            <w:sz w:val="16"/>
            <w:szCs w:val="16"/>
            <w:lang w:val="en-CA"/>
          </w:rPr>
          <w:t>            "kind": "</w:t>
        </w:r>
        <w:proofErr w:type="spellStart"/>
        <w:r w:rsidRPr="002424C0">
          <w:rPr>
            <w:rFonts w:ascii="Courier New" w:hAnsi="Courier New" w:cs="Courier New"/>
            <w:sz w:val="16"/>
            <w:szCs w:val="16"/>
            <w:lang w:val="en-CA"/>
          </w:rPr>
          <w:t>worked_time</w:t>
        </w:r>
        <w:proofErr w:type="spellEnd"/>
        <w:r w:rsidRPr="002424C0">
          <w:rPr>
            <w:rFonts w:ascii="Courier New" w:hAnsi="Courier New" w:cs="Courier New"/>
            <w:sz w:val="16"/>
            <w:szCs w:val="16"/>
            <w:lang w:val="en-CA"/>
          </w:rPr>
          <w:t>",</w:t>
        </w:r>
      </w:ins>
    </w:p>
    <w:p w14:paraId="3C945FFE" w14:textId="77777777" w:rsidR="00685FE2" w:rsidRPr="002424C0" w:rsidRDefault="00685FE2" w:rsidP="00685FE2">
      <w:pPr>
        <w:rPr>
          <w:ins w:id="1674" w:author="Chris Hogan" w:date="2025-09-23T00:33:00Z" w16du:dateUtc="2025-09-23T06:33:00Z"/>
          <w:rFonts w:ascii="Courier New" w:hAnsi="Courier New" w:cs="Courier New"/>
          <w:sz w:val="16"/>
          <w:szCs w:val="16"/>
          <w:lang w:val="en-CA"/>
        </w:rPr>
      </w:pPr>
      <w:ins w:id="1675" w:author="Chris Hogan" w:date="2025-09-23T00:33:00Z" w16du:dateUtc="2025-09-23T06:33:00Z">
        <w:r w:rsidRPr="002424C0">
          <w:rPr>
            <w:rFonts w:ascii="Courier New" w:hAnsi="Courier New" w:cs="Courier New"/>
            <w:sz w:val="16"/>
            <w:szCs w:val="16"/>
            <w:lang w:val="en-CA"/>
          </w:rPr>
          <w:t>            "date": "2025-09-17",</w:t>
        </w:r>
      </w:ins>
    </w:p>
    <w:p w14:paraId="23336B04" w14:textId="0303C993" w:rsidR="00685FE2" w:rsidRPr="002424C0" w:rsidRDefault="00685FE2" w:rsidP="00685FE2">
      <w:pPr>
        <w:rPr>
          <w:ins w:id="1676" w:author="Chris Hogan" w:date="2025-09-23T00:33:00Z" w16du:dateUtc="2025-09-23T06:33:00Z"/>
          <w:rFonts w:ascii="Courier New" w:hAnsi="Courier New" w:cs="Courier New"/>
          <w:sz w:val="16"/>
          <w:szCs w:val="16"/>
          <w:lang w:val="en-CA"/>
        </w:rPr>
      </w:pPr>
      <w:ins w:id="1677" w:author="Chris Hogan" w:date="2025-09-23T00:33:00Z" w16du:dateUtc="2025-09-23T06:33:00Z">
        <w:r w:rsidRPr="002424C0">
          <w:rPr>
            <w:rFonts w:ascii="Courier New" w:hAnsi="Courier New" w:cs="Courier New"/>
            <w:sz w:val="16"/>
            <w:szCs w:val="16"/>
            <w:lang w:val="en-CA"/>
          </w:rPr>
          <w:t>            "duration": "PT</w:t>
        </w:r>
      </w:ins>
      <w:ins w:id="1678" w:author="Chris Hogan" w:date="2025-09-23T00:41:00Z" w16du:dateUtc="2025-09-23T06:41:00Z">
        <w:r w:rsidR="00D671E5">
          <w:rPr>
            <w:rFonts w:ascii="Courier New" w:hAnsi="Courier New" w:cs="Courier New"/>
            <w:sz w:val="16"/>
            <w:szCs w:val="16"/>
            <w:lang w:val="en-CA"/>
          </w:rPr>
          <w:t>5</w:t>
        </w:r>
      </w:ins>
      <w:ins w:id="1679" w:author="Chris Hogan" w:date="2025-09-23T00:33:00Z" w16du:dateUtc="2025-09-23T06:33:00Z">
        <w:r w:rsidRPr="002424C0">
          <w:rPr>
            <w:rFonts w:ascii="Courier New" w:hAnsi="Courier New" w:cs="Courier New"/>
            <w:sz w:val="16"/>
            <w:szCs w:val="16"/>
            <w:lang w:val="en-CA"/>
          </w:rPr>
          <w:t>H",</w:t>
        </w:r>
      </w:ins>
    </w:p>
    <w:p w14:paraId="069D46D5" w14:textId="77777777" w:rsidR="00685FE2" w:rsidRPr="002424C0" w:rsidRDefault="00685FE2" w:rsidP="00685FE2">
      <w:pPr>
        <w:rPr>
          <w:ins w:id="1680" w:author="Chris Hogan" w:date="2025-09-23T00:33:00Z" w16du:dateUtc="2025-09-23T06:33:00Z"/>
          <w:rFonts w:ascii="Courier New" w:hAnsi="Courier New" w:cs="Courier New"/>
          <w:sz w:val="16"/>
          <w:szCs w:val="16"/>
          <w:lang w:val="en-CA"/>
        </w:rPr>
      </w:pPr>
      <w:ins w:id="1681" w:author="Chris Hogan" w:date="2025-09-23T00:33:00Z" w16du:dateUtc="2025-09-23T06:33:00Z">
        <w:r w:rsidRPr="002424C0">
          <w:rPr>
            <w:rFonts w:ascii="Courier New" w:hAnsi="Courier New" w:cs="Courier New"/>
            <w:sz w:val="16"/>
            <w:szCs w:val="16"/>
            <w:lang w:val="en-CA"/>
          </w:rPr>
          <w:t>            "rate": "</w:t>
        </w:r>
        <w:proofErr w:type="spellStart"/>
        <w:r w:rsidRPr="002424C0">
          <w:rPr>
            <w:rFonts w:ascii="Courier New" w:hAnsi="Courier New" w:cs="Courier New"/>
            <w:sz w:val="16"/>
            <w:szCs w:val="16"/>
            <w:lang w:val="en-CA"/>
          </w:rPr>
          <w:t>double_time</w:t>
        </w:r>
        <w:proofErr w:type="spellEnd"/>
        <w:r w:rsidRPr="002424C0">
          <w:rPr>
            <w:rFonts w:ascii="Courier New" w:hAnsi="Courier New" w:cs="Courier New"/>
            <w:sz w:val="16"/>
            <w:szCs w:val="16"/>
            <w:lang w:val="en-CA"/>
          </w:rPr>
          <w:t>"</w:t>
        </w:r>
      </w:ins>
    </w:p>
    <w:p w14:paraId="5AB30CB4" w14:textId="77777777" w:rsidR="00685FE2" w:rsidRPr="002424C0" w:rsidRDefault="00685FE2" w:rsidP="00685FE2">
      <w:pPr>
        <w:rPr>
          <w:ins w:id="1682" w:author="Chris Hogan" w:date="2025-09-23T00:33:00Z" w16du:dateUtc="2025-09-23T06:33:00Z"/>
          <w:rFonts w:ascii="Courier New" w:hAnsi="Courier New" w:cs="Courier New"/>
          <w:sz w:val="16"/>
          <w:szCs w:val="16"/>
          <w:lang w:val="en-CA"/>
        </w:rPr>
      </w:pPr>
      <w:ins w:id="1683" w:author="Chris Hogan" w:date="2025-09-23T00:33:00Z" w16du:dateUtc="2025-09-23T06:33:00Z">
        <w:r w:rsidRPr="002424C0">
          <w:rPr>
            <w:rFonts w:ascii="Courier New" w:hAnsi="Courier New" w:cs="Courier New"/>
            <w:sz w:val="16"/>
            <w:szCs w:val="16"/>
            <w:lang w:val="en-CA"/>
          </w:rPr>
          <w:t>        },</w:t>
        </w:r>
      </w:ins>
    </w:p>
    <w:p w14:paraId="21FB3F7E" w14:textId="77777777" w:rsidR="00685FE2" w:rsidRPr="002424C0" w:rsidRDefault="00685FE2" w:rsidP="00685FE2">
      <w:pPr>
        <w:rPr>
          <w:ins w:id="1684" w:author="Chris Hogan" w:date="2025-09-23T00:33:00Z" w16du:dateUtc="2025-09-23T06:33:00Z"/>
          <w:rFonts w:ascii="Courier New" w:hAnsi="Courier New" w:cs="Courier New"/>
          <w:sz w:val="16"/>
          <w:szCs w:val="16"/>
          <w:lang w:val="en-CA"/>
        </w:rPr>
      </w:pPr>
      <w:ins w:id="1685" w:author="Chris Hogan" w:date="2025-09-23T00:33:00Z" w16du:dateUtc="2025-09-23T06:33:00Z">
        <w:r w:rsidRPr="002424C0">
          <w:rPr>
            <w:rFonts w:ascii="Courier New" w:hAnsi="Courier New" w:cs="Courier New"/>
            <w:sz w:val="16"/>
            <w:szCs w:val="16"/>
            <w:lang w:val="en-CA"/>
          </w:rPr>
          <w:t>        {</w:t>
        </w:r>
      </w:ins>
    </w:p>
    <w:p w14:paraId="539FF379" w14:textId="77777777" w:rsidR="00685FE2" w:rsidRPr="002424C0" w:rsidRDefault="00685FE2" w:rsidP="00685FE2">
      <w:pPr>
        <w:rPr>
          <w:ins w:id="1686" w:author="Chris Hogan" w:date="2025-09-23T00:33:00Z" w16du:dateUtc="2025-09-23T06:33:00Z"/>
          <w:rFonts w:ascii="Courier New" w:hAnsi="Courier New" w:cs="Courier New"/>
          <w:sz w:val="16"/>
          <w:szCs w:val="16"/>
          <w:lang w:val="en-CA"/>
        </w:rPr>
      </w:pPr>
      <w:ins w:id="1687" w:author="Chris Hogan" w:date="2025-09-23T00:33:00Z" w16du:dateUtc="2025-09-23T06:33:00Z">
        <w:r w:rsidRPr="002424C0">
          <w:rPr>
            <w:rFonts w:ascii="Courier New" w:hAnsi="Courier New" w:cs="Courier New"/>
            <w:sz w:val="16"/>
            <w:szCs w:val="16"/>
            <w:lang w:val="en-CA"/>
          </w:rPr>
          <w:t>            "kind": "</w:t>
        </w:r>
        <w:proofErr w:type="spellStart"/>
        <w:r w:rsidRPr="002424C0">
          <w:rPr>
            <w:rFonts w:ascii="Courier New" w:hAnsi="Courier New" w:cs="Courier New"/>
            <w:sz w:val="16"/>
            <w:szCs w:val="16"/>
            <w:lang w:val="en-CA"/>
          </w:rPr>
          <w:t>meal_break</w:t>
        </w:r>
        <w:proofErr w:type="spellEnd"/>
        <w:r w:rsidRPr="002424C0">
          <w:rPr>
            <w:rFonts w:ascii="Courier New" w:hAnsi="Courier New" w:cs="Courier New"/>
            <w:sz w:val="16"/>
            <w:szCs w:val="16"/>
            <w:lang w:val="en-CA"/>
          </w:rPr>
          <w:t>",</w:t>
        </w:r>
      </w:ins>
    </w:p>
    <w:p w14:paraId="3A4C3BC1" w14:textId="77777777" w:rsidR="00685FE2" w:rsidRPr="002424C0" w:rsidRDefault="00685FE2" w:rsidP="00685FE2">
      <w:pPr>
        <w:rPr>
          <w:ins w:id="1688" w:author="Chris Hogan" w:date="2025-09-23T00:33:00Z" w16du:dateUtc="2025-09-23T06:33:00Z"/>
          <w:rFonts w:ascii="Courier New" w:hAnsi="Courier New" w:cs="Courier New"/>
          <w:sz w:val="16"/>
          <w:szCs w:val="16"/>
          <w:lang w:val="en-CA"/>
        </w:rPr>
      </w:pPr>
      <w:ins w:id="1689" w:author="Chris Hogan" w:date="2025-09-23T00:33:00Z" w16du:dateUtc="2025-09-23T06:33:00Z">
        <w:r w:rsidRPr="002424C0">
          <w:rPr>
            <w:rFonts w:ascii="Courier New" w:hAnsi="Courier New" w:cs="Courier New"/>
            <w:sz w:val="16"/>
            <w:szCs w:val="16"/>
            <w:lang w:val="en-CA"/>
          </w:rPr>
          <w:t>            "date": "2025-09-17",</w:t>
        </w:r>
      </w:ins>
    </w:p>
    <w:p w14:paraId="199D29F1" w14:textId="77777777" w:rsidR="00685FE2" w:rsidRPr="002424C0" w:rsidRDefault="00685FE2" w:rsidP="00685FE2">
      <w:pPr>
        <w:rPr>
          <w:ins w:id="1690" w:author="Chris Hogan" w:date="2025-09-23T00:33:00Z" w16du:dateUtc="2025-09-23T06:33:00Z"/>
          <w:rFonts w:ascii="Courier New" w:hAnsi="Courier New" w:cs="Courier New"/>
          <w:sz w:val="16"/>
          <w:szCs w:val="16"/>
          <w:lang w:val="en-CA"/>
        </w:rPr>
      </w:pPr>
      <w:ins w:id="1691" w:author="Chris Hogan" w:date="2025-09-23T00:33:00Z" w16du:dateUtc="2025-09-23T06:33:00Z">
        <w:r w:rsidRPr="002424C0">
          <w:rPr>
            <w:rFonts w:ascii="Courier New" w:hAnsi="Courier New" w:cs="Courier New"/>
            <w:sz w:val="16"/>
            <w:szCs w:val="16"/>
            <w:lang w:val="en-CA"/>
          </w:rPr>
          <w:t>            "duration": "PT30M"</w:t>
        </w:r>
      </w:ins>
    </w:p>
    <w:p w14:paraId="3D5EB953" w14:textId="77777777" w:rsidR="00685FE2" w:rsidRPr="002424C0" w:rsidRDefault="00685FE2" w:rsidP="00685FE2">
      <w:pPr>
        <w:rPr>
          <w:ins w:id="1692" w:author="Chris Hogan" w:date="2025-09-23T00:33:00Z" w16du:dateUtc="2025-09-23T06:33:00Z"/>
          <w:rFonts w:ascii="Courier New" w:hAnsi="Courier New" w:cs="Courier New"/>
          <w:sz w:val="16"/>
          <w:szCs w:val="16"/>
          <w:lang w:val="en-CA"/>
        </w:rPr>
      </w:pPr>
      <w:ins w:id="1693" w:author="Chris Hogan" w:date="2025-09-23T00:33:00Z" w16du:dateUtc="2025-09-23T06:33:00Z">
        <w:r w:rsidRPr="002424C0">
          <w:rPr>
            <w:rFonts w:ascii="Courier New" w:hAnsi="Courier New" w:cs="Courier New"/>
            <w:sz w:val="16"/>
            <w:szCs w:val="16"/>
            <w:lang w:val="en-CA"/>
          </w:rPr>
          <w:t>        },</w:t>
        </w:r>
      </w:ins>
    </w:p>
    <w:p w14:paraId="75F87686" w14:textId="77777777" w:rsidR="00685FE2" w:rsidRPr="002424C0" w:rsidRDefault="00685FE2" w:rsidP="00685FE2">
      <w:pPr>
        <w:rPr>
          <w:ins w:id="1694" w:author="Chris Hogan" w:date="2025-09-23T00:33:00Z" w16du:dateUtc="2025-09-23T06:33:00Z"/>
          <w:rFonts w:ascii="Courier New" w:hAnsi="Courier New" w:cs="Courier New"/>
          <w:sz w:val="16"/>
          <w:szCs w:val="16"/>
          <w:lang w:val="en-CA"/>
        </w:rPr>
      </w:pPr>
      <w:ins w:id="1695" w:author="Chris Hogan" w:date="2025-09-23T00:33:00Z" w16du:dateUtc="2025-09-23T06:33:00Z">
        <w:r w:rsidRPr="002424C0">
          <w:rPr>
            <w:rFonts w:ascii="Courier New" w:hAnsi="Courier New" w:cs="Courier New"/>
            <w:sz w:val="16"/>
            <w:szCs w:val="16"/>
            <w:lang w:val="en-CA"/>
          </w:rPr>
          <w:t>        {</w:t>
        </w:r>
      </w:ins>
    </w:p>
    <w:p w14:paraId="741F0ABB" w14:textId="77777777" w:rsidR="00685FE2" w:rsidRPr="002424C0" w:rsidRDefault="00685FE2" w:rsidP="00685FE2">
      <w:pPr>
        <w:rPr>
          <w:ins w:id="1696" w:author="Chris Hogan" w:date="2025-09-23T00:33:00Z" w16du:dateUtc="2025-09-23T06:33:00Z"/>
          <w:rFonts w:ascii="Courier New" w:hAnsi="Courier New" w:cs="Courier New"/>
          <w:sz w:val="16"/>
          <w:szCs w:val="16"/>
          <w:lang w:val="en-CA"/>
        </w:rPr>
      </w:pPr>
      <w:ins w:id="1697" w:author="Chris Hogan" w:date="2025-09-23T00:33:00Z" w16du:dateUtc="2025-09-23T06:33:00Z">
        <w:r w:rsidRPr="002424C0">
          <w:rPr>
            <w:rFonts w:ascii="Courier New" w:hAnsi="Courier New" w:cs="Courier New"/>
            <w:sz w:val="16"/>
            <w:szCs w:val="16"/>
            <w:lang w:val="en-CA"/>
          </w:rPr>
          <w:t>            "kind": "meal",</w:t>
        </w:r>
      </w:ins>
    </w:p>
    <w:p w14:paraId="65EB9F84" w14:textId="77777777" w:rsidR="00685FE2" w:rsidRPr="002424C0" w:rsidRDefault="00685FE2" w:rsidP="00685FE2">
      <w:pPr>
        <w:rPr>
          <w:ins w:id="1698" w:author="Chris Hogan" w:date="2025-09-23T00:33:00Z" w16du:dateUtc="2025-09-23T06:33:00Z"/>
          <w:rFonts w:ascii="Courier New" w:hAnsi="Courier New" w:cs="Courier New"/>
          <w:sz w:val="16"/>
          <w:szCs w:val="16"/>
          <w:lang w:val="en-CA"/>
        </w:rPr>
      </w:pPr>
      <w:ins w:id="1699" w:author="Chris Hogan" w:date="2025-09-23T00:33:00Z" w16du:dateUtc="2025-09-23T06:33:00Z">
        <w:r w:rsidRPr="002424C0">
          <w:rPr>
            <w:rFonts w:ascii="Courier New" w:hAnsi="Courier New" w:cs="Courier New"/>
            <w:sz w:val="16"/>
            <w:szCs w:val="16"/>
            <w:lang w:val="en-CA"/>
          </w:rPr>
          <w:t>            "date": "2025-09-17",</w:t>
        </w:r>
      </w:ins>
    </w:p>
    <w:p w14:paraId="1B538743" w14:textId="77777777" w:rsidR="00685FE2" w:rsidRPr="002424C0" w:rsidRDefault="00685FE2" w:rsidP="00685FE2">
      <w:pPr>
        <w:rPr>
          <w:ins w:id="1700" w:author="Chris Hogan" w:date="2025-09-23T00:33:00Z" w16du:dateUtc="2025-09-23T06:33:00Z"/>
          <w:rFonts w:ascii="Courier New" w:hAnsi="Courier New" w:cs="Courier New"/>
          <w:sz w:val="16"/>
          <w:szCs w:val="16"/>
          <w:lang w:val="en-CA"/>
        </w:rPr>
      </w:pPr>
      <w:ins w:id="1701" w:author="Chris Hogan" w:date="2025-09-23T00:33:00Z" w16du:dateUtc="2025-09-23T06:33:00Z">
        <w:r w:rsidRPr="002424C0">
          <w:rPr>
            <w:rFonts w:ascii="Courier New" w:hAnsi="Courier New" w:cs="Courier New"/>
            <w:sz w:val="16"/>
            <w:szCs w:val="16"/>
            <w:lang w:val="en-CA"/>
          </w:rPr>
          <w:t>            "quantity": 1</w:t>
        </w:r>
      </w:ins>
    </w:p>
    <w:p w14:paraId="6E78D5ED" w14:textId="449053EF" w:rsidR="00685FE2" w:rsidRDefault="00685FE2" w:rsidP="00685FE2">
      <w:pPr>
        <w:rPr>
          <w:ins w:id="1702" w:author="Chris Hogan" w:date="2025-09-23T00:36:00Z" w16du:dateUtc="2025-09-23T06:36:00Z"/>
          <w:rFonts w:ascii="Courier New" w:hAnsi="Courier New" w:cs="Courier New"/>
          <w:sz w:val="16"/>
          <w:szCs w:val="16"/>
          <w:lang w:val="en-CA"/>
        </w:rPr>
      </w:pPr>
      <w:ins w:id="1703" w:author="Chris Hogan" w:date="2025-09-23T00:33:00Z" w16du:dateUtc="2025-09-23T06:33:00Z">
        <w:r w:rsidRPr="002424C0">
          <w:rPr>
            <w:rFonts w:ascii="Courier New" w:hAnsi="Courier New" w:cs="Courier New"/>
            <w:sz w:val="16"/>
            <w:szCs w:val="16"/>
            <w:lang w:val="en-CA"/>
          </w:rPr>
          <w:t>        }</w:t>
        </w:r>
      </w:ins>
      <w:ins w:id="1704" w:author="Chris Hogan" w:date="2025-09-23T00:36:00Z" w16du:dateUtc="2025-09-23T06:36:00Z">
        <w:r w:rsidR="002D292C">
          <w:rPr>
            <w:rFonts w:ascii="Courier New" w:hAnsi="Courier New" w:cs="Courier New"/>
            <w:sz w:val="16"/>
            <w:szCs w:val="16"/>
            <w:lang w:val="en-CA"/>
          </w:rPr>
          <w:t>,</w:t>
        </w:r>
      </w:ins>
    </w:p>
    <w:p w14:paraId="5893E30F" w14:textId="77777777" w:rsidR="002D292C" w:rsidRPr="002424C0" w:rsidRDefault="002D292C" w:rsidP="002D292C">
      <w:pPr>
        <w:rPr>
          <w:ins w:id="1705" w:author="Chris Hogan" w:date="2025-09-23T00:36:00Z" w16du:dateUtc="2025-09-23T06:36:00Z"/>
          <w:rFonts w:ascii="Courier New" w:hAnsi="Courier New" w:cs="Courier New"/>
          <w:sz w:val="16"/>
          <w:szCs w:val="16"/>
          <w:lang w:val="en-CA"/>
        </w:rPr>
      </w:pPr>
      <w:ins w:id="1706" w:author="Chris Hogan" w:date="2025-09-23T00:36:00Z" w16du:dateUtc="2025-09-23T06:36:00Z">
        <w:r w:rsidRPr="002424C0">
          <w:rPr>
            <w:rFonts w:ascii="Courier New" w:hAnsi="Courier New" w:cs="Courier New"/>
            <w:sz w:val="16"/>
            <w:szCs w:val="16"/>
            <w:lang w:val="en-CA"/>
          </w:rPr>
          <w:t>        {</w:t>
        </w:r>
      </w:ins>
    </w:p>
    <w:p w14:paraId="45C76F80" w14:textId="669AA775" w:rsidR="002D292C" w:rsidRPr="002424C0" w:rsidRDefault="002D292C" w:rsidP="002D292C">
      <w:pPr>
        <w:rPr>
          <w:ins w:id="1707" w:author="Chris Hogan" w:date="2025-09-23T00:36:00Z" w16du:dateUtc="2025-09-23T06:36:00Z"/>
          <w:rFonts w:ascii="Courier New" w:hAnsi="Courier New" w:cs="Courier New"/>
          <w:sz w:val="16"/>
          <w:szCs w:val="16"/>
          <w:lang w:val="en-CA"/>
        </w:rPr>
      </w:pPr>
      <w:ins w:id="1708" w:author="Chris Hogan" w:date="2025-09-23T00:36:00Z" w16du:dateUtc="2025-09-23T06:36:00Z">
        <w:r w:rsidRPr="002424C0">
          <w:rPr>
            <w:rFonts w:ascii="Courier New" w:hAnsi="Courier New" w:cs="Courier New"/>
            <w:sz w:val="16"/>
            <w:szCs w:val="16"/>
            <w:lang w:val="en-CA"/>
          </w:rPr>
          <w:t>            "kind": "</w:t>
        </w:r>
      </w:ins>
      <w:proofErr w:type="spellStart"/>
      <w:ins w:id="1709" w:author="Chris Hogan" w:date="2025-09-23T00:39:00Z" w16du:dateUtc="2025-09-23T06:39:00Z">
        <w:r w:rsidR="00104B16">
          <w:rPr>
            <w:rFonts w:ascii="Courier New" w:hAnsi="Courier New" w:cs="Courier New"/>
            <w:sz w:val="16"/>
            <w:szCs w:val="16"/>
            <w:lang w:val="en-CA"/>
          </w:rPr>
          <w:t>rest_break</w:t>
        </w:r>
        <w:proofErr w:type="spellEnd"/>
        <w:r w:rsidR="00104B16" w:rsidRPr="002424C0">
          <w:rPr>
            <w:rFonts w:ascii="Courier New" w:hAnsi="Courier New" w:cs="Courier New"/>
            <w:sz w:val="16"/>
            <w:szCs w:val="16"/>
            <w:lang w:val="en-CA"/>
          </w:rPr>
          <w:t xml:space="preserve"> </w:t>
        </w:r>
      </w:ins>
      <w:ins w:id="1710" w:author="Chris Hogan" w:date="2025-09-23T00:36:00Z" w16du:dateUtc="2025-09-23T06:36:00Z">
        <w:r w:rsidRPr="002424C0">
          <w:rPr>
            <w:rFonts w:ascii="Courier New" w:hAnsi="Courier New" w:cs="Courier New"/>
            <w:sz w:val="16"/>
            <w:szCs w:val="16"/>
            <w:lang w:val="en-CA"/>
          </w:rPr>
          <w:t>",</w:t>
        </w:r>
      </w:ins>
    </w:p>
    <w:p w14:paraId="0F0D6D53" w14:textId="77777777" w:rsidR="002D292C" w:rsidRPr="002424C0" w:rsidRDefault="002D292C" w:rsidP="002D292C">
      <w:pPr>
        <w:rPr>
          <w:ins w:id="1711" w:author="Chris Hogan" w:date="2025-09-23T00:36:00Z" w16du:dateUtc="2025-09-23T06:36:00Z"/>
          <w:rFonts w:ascii="Courier New" w:hAnsi="Courier New" w:cs="Courier New"/>
          <w:sz w:val="16"/>
          <w:szCs w:val="16"/>
          <w:lang w:val="en-CA"/>
        </w:rPr>
      </w:pPr>
      <w:ins w:id="1712" w:author="Chris Hogan" w:date="2025-09-23T00:36:00Z" w16du:dateUtc="2025-09-23T06:36:00Z">
        <w:r w:rsidRPr="002424C0">
          <w:rPr>
            <w:rFonts w:ascii="Courier New" w:hAnsi="Courier New" w:cs="Courier New"/>
            <w:sz w:val="16"/>
            <w:szCs w:val="16"/>
            <w:lang w:val="en-CA"/>
          </w:rPr>
          <w:t>            "date": "2025-09-17",</w:t>
        </w:r>
      </w:ins>
    </w:p>
    <w:p w14:paraId="3B454927" w14:textId="3EB17A39" w:rsidR="00CF2E30" w:rsidRDefault="00CF2E30" w:rsidP="00CF2E30">
      <w:pPr>
        <w:rPr>
          <w:ins w:id="1713" w:author="Chris Hogan" w:date="2025-09-23T00:40:00Z" w16du:dateUtc="2025-09-23T06:40:00Z"/>
          <w:rFonts w:ascii="Courier New" w:hAnsi="Courier New" w:cs="Courier New"/>
          <w:sz w:val="16"/>
          <w:szCs w:val="16"/>
          <w:lang w:val="en-CA"/>
        </w:rPr>
      </w:pPr>
      <w:ins w:id="1714" w:author="Chris Hogan" w:date="2025-09-23T00:39:00Z" w16du:dateUtc="2025-09-23T06:39:00Z">
        <w:r w:rsidRPr="002424C0">
          <w:rPr>
            <w:rFonts w:ascii="Courier New" w:hAnsi="Courier New" w:cs="Courier New"/>
            <w:sz w:val="16"/>
            <w:szCs w:val="16"/>
            <w:lang w:val="en-CA"/>
          </w:rPr>
          <w:t>            "duration": "PT</w:t>
        </w:r>
      </w:ins>
      <w:ins w:id="1715" w:author="Chris Hogan" w:date="2025-09-23T00:40:00Z" w16du:dateUtc="2025-09-23T06:40:00Z">
        <w:r>
          <w:rPr>
            <w:rFonts w:ascii="Courier New" w:hAnsi="Courier New" w:cs="Courier New"/>
            <w:sz w:val="16"/>
            <w:szCs w:val="16"/>
            <w:lang w:val="en-CA"/>
          </w:rPr>
          <w:t>15</w:t>
        </w:r>
      </w:ins>
      <w:ins w:id="1716" w:author="Chris Hogan" w:date="2025-09-23T00:39:00Z" w16du:dateUtc="2025-09-23T06:39:00Z">
        <w:r w:rsidRPr="002424C0">
          <w:rPr>
            <w:rFonts w:ascii="Courier New" w:hAnsi="Courier New" w:cs="Courier New"/>
            <w:sz w:val="16"/>
            <w:szCs w:val="16"/>
            <w:lang w:val="en-CA"/>
          </w:rPr>
          <w:t>M"</w:t>
        </w:r>
      </w:ins>
      <w:ins w:id="1717" w:author="Chris Hogan" w:date="2025-09-23T00:40:00Z" w16du:dateUtc="2025-09-23T06:40:00Z">
        <w:r>
          <w:rPr>
            <w:rFonts w:ascii="Courier New" w:hAnsi="Courier New" w:cs="Courier New"/>
            <w:sz w:val="16"/>
            <w:szCs w:val="16"/>
            <w:lang w:val="en-CA"/>
          </w:rPr>
          <w:t>,</w:t>
        </w:r>
      </w:ins>
    </w:p>
    <w:p w14:paraId="1F8DED5D" w14:textId="477972DF" w:rsidR="00CF2E30" w:rsidRPr="002424C0" w:rsidRDefault="00CF2E30" w:rsidP="00CF2E30">
      <w:pPr>
        <w:rPr>
          <w:ins w:id="1718" w:author="Chris Hogan" w:date="2025-09-23T00:39:00Z" w16du:dateUtc="2025-09-23T06:39:00Z"/>
          <w:rFonts w:ascii="Courier New" w:hAnsi="Courier New" w:cs="Courier New"/>
          <w:sz w:val="16"/>
          <w:szCs w:val="16"/>
          <w:lang w:val="en-CA"/>
        </w:rPr>
      </w:pPr>
      <w:ins w:id="1719" w:author="Chris Hogan" w:date="2025-09-23T00:40:00Z" w16du:dateUtc="2025-09-23T06:40:00Z">
        <w:r w:rsidRPr="002424C0">
          <w:rPr>
            <w:rFonts w:ascii="Courier New" w:hAnsi="Courier New" w:cs="Courier New"/>
            <w:sz w:val="16"/>
            <w:szCs w:val="16"/>
            <w:lang w:val="en-CA"/>
          </w:rPr>
          <w:t>            "rate": "</w:t>
        </w:r>
        <w:proofErr w:type="spellStart"/>
        <w:r w:rsidRPr="00F2082C">
          <w:rPr>
            <w:rFonts w:ascii="Courier New" w:hAnsi="Courier New" w:cs="Courier New"/>
            <w:sz w:val="16"/>
            <w:szCs w:val="16"/>
            <w:highlight w:val="yellow"/>
            <w:lang w:val="en-CA"/>
            <w:rPrChange w:id="1720" w:author="Chris Hogan" w:date="2025-09-23T00:40:00Z" w16du:dateUtc="2025-09-23T06:40:00Z">
              <w:rPr>
                <w:rFonts w:ascii="Courier New" w:hAnsi="Courier New" w:cs="Courier New"/>
                <w:sz w:val="16"/>
                <w:szCs w:val="16"/>
                <w:lang w:val="en-CA"/>
              </w:rPr>
            </w:rPrChange>
          </w:rPr>
          <w:t>applicable</w:t>
        </w:r>
        <w:r w:rsidR="00F2082C" w:rsidRPr="00F2082C">
          <w:rPr>
            <w:rFonts w:ascii="Courier New" w:hAnsi="Courier New" w:cs="Courier New"/>
            <w:sz w:val="16"/>
            <w:szCs w:val="16"/>
            <w:highlight w:val="yellow"/>
            <w:lang w:val="en-CA"/>
            <w:rPrChange w:id="1721" w:author="Chris Hogan" w:date="2025-09-23T00:40:00Z" w16du:dateUtc="2025-09-23T06:40:00Z">
              <w:rPr>
                <w:rFonts w:ascii="Courier New" w:hAnsi="Courier New" w:cs="Courier New"/>
                <w:sz w:val="16"/>
                <w:szCs w:val="16"/>
                <w:lang w:val="en-CA"/>
              </w:rPr>
            </w:rPrChange>
          </w:rPr>
          <w:t>_overtime</w:t>
        </w:r>
        <w:proofErr w:type="spellEnd"/>
        <w:r w:rsidRPr="002424C0">
          <w:rPr>
            <w:rFonts w:ascii="Courier New" w:hAnsi="Courier New" w:cs="Courier New"/>
            <w:sz w:val="16"/>
            <w:szCs w:val="16"/>
            <w:lang w:val="en-CA"/>
          </w:rPr>
          <w:t>"</w:t>
        </w:r>
      </w:ins>
    </w:p>
    <w:p w14:paraId="3EACC4F1" w14:textId="77777777" w:rsidR="002D292C" w:rsidRPr="002424C0" w:rsidRDefault="002D292C" w:rsidP="002D292C">
      <w:pPr>
        <w:rPr>
          <w:ins w:id="1722" w:author="Chris Hogan" w:date="2025-09-23T00:36:00Z" w16du:dateUtc="2025-09-23T06:36:00Z"/>
          <w:rFonts w:ascii="Courier New" w:hAnsi="Courier New" w:cs="Courier New"/>
          <w:sz w:val="16"/>
          <w:szCs w:val="16"/>
          <w:lang w:val="en-CA"/>
        </w:rPr>
      </w:pPr>
      <w:ins w:id="1723" w:author="Chris Hogan" w:date="2025-09-23T00:36:00Z" w16du:dateUtc="2025-09-23T06:36:00Z">
        <w:r w:rsidRPr="002424C0">
          <w:rPr>
            <w:rFonts w:ascii="Courier New" w:hAnsi="Courier New" w:cs="Courier New"/>
            <w:sz w:val="16"/>
            <w:szCs w:val="16"/>
            <w:lang w:val="en-CA"/>
          </w:rPr>
          <w:lastRenderedPageBreak/>
          <w:t>        }</w:t>
        </w:r>
      </w:ins>
    </w:p>
    <w:p w14:paraId="294DDEC2" w14:textId="77777777" w:rsidR="002D292C" w:rsidRPr="002424C0" w:rsidRDefault="002D292C" w:rsidP="00685FE2">
      <w:pPr>
        <w:rPr>
          <w:ins w:id="1724" w:author="Chris Hogan" w:date="2025-09-23T00:33:00Z" w16du:dateUtc="2025-09-23T06:33:00Z"/>
          <w:rFonts w:ascii="Courier New" w:hAnsi="Courier New" w:cs="Courier New"/>
          <w:sz w:val="16"/>
          <w:szCs w:val="16"/>
          <w:lang w:val="en-CA"/>
        </w:rPr>
      </w:pPr>
    </w:p>
    <w:p w14:paraId="2CB3D4F8" w14:textId="77777777" w:rsidR="00685FE2" w:rsidRPr="002424C0" w:rsidRDefault="00685FE2" w:rsidP="00685FE2">
      <w:pPr>
        <w:rPr>
          <w:ins w:id="1725" w:author="Chris Hogan" w:date="2025-09-23T00:33:00Z" w16du:dateUtc="2025-09-23T06:33:00Z"/>
          <w:rFonts w:ascii="Courier New" w:hAnsi="Courier New" w:cs="Courier New"/>
          <w:sz w:val="16"/>
          <w:szCs w:val="16"/>
          <w:lang w:val="en-CA"/>
        </w:rPr>
      </w:pPr>
      <w:ins w:id="1726" w:author="Chris Hogan" w:date="2025-09-23T00:33:00Z" w16du:dateUtc="2025-09-23T06:33:00Z">
        <w:r w:rsidRPr="002424C0">
          <w:rPr>
            <w:rFonts w:ascii="Courier New" w:hAnsi="Courier New" w:cs="Courier New"/>
            <w:sz w:val="16"/>
            <w:szCs w:val="16"/>
            <w:lang w:val="en-CA"/>
          </w:rPr>
          <w:t>    ]</w:t>
        </w:r>
      </w:ins>
    </w:p>
    <w:p w14:paraId="7EC0BFDF" w14:textId="77777777" w:rsidR="00685FE2" w:rsidRPr="00432397" w:rsidRDefault="00685FE2" w:rsidP="00432397">
      <w:pPr>
        <w:rPr>
          <w:ins w:id="1727" w:author="Chris Hogan" w:date="2025-09-22T15:23:00Z" w16du:dateUtc="2025-09-22T21:23:00Z"/>
        </w:rPr>
        <w:pPrChange w:id="1728" w:author="Chris Hogan" w:date="2025-09-22T22:08:00Z" w16du:dateUtc="2025-09-23T04:08:00Z">
          <w:pPr>
            <w:pStyle w:val="ListParagraph"/>
            <w:numPr>
              <w:numId w:val="39"/>
            </w:numPr>
            <w:ind w:hanging="360"/>
          </w:pPr>
        </w:pPrChange>
      </w:pPr>
    </w:p>
    <w:p w14:paraId="02134993" w14:textId="7A480096" w:rsidR="00536305" w:rsidRDefault="00536305" w:rsidP="00432397">
      <w:pPr>
        <w:pStyle w:val="Heading3"/>
        <w:rPr>
          <w:ins w:id="1729" w:author="Chris Hogan" w:date="2025-09-22T22:08:00Z" w16du:dateUtc="2025-09-23T04:08:00Z"/>
        </w:rPr>
      </w:pPr>
      <w:ins w:id="1730" w:author="Chris Hogan" w:date="2025-09-22T15:24:00Z" w16du:dateUtc="2025-09-22T21:24:00Z">
        <w:r>
          <w:t xml:space="preserve">Rules Evaluation </w:t>
        </w:r>
        <w:r w:rsidRPr="00536305">
          <w:t xml:space="preserve">Engine </w:t>
        </w:r>
        <w:proofErr w:type="gramStart"/>
        <w:r w:rsidRPr="00536305">
          <w:t>returns</w:t>
        </w:r>
        <w:proofErr w:type="gramEnd"/>
        <w:r w:rsidRPr="00536305">
          <w:t xml:space="preserve"> </w:t>
        </w:r>
        <w:r>
          <w:t xml:space="preserve">Pass/Fail decisions to </w:t>
        </w:r>
        <w:proofErr w:type="spellStart"/>
        <w:r>
          <w:t>FieldV</w:t>
        </w:r>
        <w:r w:rsidR="00CF780A">
          <w:t>u</w:t>
        </w:r>
      </w:ins>
      <w:proofErr w:type="spellEnd"/>
    </w:p>
    <w:p w14:paraId="45F7FE8A" w14:textId="38AE9FFC" w:rsidR="00432397" w:rsidRDefault="00D55D82" w:rsidP="00432397">
      <w:pPr>
        <w:rPr>
          <w:ins w:id="1731" w:author="Chris Hogan" w:date="2025-09-23T00:56:00Z" w16du:dateUtc="2025-09-23T06:56:00Z"/>
        </w:rPr>
      </w:pPr>
      <w:ins w:id="1732" w:author="Chris Hogan" w:date="2025-09-23T00:46:00Z" w16du:dateUtc="2025-09-23T06:46:00Z">
        <w:r w:rsidRPr="00D55D82">
          <w:t xml:space="preserve">This is where </w:t>
        </w:r>
        <w:proofErr w:type="spellStart"/>
        <w:r w:rsidRPr="00D55D82">
          <w:t>FieldVu</w:t>
        </w:r>
        <w:proofErr w:type="spellEnd"/>
        <w:r w:rsidRPr="00D55D82">
          <w:t xml:space="preserve"> processes the Obligations and Facts returned from the Rules Evaluation Engine. Each Obligation is checked to determine whether it was met (passed) or unmet (failed), with the results including the reasons and a brief explanation. Traceability back to the originating rule is also provided, ensuring transparency in how each Obligation was emitted. Based on these results, </w:t>
        </w:r>
        <w:proofErr w:type="spellStart"/>
        <w:r w:rsidRPr="00D55D82">
          <w:t>FieldVu</w:t>
        </w:r>
        <w:proofErr w:type="spellEnd"/>
        <w:r w:rsidRPr="00D55D82">
          <w:t xml:space="preserve"> raises violations or warnings for any unmet Obligations.</w:t>
        </w:r>
      </w:ins>
    </w:p>
    <w:p w14:paraId="0C5E3094" w14:textId="77777777" w:rsidR="001C600E" w:rsidRDefault="001C600E" w:rsidP="00432397">
      <w:pPr>
        <w:rPr>
          <w:ins w:id="1733" w:author="Chris Hogan" w:date="2025-09-23T00:46:00Z" w16du:dateUtc="2025-09-23T06:46:00Z"/>
        </w:rPr>
      </w:pPr>
    </w:p>
    <w:p w14:paraId="36A49190" w14:textId="42AC4F02" w:rsidR="00D55D82" w:rsidRPr="00DB70AA" w:rsidRDefault="00A96F43" w:rsidP="00432397">
      <w:pPr>
        <w:rPr>
          <w:ins w:id="1734" w:author="Chris Hogan" w:date="2025-09-23T00:53:00Z" w16du:dateUtc="2025-09-23T06:53:00Z"/>
          <w:b/>
          <w:bCs/>
          <w:rPrChange w:id="1735" w:author="Chris Hogan" w:date="2025-09-23T00:53:00Z" w16du:dateUtc="2025-09-23T06:53:00Z">
            <w:rPr>
              <w:ins w:id="1736" w:author="Chris Hogan" w:date="2025-09-23T00:53:00Z" w16du:dateUtc="2025-09-23T06:53:00Z"/>
            </w:rPr>
          </w:rPrChange>
        </w:rPr>
      </w:pPr>
      <w:ins w:id="1737" w:author="Chris Hogan" w:date="2025-09-23T00:51:00Z" w16du:dateUtc="2025-09-23T06:51:00Z">
        <w:r w:rsidRPr="00DB70AA">
          <w:rPr>
            <w:b/>
            <w:bCs/>
            <w:rPrChange w:id="1738" w:author="Chris Hogan" w:date="2025-09-23T00:53:00Z" w16du:dateUtc="2025-09-23T06:53:00Z">
              <w:rPr/>
            </w:rPrChange>
          </w:rPr>
          <w:t xml:space="preserve">Conceptual </w:t>
        </w:r>
      </w:ins>
      <w:ins w:id="1739" w:author="Chris Hogan" w:date="2025-09-23T00:56:00Z" w16du:dateUtc="2025-09-23T06:56:00Z">
        <w:r w:rsidR="002F1F78">
          <w:rPr>
            <w:b/>
            <w:bCs/>
          </w:rPr>
          <w:t xml:space="preserve">Example of </w:t>
        </w:r>
      </w:ins>
      <w:ins w:id="1740" w:author="Chris Hogan" w:date="2025-09-23T00:53:00Z" w16du:dateUtc="2025-09-23T06:53:00Z">
        <w:r w:rsidR="00955D78" w:rsidRPr="00DB70AA">
          <w:rPr>
            <w:b/>
            <w:bCs/>
            <w:rPrChange w:id="1741" w:author="Chris Hogan" w:date="2025-09-23T00:53:00Z" w16du:dateUtc="2025-09-23T06:53:00Z">
              <w:rPr/>
            </w:rPrChange>
          </w:rPr>
          <w:t xml:space="preserve">Pass/Fail </w:t>
        </w:r>
      </w:ins>
      <w:ins w:id="1742" w:author="Chris Hogan" w:date="2025-09-23T00:57:00Z" w16du:dateUtc="2025-09-23T06:57:00Z">
        <w:r w:rsidR="002F1F78">
          <w:rPr>
            <w:b/>
            <w:bCs/>
          </w:rPr>
          <w:t>Results returned</w:t>
        </w:r>
      </w:ins>
      <w:ins w:id="1743" w:author="Chris Hogan" w:date="2025-09-23T00:53:00Z" w16du:dateUtc="2025-09-23T06:53:00Z">
        <w:r w:rsidR="00955D78" w:rsidRPr="00DB70AA">
          <w:rPr>
            <w:b/>
            <w:bCs/>
            <w:rPrChange w:id="1744" w:author="Chris Hogan" w:date="2025-09-23T00:53:00Z" w16du:dateUtc="2025-09-23T06:53:00Z">
              <w:rPr/>
            </w:rPrChange>
          </w:rPr>
          <w:t xml:space="preserve"> to </w:t>
        </w:r>
        <w:proofErr w:type="spellStart"/>
        <w:r w:rsidR="00955D78" w:rsidRPr="00DB70AA">
          <w:rPr>
            <w:b/>
            <w:bCs/>
            <w:rPrChange w:id="1745" w:author="Chris Hogan" w:date="2025-09-23T00:53:00Z" w16du:dateUtc="2025-09-23T06:53:00Z">
              <w:rPr/>
            </w:rPrChange>
          </w:rPr>
          <w:t>FieldVu</w:t>
        </w:r>
        <w:proofErr w:type="spellEnd"/>
        <w:r w:rsidR="00DB70AA">
          <w:rPr>
            <w:b/>
            <w:bCs/>
          </w:rPr>
          <w:t>:</w:t>
        </w:r>
      </w:ins>
    </w:p>
    <w:p w14:paraId="71BE6C30" w14:textId="3E45478D" w:rsidR="00955D78" w:rsidRPr="00DB70AA" w:rsidRDefault="00955D78" w:rsidP="00432397">
      <w:pPr>
        <w:rPr>
          <w:ins w:id="1746" w:author="Chris Hogan" w:date="2025-09-23T00:52:00Z" w16du:dateUtc="2025-09-23T06:52:00Z"/>
          <w:i/>
          <w:iCs/>
          <w:rPrChange w:id="1747" w:author="Chris Hogan" w:date="2025-09-23T00:53:00Z" w16du:dateUtc="2025-09-23T06:53:00Z">
            <w:rPr>
              <w:ins w:id="1748" w:author="Chris Hogan" w:date="2025-09-23T00:52:00Z" w16du:dateUtc="2025-09-23T06:52:00Z"/>
            </w:rPr>
          </w:rPrChange>
        </w:rPr>
      </w:pPr>
      <w:ins w:id="1749" w:author="Chris Hogan" w:date="2025-09-23T00:53:00Z" w16du:dateUtc="2025-09-23T06:53:00Z">
        <w:r w:rsidRPr="00DB70AA">
          <w:rPr>
            <w:i/>
            <w:iCs/>
            <w:rPrChange w:id="1750" w:author="Chris Hogan" w:date="2025-09-23T00:53:00Z" w16du:dateUtc="2025-09-23T06:53:00Z">
              <w:rPr/>
            </w:rPrChange>
          </w:rPr>
          <w:t>(</w:t>
        </w:r>
        <w:r w:rsidR="00DB70AA" w:rsidRPr="00DB70AA">
          <w:rPr>
            <w:i/>
            <w:iCs/>
          </w:rPr>
          <w:t>Traceability</w:t>
        </w:r>
        <w:r w:rsidR="00DB70AA" w:rsidRPr="00DB70AA">
          <w:rPr>
            <w:i/>
            <w:iCs/>
            <w:rPrChange w:id="1751" w:author="Chris Hogan" w:date="2025-09-23T00:53:00Z" w16du:dateUtc="2025-09-23T06:53:00Z">
              <w:rPr/>
            </w:rPrChange>
          </w:rPr>
          <w:t xml:space="preserve"> back to the originating rule omitted for brevity)</w:t>
        </w:r>
      </w:ins>
    </w:p>
    <w:p w14:paraId="53F7E275" w14:textId="4FD9C037" w:rsidR="00484F5E" w:rsidRPr="00DB70AA" w:rsidRDefault="00484F5E" w:rsidP="00DB70AA">
      <w:pPr>
        <w:pStyle w:val="ListParagraph"/>
        <w:numPr>
          <w:ilvl w:val="0"/>
          <w:numId w:val="51"/>
        </w:numPr>
        <w:rPr>
          <w:ins w:id="1752" w:author="Chris Hogan" w:date="2025-09-23T00:52:00Z" w16du:dateUtc="2025-09-23T06:52:00Z"/>
        </w:rPr>
        <w:pPrChange w:id="1753" w:author="Chris Hogan" w:date="2025-09-23T00:54:00Z" w16du:dateUtc="2025-09-23T06:54:00Z">
          <w:pPr/>
        </w:pPrChange>
      </w:pPr>
      <w:ins w:id="1754" w:author="Chris Hogan" w:date="2025-09-23T00:52:00Z" w16du:dateUtc="2025-09-23T06:52:00Z">
        <w:r w:rsidRPr="00DB70AA">
          <w:t>Straight time</w:t>
        </w:r>
      </w:ins>
    </w:p>
    <w:p w14:paraId="060483D1" w14:textId="77777777" w:rsidR="00484F5E" w:rsidRPr="00DB70AA" w:rsidRDefault="00484F5E" w:rsidP="00DB70AA">
      <w:pPr>
        <w:pStyle w:val="ListParagraph"/>
        <w:numPr>
          <w:ilvl w:val="1"/>
          <w:numId w:val="51"/>
        </w:numPr>
        <w:rPr>
          <w:ins w:id="1755" w:author="Chris Hogan" w:date="2025-09-23T00:52:00Z" w16du:dateUtc="2025-09-23T06:52:00Z"/>
        </w:rPr>
        <w:pPrChange w:id="1756" w:author="Chris Hogan" w:date="2025-09-23T00:54:00Z" w16du:dateUtc="2025-09-23T06:54:00Z">
          <w:pPr/>
        </w:pPrChange>
      </w:pPr>
      <w:ins w:id="1757" w:author="Chris Hogan" w:date="2025-09-23T00:52:00Z" w16du:dateUtc="2025-09-23T06:52:00Z">
        <w:r w:rsidRPr="00DB70AA">
          <w:t>Obligation: 8 hours straight time</w:t>
        </w:r>
      </w:ins>
    </w:p>
    <w:p w14:paraId="4D1738BB" w14:textId="77777777" w:rsidR="00484F5E" w:rsidRPr="00DB70AA" w:rsidRDefault="00484F5E" w:rsidP="00DB70AA">
      <w:pPr>
        <w:pStyle w:val="ListParagraph"/>
        <w:numPr>
          <w:ilvl w:val="1"/>
          <w:numId w:val="51"/>
        </w:numPr>
        <w:rPr>
          <w:ins w:id="1758" w:author="Chris Hogan" w:date="2025-09-23T00:52:00Z" w16du:dateUtc="2025-09-23T06:52:00Z"/>
        </w:rPr>
        <w:pPrChange w:id="1759" w:author="Chris Hogan" w:date="2025-09-23T00:54:00Z" w16du:dateUtc="2025-09-23T06:54:00Z">
          <w:pPr/>
        </w:pPrChange>
      </w:pPr>
      <w:ins w:id="1760" w:author="Chris Hogan" w:date="2025-09-23T00:52:00Z" w16du:dateUtc="2025-09-23T06:52:00Z">
        <w:r w:rsidRPr="00DB70AA">
          <w:t>Facts: 9 hours straight time</w:t>
        </w:r>
      </w:ins>
    </w:p>
    <w:p w14:paraId="7BB68F5C" w14:textId="6A569CC7" w:rsidR="00484F5E" w:rsidRPr="00DB70AA" w:rsidRDefault="00484F5E" w:rsidP="00DB70AA">
      <w:pPr>
        <w:pStyle w:val="ListParagraph"/>
        <w:numPr>
          <w:ilvl w:val="1"/>
          <w:numId w:val="51"/>
        </w:numPr>
        <w:rPr>
          <w:ins w:id="1761" w:author="Chris Hogan" w:date="2025-09-23T00:52:00Z" w16du:dateUtc="2025-09-23T06:52:00Z"/>
        </w:rPr>
        <w:pPrChange w:id="1762" w:author="Chris Hogan" w:date="2025-09-23T00:54:00Z" w16du:dateUtc="2025-09-23T06:54:00Z">
          <w:pPr/>
        </w:pPrChange>
      </w:pPr>
      <w:ins w:id="1763" w:author="Chris Hogan" w:date="2025-09-23T00:52:00Z" w16du:dateUtc="2025-09-23T06:52:00Z">
        <w:r w:rsidRPr="00DB70AA">
          <w:t xml:space="preserve">Result: </w:t>
        </w:r>
        <w:r w:rsidRPr="001C600E">
          <w:rPr>
            <w:highlight w:val="yellow"/>
            <w:rPrChange w:id="1764" w:author="Chris Hogan" w:date="2025-09-23T00:55:00Z" w16du:dateUtc="2025-09-23T06:55:00Z">
              <w:rPr/>
            </w:rPrChange>
          </w:rPr>
          <w:t>Fail</w:t>
        </w:r>
      </w:ins>
      <w:ins w:id="1765" w:author="Chris Hogan" w:date="2025-09-23T00:54:00Z" w16du:dateUtc="2025-09-23T06:54:00Z">
        <w:r w:rsidR="00F90B39" w:rsidRPr="001C600E">
          <w:rPr>
            <w:rFonts w:ascii="Segoe UI Emoji" w:hAnsi="Segoe UI Emoji" w:cs="Segoe UI Emoji"/>
            <w:highlight w:val="yellow"/>
            <w:rPrChange w:id="1766" w:author="Chris Hogan" w:date="2025-09-23T00:55:00Z" w16du:dateUtc="2025-09-23T06:55:00Z">
              <w:rPr>
                <w:rFonts w:ascii="Segoe UI Emoji" w:hAnsi="Segoe UI Emoji" w:cs="Segoe UI Emoji"/>
              </w:rPr>
            </w:rPrChange>
          </w:rPr>
          <w:t>❌</w:t>
        </w:r>
      </w:ins>
    </w:p>
    <w:p w14:paraId="0803DEDC" w14:textId="77777777" w:rsidR="00484F5E" w:rsidRPr="00DB70AA" w:rsidRDefault="00484F5E" w:rsidP="00F90B39">
      <w:pPr>
        <w:pStyle w:val="ListParagraph"/>
        <w:numPr>
          <w:ilvl w:val="1"/>
          <w:numId w:val="51"/>
        </w:numPr>
        <w:rPr>
          <w:ins w:id="1767" w:author="Chris Hogan" w:date="2025-09-23T00:52:00Z" w16du:dateUtc="2025-09-23T06:52:00Z"/>
        </w:rPr>
        <w:pPrChange w:id="1768" w:author="Chris Hogan" w:date="2025-09-23T00:54:00Z" w16du:dateUtc="2025-09-23T06:54:00Z">
          <w:pPr/>
        </w:pPrChange>
      </w:pPr>
      <w:ins w:id="1769" w:author="Chris Hogan" w:date="2025-09-23T00:52:00Z" w16du:dateUtc="2025-09-23T06:52:00Z">
        <w:r w:rsidRPr="00DB70AA">
          <w:t>Reason: Worker logged 1 hour more than the obligation.</w:t>
        </w:r>
      </w:ins>
    </w:p>
    <w:p w14:paraId="09D969AC" w14:textId="6FFE2F7D" w:rsidR="00484F5E" w:rsidRPr="00DB70AA" w:rsidRDefault="00484F5E" w:rsidP="00DB70AA">
      <w:pPr>
        <w:pStyle w:val="ListParagraph"/>
        <w:numPr>
          <w:ilvl w:val="0"/>
          <w:numId w:val="51"/>
        </w:numPr>
        <w:rPr>
          <w:ins w:id="1770" w:author="Chris Hogan" w:date="2025-09-23T00:52:00Z" w16du:dateUtc="2025-09-23T06:52:00Z"/>
        </w:rPr>
        <w:pPrChange w:id="1771" w:author="Chris Hogan" w:date="2025-09-23T00:54:00Z" w16du:dateUtc="2025-09-23T06:54:00Z">
          <w:pPr/>
        </w:pPrChange>
      </w:pPr>
      <w:ins w:id="1772" w:author="Chris Hogan" w:date="2025-09-23T00:52:00Z" w16du:dateUtc="2025-09-23T06:52:00Z">
        <w:r w:rsidRPr="00DB70AA">
          <w:t>Overtime</w:t>
        </w:r>
      </w:ins>
    </w:p>
    <w:p w14:paraId="410CCF8D" w14:textId="77777777" w:rsidR="00484F5E" w:rsidRPr="00DB70AA" w:rsidRDefault="00484F5E" w:rsidP="00F90B39">
      <w:pPr>
        <w:pStyle w:val="ListParagraph"/>
        <w:numPr>
          <w:ilvl w:val="1"/>
          <w:numId w:val="51"/>
        </w:numPr>
        <w:rPr>
          <w:ins w:id="1773" w:author="Chris Hogan" w:date="2025-09-23T00:52:00Z" w16du:dateUtc="2025-09-23T06:52:00Z"/>
        </w:rPr>
        <w:pPrChange w:id="1774" w:author="Chris Hogan" w:date="2025-09-23T00:54:00Z" w16du:dateUtc="2025-09-23T06:54:00Z">
          <w:pPr/>
        </w:pPrChange>
      </w:pPr>
      <w:ins w:id="1775" w:author="Chris Hogan" w:date="2025-09-23T00:52:00Z" w16du:dateUtc="2025-09-23T06:52:00Z">
        <w:r w:rsidRPr="00DB70AA">
          <w:t>Obligation: 2 hours overtime</w:t>
        </w:r>
      </w:ins>
    </w:p>
    <w:p w14:paraId="7A9C2CB5" w14:textId="77777777" w:rsidR="00484F5E" w:rsidRPr="00DB70AA" w:rsidRDefault="00484F5E" w:rsidP="00F90B39">
      <w:pPr>
        <w:pStyle w:val="ListParagraph"/>
        <w:numPr>
          <w:ilvl w:val="1"/>
          <w:numId w:val="51"/>
        </w:numPr>
        <w:rPr>
          <w:ins w:id="1776" w:author="Chris Hogan" w:date="2025-09-23T00:52:00Z" w16du:dateUtc="2025-09-23T06:52:00Z"/>
        </w:rPr>
        <w:pPrChange w:id="1777" w:author="Chris Hogan" w:date="2025-09-23T00:54:00Z" w16du:dateUtc="2025-09-23T06:54:00Z">
          <w:pPr/>
        </w:pPrChange>
      </w:pPr>
      <w:ins w:id="1778" w:author="Chris Hogan" w:date="2025-09-23T00:52:00Z" w16du:dateUtc="2025-09-23T06:52:00Z">
        <w:r w:rsidRPr="00DB70AA">
          <w:t>Facts: 3 hours overtime</w:t>
        </w:r>
      </w:ins>
    </w:p>
    <w:p w14:paraId="4EB38334" w14:textId="5D28EA3D" w:rsidR="00484F5E" w:rsidRPr="00DB70AA" w:rsidRDefault="00484F5E" w:rsidP="00F90B39">
      <w:pPr>
        <w:pStyle w:val="ListParagraph"/>
        <w:numPr>
          <w:ilvl w:val="1"/>
          <w:numId w:val="51"/>
        </w:numPr>
        <w:rPr>
          <w:ins w:id="1779" w:author="Chris Hogan" w:date="2025-09-23T00:52:00Z" w16du:dateUtc="2025-09-23T06:52:00Z"/>
        </w:rPr>
        <w:pPrChange w:id="1780" w:author="Chris Hogan" w:date="2025-09-23T00:54:00Z" w16du:dateUtc="2025-09-23T06:54:00Z">
          <w:pPr/>
        </w:pPrChange>
      </w:pPr>
      <w:ins w:id="1781" w:author="Chris Hogan" w:date="2025-09-23T00:52:00Z" w16du:dateUtc="2025-09-23T06:52:00Z">
        <w:r w:rsidRPr="00DB70AA">
          <w:t xml:space="preserve">Result: </w:t>
        </w:r>
        <w:r w:rsidRPr="001C600E">
          <w:rPr>
            <w:highlight w:val="yellow"/>
            <w:rPrChange w:id="1782" w:author="Chris Hogan" w:date="2025-09-23T00:55:00Z" w16du:dateUtc="2025-09-23T06:55:00Z">
              <w:rPr/>
            </w:rPrChange>
          </w:rPr>
          <w:t>Fail</w:t>
        </w:r>
      </w:ins>
      <w:ins w:id="1783" w:author="Chris Hogan" w:date="2025-09-23T00:54:00Z" w16du:dateUtc="2025-09-23T06:54:00Z">
        <w:r w:rsidR="00F90B39" w:rsidRPr="001C600E">
          <w:rPr>
            <w:rFonts w:ascii="Segoe UI Emoji" w:hAnsi="Segoe UI Emoji" w:cs="Segoe UI Emoji"/>
            <w:highlight w:val="yellow"/>
            <w:rPrChange w:id="1784" w:author="Chris Hogan" w:date="2025-09-23T00:55:00Z" w16du:dateUtc="2025-09-23T06:55:00Z">
              <w:rPr>
                <w:rFonts w:ascii="Segoe UI Emoji" w:hAnsi="Segoe UI Emoji" w:cs="Segoe UI Emoji"/>
              </w:rPr>
            </w:rPrChange>
          </w:rPr>
          <w:t>❌</w:t>
        </w:r>
      </w:ins>
    </w:p>
    <w:p w14:paraId="132D5526" w14:textId="77777777" w:rsidR="00484F5E" w:rsidRPr="00DB70AA" w:rsidRDefault="00484F5E" w:rsidP="00F90B39">
      <w:pPr>
        <w:pStyle w:val="ListParagraph"/>
        <w:numPr>
          <w:ilvl w:val="1"/>
          <w:numId w:val="51"/>
        </w:numPr>
        <w:rPr>
          <w:ins w:id="1785" w:author="Chris Hogan" w:date="2025-09-23T00:52:00Z" w16du:dateUtc="2025-09-23T06:52:00Z"/>
        </w:rPr>
        <w:pPrChange w:id="1786" w:author="Chris Hogan" w:date="2025-09-23T00:54:00Z" w16du:dateUtc="2025-09-23T06:54:00Z">
          <w:pPr/>
        </w:pPrChange>
      </w:pPr>
      <w:ins w:id="1787" w:author="Chris Hogan" w:date="2025-09-23T00:52:00Z" w16du:dateUtc="2025-09-23T06:52:00Z">
        <w:r w:rsidRPr="00DB70AA">
          <w:t>Reason: Worker logged 1 hour more than the obligation.</w:t>
        </w:r>
      </w:ins>
    </w:p>
    <w:p w14:paraId="1FE8C9A1" w14:textId="666E72BD" w:rsidR="00484F5E" w:rsidRPr="00DB70AA" w:rsidRDefault="00484F5E" w:rsidP="00DB70AA">
      <w:pPr>
        <w:pStyle w:val="ListParagraph"/>
        <w:numPr>
          <w:ilvl w:val="0"/>
          <w:numId w:val="51"/>
        </w:numPr>
        <w:rPr>
          <w:ins w:id="1788" w:author="Chris Hogan" w:date="2025-09-23T00:52:00Z" w16du:dateUtc="2025-09-23T06:52:00Z"/>
        </w:rPr>
        <w:pPrChange w:id="1789" w:author="Chris Hogan" w:date="2025-09-23T00:54:00Z" w16du:dateUtc="2025-09-23T06:54:00Z">
          <w:pPr/>
        </w:pPrChange>
      </w:pPr>
      <w:ins w:id="1790" w:author="Chris Hogan" w:date="2025-09-23T00:52:00Z" w16du:dateUtc="2025-09-23T06:52:00Z">
        <w:r w:rsidRPr="00DB70AA">
          <w:t>Double time</w:t>
        </w:r>
      </w:ins>
    </w:p>
    <w:p w14:paraId="5170DD7F" w14:textId="77777777" w:rsidR="00484F5E" w:rsidRPr="00DB70AA" w:rsidRDefault="00484F5E" w:rsidP="00F90B39">
      <w:pPr>
        <w:pStyle w:val="ListParagraph"/>
        <w:numPr>
          <w:ilvl w:val="1"/>
          <w:numId w:val="51"/>
        </w:numPr>
        <w:rPr>
          <w:ins w:id="1791" w:author="Chris Hogan" w:date="2025-09-23T00:52:00Z" w16du:dateUtc="2025-09-23T06:52:00Z"/>
        </w:rPr>
        <w:pPrChange w:id="1792" w:author="Chris Hogan" w:date="2025-09-23T00:55:00Z" w16du:dateUtc="2025-09-23T06:55:00Z">
          <w:pPr/>
        </w:pPrChange>
      </w:pPr>
      <w:ins w:id="1793" w:author="Chris Hogan" w:date="2025-09-23T00:52:00Z" w16du:dateUtc="2025-09-23T06:52:00Z">
        <w:r w:rsidRPr="00DB70AA">
          <w:t>Obligation: 5 hours double time</w:t>
        </w:r>
      </w:ins>
    </w:p>
    <w:p w14:paraId="57A8F95D" w14:textId="77777777" w:rsidR="00484F5E" w:rsidRPr="00DB70AA" w:rsidRDefault="00484F5E" w:rsidP="00F90B39">
      <w:pPr>
        <w:pStyle w:val="ListParagraph"/>
        <w:numPr>
          <w:ilvl w:val="1"/>
          <w:numId w:val="51"/>
        </w:numPr>
        <w:rPr>
          <w:ins w:id="1794" w:author="Chris Hogan" w:date="2025-09-23T00:52:00Z" w16du:dateUtc="2025-09-23T06:52:00Z"/>
        </w:rPr>
        <w:pPrChange w:id="1795" w:author="Chris Hogan" w:date="2025-09-23T00:55:00Z" w16du:dateUtc="2025-09-23T06:55:00Z">
          <w:pPr/>
        </w:pPrChange>
      </w:pPr>
      <w:ins w:id="1796" w:author="Chris Hogan" w:date="2025-09-23T00:52:00Z" w16du:dateUtc="2025-09-23T06:52:00Z">
        <w:r w:rsidRPr="00DB70AA">
          <w:t>Facts: 2.5 hours double time</w:t>
        </w:r>
      </w:ins>
    </w:p>
    <w:p w14:paraId="4A303B09" w14:textId="74318632" w:rsidR="00484F5E" w:rsidRPr="00DB70AA" w:rsidRDefault="00484F5E" w:rsidP="00F90B39">
      <w:pPr>
        <w:pStyle w:val="ListParagraph"/>
        <w:numPr>
          <w:ilvl w:val="1"/>
          <w:numId w:val="51"/>
        </w:numPr>
        <w:rPr>
          <w:ins w:id="1797" w:author="Chris Hogan" w:date="2025-09-23T00:52:00Z" w16du:dateUtc="2025-09-23T06:52:00Z"/>
        </w:rPr>
        <w:pPrChange w:id="1798" w:author="Chris Hogan" w:date="2025-09-23T00:55:00Z" w16du:dateUtc="2025-09-23T06:55:00Z">
          <w:pPr/>
        </w:pPrChange>
      </w:pPr>
      <w:ins w:id="1799" w:author="Chris Hogan" w:date="2025-09-23T00:52:00Z" w16du:dateUtc="2025-09-23T06:52:00Z">
        <w:r w:rsidRPr="00DB70AA">
          <w:t xml:space="preserve">Result: </w:t>
        </w:r>
        <w:r w:rsidRPr="001C600E">
          <w:rPr>
            <w:highlight w:val="yellow"/>
            <w:rPrChange w:id="1800" w:author="Chris Hogan" w:date="2025-09-23T00:55:00Z" w16du:dateUtc="2025-09-23T06:55:00Z">
              <w:rPr/>
            </w:rPrChange>
          </w:rPr>
          <w:t>Fail</w:t>
        </w:r>
      </w:ins>
      <w:ins w:id="1801" w:author="Chris Hogan" w:date="2025-09-23T00:54:00Z" w16du:dateUtc="2025-09-23T06:54:00Z">
        <w:r w:rsidR="00F90B39" w:rsidRPr="001C600E">
          <w:rPr>
            <w:rFonts w:ascii="Segoe UI Emoji" w:hAnsi="Segoe UI Emoji" w:cs="Segoe UI Emoji"/>
            <w:highlight w:val="yellow"/>
            <w:rPrChange w:id="1802" w:author="Chris Hogan" w:date="2025-09-23T00:55:00Z" w16du:dateUtc="2025-09-23T06:55:00Z">
              <w:rPr>
                <w:rFonts w:ascii="Segoe UI Emoji" w:hAnsi="Segoe UI Emoji" w:cs="Segoe UI Emoji"/>
              </w:rPr>
            </w:rPrChange>
          </w:rPr>
          <w:t>❌</w:t>
        </w:r>
      </w:ins>
    </w:p>
    <w:p w14:paraId="6BB19869" w14:textId="77777777" w:rsidR="00484F5E" w:rsidRPr="00DB70AA" w:rsidRDefault="00484F5E" w:rsidP="00F90B39">
      <w:pPr>
        <w:pStyle w:val="ListParagraph"/>
        <w:numPr>
          <w:ilvl w:val="1"/>
          <w:numId w:val="51"/>
        </w:numPr>
        <w:rPr>
          <w:ins w:id="1803" w:author="Chris Hogan" w:date="2025-09-23T00:52:00Z" w16du:dateUtc="2025-09-23T06:52:00Z"/>
        </w:rPr>
        <w:pPrChange w:id="1804" w:author="Chris Hogan" w:date="2025-09-23T00:55:00Z" w16du:dateUtc="2025-09-23T06:55:00Z">
          <w:pPr/>
        </w:pPrChange>
      </w:pPr>
      <w:ins w:id="1805" w:author="Chris Hogan" w:date="2025-09-23T00:52:00Z" w16du:dateUtc="2025-09-23T06:52:00Z">
        <w:r w:rsidRPr="00DB70AA">
          <w:t>Reason: Worker logged 2.5 hours less than the obligation.</w:t>
        </w:r>
      </w:ins>
    </w:p>
    <w:p w14:paraId="49186EBD" w14:textId="41F3380B" w:rsidR="00484F5E" w:rsidRPr="00DB70AA" w:rsidRDefault="00484F5E" w:rsidP="00DB70AA">
      <w:pPr>
        <w:pStyle w:val="ListParagraph"/>
        <w:numPr>
          <w:ilvl w:val="0"/>
          <w:numId w:val="51"/>
        </w:numPr>
        <w:rPr>
          <w:ins w:id="1806" w:author="Chris Hogan" w:date="2025-09-23T00:52:00Z" w16du:dateUtc="2025-09-23T06:52:00Z"/>
        </w:rPr>
        <w:pPrChange w:id="1807" w:author="Chris Hogan" w:date="2025-09-23T00:54:00Z" w16du:dateUtc="2025-09-23T06:54:00Z">
          <w:pPr/>
        </w:pPrChange>
      </w:pPr>
      <w:ins w:id="1808" w:author="Chris Hogan" w:date="2025-09-23T00:52:00Z" w16du:dateUtc="2025-09-23T06:52:00Z">
        <w:r w:rsidRPr="00DB70AA">
          <w:t>Meal break</w:t>
        </w:r>
      </w:ins>
    </w:p>
    <w:p w14:paraId="14C4FCE4" w14:textId="77777777" w:rsidR="00484F5E" w:rsidRPr="00DB70AA" w:rsidRDefault="00484F5E" w:rsidP="00F90B39">
      <w:pPr>
        <w:pStyle w:val="ListParagraph"/>
        <w:numPr>
          <w:ilvl w:val="1"/>
          <w:numId w:val="51"/>
        </w:numPr>
        <w:rPr>
          <w:ins w:id="1809" w:author="Chris Hogan" w:date="2025-09-23T00:52:00Z" w16du:dateUtc="2025-09-23T06:52:00Z"/>
        </w:rPr>
        <w:pPrChange w:id="1810" w:author="Chris Hogan" w:date="2025-09-23T00:55:00Z" w16du:dateUtc="2025-09-23T06:55:00Z">
          <w:pPr/>
        </w:pPrChange>
      </w:pPr>
      <w:ins w:id="1811" w:author="Chris Hogan" w:date="2025-09-23T00:52:00Z" w16du:dateUtc="2025-09-23T06:52:00Z">
        <w:r w:rsidRPr="00DB70AA">
          <w:t>Obligation: 30 minutes</w:t>
        </w:r>
      </w:ins>
    </w:p>
    <w:p w14:paraId="323053D8" w14:textId="77777777" w:rsidR="00484F5E" w:rsidRPr="00DB70AA" w:rsidRDefault="00484F5E" w:rsidP="00F90B39">
      <w:pPr>
        <w:pStyle w:val="ListParagraph"/>
        <w:numPr>
          <w:ilvl w:val="1"/>
          <w:numId w:val="51"/>
        </w:numPr>
        <w:rPr>
          <w:ins w:id="1812" w:author="Chris Hogan" w:date="2025-09-23T00:52:00Z" w16du:dateUtc="2025-09-23T06:52:00Z"/>
        </w:rPr>
        <w:pPrChange w:id="1813" w:author="Chris Hogan" w:date="2025-09-23T00:55:00Z" w16du:dateUtc="2025-09-23T06:55:00Z">
          <w:pPr/>
        </w:pPrChange>
      </w:pPr>
      <w:ins w:id="1814" w:author="Chris Hogan" w:date="2025-09-23T00:52:00Z" w16du:dateUtc="2025-09-23T06:52:00Z">
        <w:r w:rsidRPr="00DB70AA">
          <w:t>Facts: 30 minutes</w:t>
        </w:r>
      </w:ins>
    </w:p>
    <w:p w14:paraId="30876878" w14:textId="64D88872" w:rsidR="00484F5E" w:rsidRPr="00DB70AA" w:rsidRDefault="00484F5E" w:rsidP="00F90B39">
      <w:pPr>
        <w:pStyle w:val="ListParagraph"/>
        <w:numPr>
          <w:ilvl w:val="1"/>
          <w:numId w:val="51"/>
        </w:numPr>
        <w:rPr>
          <w:ins w:id="1815" w:author="Chris Hogan" w:date="2025-09-23T00:52:00Z" w16du:dateUtc="2025-09-23T06:52:00Z"/>
        </w:rPr>
        <w:pPrChange w:id="1816" w:author="Chris Hogan" w:date="2025-09-23T00:55:00Z" w16du:dateUtc="2025-09-23T06:55:00Z">
          <w:pPr/>
        </w:pPrChange>
      </w:pPr>
      <w:ins w:id="1817" w:author="Chris Hogan" w:date="2025-09-23T00:52:00Z" w16du:dateUtc="2025-09-23T06:52:00Z">
        <w:r w:rsidRPr="00DB70AA">
          <w:t xml:space="preserve">Result: </w:t>
        </w:r>
        <w:r w:rsidRPr="001C600E">
          <w:rPr>
            <w:highlight w:val="green"/>
            <w:rPrChange w:id="1818" w:author="Chris Hogan" w:date="2025-09-23T00:55:00Z" w16du:dateUtc="2025-09-23T06:55:00Z">
              <w:rPr/>
            </w:rPrChange>
          </w:rPr>
          <w:t>Pass</w:t>
        </w:r>
      </w:ins>
      <w:ins w:id="1819" w:author="Chris Hogan" w:date="2025-09-23T00:55:00Z" w16du:dateUtc="2025-09-23T06:55:00Z">
        <w:r w:rsidR="001C600E" w:rsidRPr="001C600E">
          <w:rPr>
            <w:highlight w:val="green"/>
            <w:rPrChange w:id="1820" w:author="Chris Hogan" w:date="2025-09-23T00:55:00Z" w16du:dateUtc="2025-09-23T06:55:00Z">
              <w:rPr/>
            </w:rPrChange>
          </w:rPr>
          <w:t xml:space="preserve"> </w:t>
        </w:r>
        <w:r w:rsidR="001C600E" w:rsidRPr="001C600E">
          <w:rPr>
            <w:rFonts w:ascii="Segoe UI Emoji" w:hAnsi="Segoe UI Emoji" w:cs="Segoe UI Emoji"/>
            <w:highlight w:val="green"/>
            <w:rPrChange w:id="1821" w:author="Chris Hogan" w:date="2025-09-23T00:55:00Z" w16du:dateUtc="2025-09-23T06:55:00Z">
              <w:rPr>
                <w:rFonts w:ascii="Segoe UI Emoji" w:hAnsi="Segoe UI Emoji" w:cs="Segoe UI Emoji"/>
              </w:rPr>
            </w:rPrChange>
          </w:rPr>
          <w:t>✅</w:t>
        </w:r>
      </w:ins>
    </w:p>
    <w:p w14:paraId="33F06986" w14:textId="77777777" w:rsidR="00484F5E" w:rsidRPr="00DB70AA" w:rsidRDefault="00484F5E" w:rsidP="00F90B39">
      <w:pPr>
        <w:pStyle w:val="ListParagraph"/>
        <w:numPr>
          <w:ilvl w:val="1"/>
          <w:numId w:val="51"/>
        </w:numPr>
        <w:rPr>
          <w:ins w:id="1822" w:author="Chris Hogan" w:date="2025-09-23T00:52:00Z" w16du:dateUtc="2025-09-23T06:52:00Z"/>
        </w:rPr>
        <w:pPrChange w:id="1823" w:author="Chris Hogan" w:date="2025-09-23T00:55:00Z" w16du:dateUtc="2025-09-23T06:55:00Z">
          <w:pPr/>
        </w:pPrChange>
      </w:pPr>
      <w:ins w:id="1824" w:author="Chris Hogan" w:date="2025-09-23T00:52:00Z" w16du:dateUtc="2025-09-23T06:52:00Z">
        <w:r w:rsidRPr="00DB70AA">
          <w:t>Reason: Exact match between fact and obligation.</w:t>
        </w:r>
      </w:ins>
    </w:p>
    <w:p w14:paraId="75FD639F" w14:textId="3F9AB189" w:rsidR="00484F5E" w:rsidRPr="00DB70AA" w:rsidRDefault="00484F5E" w:rsidP="00DB70AA">
      <w:pPr>
        <w:pStyle w:val="ListParagraph"/>
        <w:numPr>
          <w:ilvl w:val="0"/>
          <w:numId w:val="51"/>
        </w:numPr>
        <w:rPr>
          <w:ins w:id="1825" w:author="Chris Hogan" w:date="2025-09-23T00:52:00Z" w16du:dateUtc="2025-09-23T06:52:00Z"/>
        </w:rPr>
        <w:pPrChange w:id="1826" w:author="Chris Hogan" w:date="2025-09-23T00:54:00Z" w16du:dateUtc="2025-09-23T06:54:00Z">
          <w:pPr/>
        </w:pPrChange>
      </w:pPr>
      <w:ins w:id="1827" w:author="Chris Hogan" w:date="2025-09-23T00:52:00Z" w16du:dateUtc="2025-09-23T06:52:00Z">
        <w:r w:rsidRPr="00DB70AA">
          <w:t>Meal</w:t>
        </w:r>
      </w:ins>
    </w:p>
    <w:p w14:paraId="030DAA8C" w14:textId="77777777" w:rsidR="00484F5E" w:rsidRPr="00DB70AA" w:rsidRDefault="00484F5E" w:rsidP="00F90B39">
      <w:pPr>
        <w:pStyle w:val="ListParagraph"/>
        <w:numPr>
          <w:ilvl w:val="1"/>
          <w:numId w:val="51"/>
        </w:numPr>
        <w:rPr>
          <w:ins w:id="1828" w:author="Chris Hogan" w:date="2025-09-23T00:52:00Z" w16du:dateUtc="2025-09-23T06:52:00Z"/>
        </w:rPr>
        <w:pPrChange w:id="1829" w:author="Chris Hogan" w:date="2025-09-23T00:55:00Z" w16du:dateUtc="2025-09-23T06:55:00Z">
          <w:pPr/>
        </w:pPrChange>
      </w:pPr>
      <w:ins w:id="1830" w:author="Chris Hogan" w:date="2025-09-23T00:52:00Z" w16du:dateUtc="2025-09-23T06:52:00Z">
        <w:r w:rsidRPr="00DB70AA">
          <w:t>Obligation: 1 meal</w:t>
        </w:r>
      </w:ins>
    </w:p>
    <w:p w14:paraId="4ADBE898" w14:textId="77777777" w:rsidR="00484F5E" w:rsidRPr="00DB70AA" w:rsidRDefault="00484F5E" w:rsidP="00F90B39">
      <w:pPr>
        <w:pStyle w:val="ListParagraph"/>
        <w:numPr>
          <w:ilvl w:val="1"/>
          <w:numId w:val="51"/>
        </w:numPr>
        <w:rPr>
          <w:ins w:id="1831" w:author="Chris Hogan" w:date="2025-09-23T00:52:00Z" w16du:dateUtc="2025-09-23T06:52:00Z"/>
        </w:rPr>
        <w:pPrChange w:id="1832" w:author="Chris Hogan" w:date="2025-09-23T00:55:00Z" w16du:dateUtc="2025-09-23T06:55:00Z">
          <w:pPr/>
        </w:pPrChange>
      </w:pPr>
      <w:ins w:id="1833" w:author="Chris Hogan" w:date="2025-09-23T00:52:00Z" w16du:dateUtc="2025-09-23T06:52:00Z">
        <w:r w:rsidRPr="00DB70AA">
          <w:t>Facts: 1 meal</w:t>
        </w:r>
      </w:ins>
    </w:p>
    <w:p w14:paraId="7A33B1FB" w14:textId="3885D2A3" w:rsidR="00484F5E" w:rsidRPr="00DB70AA" w:rsidRDefault="00484F5E" w:rsidP="00F90B39">
      <w:pPr>
        <w:pStyle w:val="ListParagraph"/>
        <w:numPr>
          <w:ilvl w:val="1"/>
          <w:numId w:val="51"/>
        </w:numPr>
        <w:rPr>
          <w:ins w:id="1834" w:author="Chris Hogan" w:date="2025-09-23T00:52:00Z" w16du:dateUtc="2025-09-23T06:52:00Z"/>
        </w:rPr>
        <w:pPrChange w:id="1835" w:author="Chris Hogan" w:date="2025-09-23T00:55:00Z" w16du:dateUtc="2025-09-23T06:55:00Z">
          <w:pPr/>
        </w:pPrChange>
      </w:pPr>
      <w:ins w:id="1836" w:author="Chris Hogan" w:date="2025-09-23T00:52:00Z" w16du:dateUtc="2025-09-23T06:52:00Z">
        <w:r w:rsidRPr="00DB70AA">
          <w:t xml:space="preserve">Result: </w:t>
        </w:r>
        <w:r w:rsidRPr="001C600E">
          <w:rPr>
            <w:highlight w:val="green"/>
            <w:rPrChange w:id="1837" w:author="Chris Hogan" w:date="2025-09-23T00:56:00Z" w16du:dateUtc="2025-09-23T06:56:00Z">
              <w:rPr/>
            </w:rPrChange>
          </w:rPr>
          <w:t>Pass</w:t>
        </w:r>
      </w:ins>
      <w:ins w:id="1838" w:author="Chris Hogan" w:date="2025-09-23T00:55:00Z" w16du:dateUtc="2025-09-23T06:55:00Z">
        <w:r w:rsidR="001C600E" w:rsidRPr="001C600E">
          <w:rPr>
            <w:highlight w:val="green"/>
            <w:rPrChange w:id="1839" w:author="Chris Hogan" w:date="2025-09-23T00:56:00Z" w16du:dateUtc="2025-09-23T06:56:00Z">
              <w:rPr/>
            </w:rPrChange>
          </w:rPr>
          <w:t xml:space="preserve"> </w:t>
        </w:r>
        <w:r w:rsidR="001C600E" w:rsidRPr="001C600E">
          <w:rPr>
            <w:rFonts w:ascii="Segoe UI Emoji" w:hAnsi="Segoe UI Emoji" w:cs="Segoe UI Emoji"/>
            <w:highlight w:val="green"/>
            <w:rPrChange w:id="1840" w:author="Chris Hogan" w:date="2025-09-23T00:56:00Z" w16du:dateUtc="2025-09-23T06:56:00Z">
              <w:rPr>
                <w:rFonts w:ascii="Segoe UI Emoji" w:hAnsi="Segoe UI Emoji" w:cs="Segoe UI Emoji"/>
              </w:rPr>
            </w:rPrChange>
          </w:rPr>
          <w:t>✅</w:t>
        </w:r>
      </w:ins>
    </w:p>
    <w:p w14:paraId="28804733" w14:textId="77777777" w:rsidR="00484F5E" w:rsidRPr="00DB70AA" w:rsidRDefault="00484F5E" w:rsidP="00F90B39">
      <w:pPr>
        <w:pStyle w:val="ListParagraph"/>
        <w:numPr>
          <w:ilvl w:val="1"/>
          <w:numId w:val="51"/>
        </w:numPr>
        <w:rPr>
          <w:ins w:id="1841" w:author="Chris Hogan" w:date="2025-09-23T00:52:00Z" w16du:dateUtc="2025-09-23T06:52:00Z"/>
        </w:rPr>
        <w:pPrChange w:id="1842" w:author="Chris Hogan" w:date="2025-09-23T00:55:00Z" w16du:dateUtc="2025-09-23T06:55:00Z">
          <w:pPr/>
        </w:pPrChange>
      </w:pPr>
      <w:ins w:id="1843" w:author="Chris Hogan" w:date="2025-09-23T00:52:00Z" w16du:dateUtc="2025-09-23T06:52:00Z">
        <w:r w:rsidRPr="00DB70AA">
          <w:t>Reason: Exact match between fact and obligation.</w:t>
        </w:r>
      </w:ins>
    </w:p>
    <w:p w14:paraId="74722331" w14:textId="3D0C2047" w:rsidR="00484F5E" w:rsidRPr="00DB70AA" w:rsidRDefault="00484F5E" w:rsidP="00DB70AA">
      <w:pPr>
        <w:pStyle w:val="ListParagraph"/>
        <w:numPr>
          <w:ilvl w:val="0"/>
          <w:numId w:val="51"/>
        </w:numPr>
        <w:rPr>
          <w:ins w:id="1844" w:author="Chris Hogan" w:date="2025-09-23T00:52:00Z" w16du:dateUtc="2025-09-23T06:52:00Z"/>
        </w:rPr>
        <w:pPrChange w:id="1845" w:author="Chris Hogan" w:date="2025-09-23T00:54:00Z" w16du:dateUtc="2025-09-23T06:54:00Z">
          <w:pPr/>
        </w:pPrChange>
      </w:pPr>
      <w:ins w:id="1846" w:author="Chris Hogan" w:date="2025-09-23T00:52:00Z" w16du:dateUtc="2025-09-23T06:52:00Z">
        <w:r w:rsidRPr="00DB70AA">
          <w:t>Rest break</w:t>
        </w:r>
      </w:ins>
    </w:p>
    <w:p w14:paraId="427FE75C" w14:textId="77777777" w:rsidR="00484F5E" w:rsidRPr="00DB70AA" w:rsidRDefault="00484F5E" w:rsidP="00F90B39">
      <w:pPr>
        <w:pStyle w:val="ListParagraph"/>
        <w:numPr>
          <w:ilvl w:val="1"/>
          <w:numId w:val="51"/>
        </w:numPr>
        <w:rPr>
          <w:ins w:id="1847" w:author="Chris Hogan" w:date="2025-09-23T00:52:00Z" w16du:dateUtc="2025-09-23T06:52:00Z"/>
        </w:rPr>
        <w:pPrChange w:id="1848" w:author="Chris Hogan" w:date="2025-09-23T00:55:00Z" w16du:dateUtc="2025-09-23T06:55:00Z">
          <w:pPr/>
        </w:pPrChange>
      </w:pPr>
      <w:ins w:id="1849" w:author="Chris Hogan" w:date="2025-09-23T00:52:00Z" w16du:dateUtc="2025-09-23T06:52:00Z">
        <w:r w:rsidRPr="00DB70AA">
          <w:lastRenderedPageBreak/>
          <w:t>Obligation: 15 minutes</w:t>
        </w:r>
      </w:ins>
    </w:p>
    <w:p w14:paraId="6221B236" w14:textId="77777777" w:rsidR="00484F5E" w:rsidRPr="00DB70AA" w:rsidRDefault="00484F5E" w:rsidP="00F90B39">
      <w:pPr>
        <w:pStyle w:val="ListParagraph"/>
        <w:numPr>
          <w:ilvl w:val="1"/>
          <w:numId w:val="51"/>
        </w:numPr>
        <w:rPr>
          <w:ins w:id="1850" w:author="Chris Hogan" w:date="2025-09-23T00:52:00Z" w16du:dateUtc="2025-09-23T06:52:00Z"/>
        </w:rPr>
        <w:pPrChange w:id="1851" w:author="Chris Hogan" w:date="2025-09-23T00:55:00Z" w16du:dateUtc="2025-09-23T06:55:00Z">
          <w:pPr/>
        </w:pPrChange>
      </w:pPr>
      <w:ins w:id="1852" w:author="Chris Hogan" w:date="2025-09-23T00:52:00Z" w16du:dateUtc="2025-09-23T06:52:00Z">
        <w:r w:rsidRPr="00DB70AA">
          <w:t>Facts: None recorded</w:t>
        </w:r>
      </w:ins>
    </w:p>
    <w:p w14:paraId="4C9A586B" w14:textId="46E3DDC1" w:rsidR="00484F5E" w:rsidRPr="00DB70AA" w:rsidRDefault="00484F5E" w:rsidP="00F90B39">
      <w:pPr>
        <w:pStyle w:val="ListParagraph"/>
        <w:numPr>
          <w:ilvl w:val="1"/>
          <w:numId w:val="51"/>
        </w:numPr>
        <w:rPr>
          <w:ins w:id="1853" w:author="Chris Hogan" w:date="2025-09-23T00:52:00Z" w16du:dateUtc="2025-09-23T06:52:00Z"/>
        </w:rPr>
        <w:pPrChange w:id="1854" w:author="Chris Hogan" w:date="2025-09-23T00:55:00Z" w16du:dateUtc="2025-09-23T06:55:00Z">
          <w:pPr/>
        </w:pPrChange>
      </w:pPr>
      <w:ins w:id="1855" w:author="Chris Hogan" w:date="2025-09-23T00:52:00Z" w16du:dateUtc="2025-09-23T06:52:00Z">
        <w:r w:rsidRPr="00DB70AA">
          <w:t xml:space="preserve">Result: </w:t>
        </w:r>
        <w:r w:rsidRPr="001C600E">
          <w:rPr>
            <w:highlight w:val="yellow"/>
            <w:rPrChange w:id="1856" w:author="Chris Hogan" w:date="2025-09-23T00:55:00Z" w16du:dateUtc="2025-09-23T06:55:00Z">
              <w:rPr/>
            </w:rPrChange>
          </w:rPr>
          <w:t>Fail</w:t>
        </w:r>
      </w:ins>
      <w:ins w:id="1857" w:author="Chris Hogan" w:date="2025-09-23T00:54:00Z" w16du:dateUtc="2025-09-23T06:54:00Z">
        <w:r w:rsidR="00F90B39" w:rsidRPr="001C600E">
          <w:rPr>
            <w:rFonts w:ascii="Segoe UI Emoji" w:hAnsi="Segoe UI Emoji" w:cs="Segoe UI Emoji"/>
            <w:highlight w:val="yellow"/>
            <w:rPrChange w:id="1858" w:author="Chris Hogan" w:date="2025-09-23T00:55:00Z" w16du:dateUtc="2025-09-23T06:55:00Z">
              <w:rPr>
                <w:rFonts w:ascii="Segoe UI Emoji" w:hAnsi="Segoe UI Emoji" w:cs="Segoe UI Emoji"/>
              </w:rPr>
            </w:rPrChange>
          </w:rPr>
          <w:t>❌</w:t>
        </w:r>
      </w:ins>
    </w:p>
    <w:p w14:paraId="07A44C53" w14:textId="012AC955" w:rsidR="00484F5E" w:rsidRPr="00DB70AA" w:rsidRDefault="00484F5E" w:rsidP="00F90B39">
      <w:pPr>
        <w:pStyle w:val="ListParagraph"/>
        <w:numPr>
          <w:ilvl w:val="1"/>
          <w:numId w:val="51"/>
        </w:numPr>
        <w:rPr>
          <w:ins w:id="1859" w:author="Chris Hogan" w:date="2025-09-23T00:54:00Z" w16du:dateUtc="2025-09-23T06:54:00Z"/>
        </w:rPr>
        <w:pPrChange w:id="1860" w:author="Chris Hogan" w:date="2025-09-23T00:55:00Z" w16du:dateUtc="2025-09-23T06:55:00Z">
          <w:pPr>
            <w:pStyle w:val="ListParagraph"/>
            <w:numPr>
              <w:numId w:val="50"/>
            </w:numPr>
            <w:ind w:hanging="360"/>
          </w:pPr>
        </w:pPrChange>
      </w:pPr>
      <w:ins w:id="1861" w:author="Chris Hogan" w:date="2025-09-23T00:52:00Z" w16du:dateUtc="2025-09-23T06:52:00Z">
        <w:r w:rsidRPr="00DB70AA">
          <w:t>Reason: No fact was logged for the required rest break.</w:t>
        </w:r>
      </w:ins>
    </w:p>
    <w:p w14:paraId="01E2DFC8" w14:textId="77777777" w:rsidR="00DB70AA" w:rsidRPr="00432397" w:rsidRDefault="00DB70AA" w:rsidP="00DB70AA">
      <w:pPr>
        <w:rPr>
          <w:ins w:id="1862" w:author="Chris Hogan" w:date="2025-09-22T15:16:00Z" w16du:dateUtc="2025-09-22T21:16:00Z"/>
        </w:rPr>
        <w:pPrChange w:id="1863" w:author="Chris Hogan" w:date="2025-09-23T00:54:00Z" w16du:dateUtc="2025-09-23T06:54:00Z">
          <w:pPr>
            <w:pStyle w:val="Heading1"/>
          </w:pPr>
        </w:pPrChange>
      </w:pPr>
    </w:p>
    <w:p w14:paraId="2EC0286F" w14:textId="59DE1F71" w:rsidR="001734E1" w:rsidRDefault="005D40DD">
      <w:pPr>
        <w:pStyle w:val="Heading1"/>
        <w:rPr>
          <w:ins w:id="1864" w:author="Chris Hogan" w:date="2025-09-20T09:18:00Z" w16du:dateUtc="2025-09-20T15:18:00Z"/>
        </w:rPr>
      </w:pPr>
      <w:ins w:id="1865" w:author="Chris Hogan" w:date="2025-09-22T09:53:00Z" w16du:dateUtc="2025-09-22T15:53:00Z">
        <w:r>
          <w:t xml:space="preserve">(NEW) </w:t>
        </w:r>
      </w:ins>
      <w:ins w:id="1866" w:author="Chris Hogan" w:date="2025-09-20T09:10:00Z" w16du:dateUtc="2025-09-20T15:10:00Z">
        <w:r w:rsidR="001734E1">
          <w:t xml:space="preserve">Rule Card </w:t>
        </w:r>
      </w:ins>
      <w:ins w:id="1867" w:author="Chris Hogan" w:date="2025-09-20T09:18:00Z" w16du:dateUtc="2025-09-20T15:18:00Z">
        <w:r w:rsidR="00A1570A">
          <w:t>Structure</w:t>
        </w:r>
      </w:ins>
    </w:p>
    <w:p w14:paraId="12F2409D" w14:textId="77777777" w:rsidR="00A1570A" w:rsidRDefault="00A1570A" w:rsidP="00A1570A">
      <w:pPr>
        <w:rPr>
          <w:ins w:id="1868" w:author="Chris Hogan" w:date="2025-09-20T09:27:00Z" w16du:dateUtc="2025-09-20T15:27:00Z"/>
        </w:rPr>
      </w:pPr>
    </w:p>
    <w:p w14:paraId="77532897" w14:textId="77777777" w:rsidR="00EE5942" w:rsidRPr="00EE5942" w:rsidRDefault="00EE5942" w:rsidP="00EE5942">
      <w:pPr>
        <w:rPr>
          <w:ins w:id="1869" w:author="Chris Hogan" w:date="2025-09-20T09:27:00Z" w16du:dateUtc="2025-09-20T15:27:00Z"/>
          <w:rFonts w:ascii="Courier New" w:hAnsi="Courier New" w:cs="Courier New"/>
          <w:sz w:val="16"/>
          <w:szCs w:val="16"/>
        </w:rPr>
      </w:pPr>
      <w:ins w:id="1870" w:author="Chris Hogan" w:date="2025-09-20T09:27:00Z" w16du:dateUtc="2025-09-20T15:27:00Z">
        <w:r w:rsidRPr="00EE5942">
          <w:rPr>
            <w:rFonts w:ascii="Courier New" w:hAnsi="Courier New" w:cs="Courier New"/>
            <w:sz w:val="16"/>
            <w:szCs w:val="16"/>
          </w:rPr>
          <w:t>{</w:t>
        </w:r>
      </w:ins>
    </w:p>
    <w:p w14:paraId="6AAED39F" w14:textId="6DD138E5" w:rsidR="00B86507" w:rsidRPr="00EE5942" w:rsidRDefault="00B86507" w:rsidP="00B86507">
      <w:pPr>
        <w:rPr>
          <w:ins w:id="1871" w:author="Chris Hogan" w:date="2025-09-20T11:44:00Z" w16du:dateUtc="2025-09-20T17:44:00Z"/>
          <w:rFonts w:ascii="Courier New" w:hAnsi="Courier New" w:cs="Courier New"/>
          <w:sz w:val="16"/>
          <w:szCs w:val="16"/>
        </w:rPr>
      </w:pPr>
      <w:ins w:id="1872" w:author="Chris Hogan" w:date="2025-09-20T11:44:00Z" w16du:dateUtc="2025-09-20T17:44:00Z">
        <w:r w:rsidRPr="00EE5942">
          <w:rPr>
            <w:rFonts w:ascii="Courier New" w:hAnsi="Courier New" w:cs="Courier New"/>
            <w:sz w:val="16"/>
            <w:szCs w:val="16"/>
          </w:rPr>
          <w:t xml:space="preserve">  "</w:t>
        </w:r>
        <w:proofErr w:type="spellStart"/>
        <w:proofErr w:type="gramStart"/>
        <w:r>
          <w:rPr>
            <w:rFonts w:ascii="Courier New" w:hAnsi="Courier New" w:cs="Courier New"/>
            <w:sz w:val="16"/>
            <w:szCs w:val="16"/>
          </w:rPr>
          <w:t>s</w:t>
        </w:r>
      </w:ins>
      <w:ins w:id="1873" w:author="Chris Hogan" w:date="2025-09-20T11:45:00Z" w16du:dateUtc="2025-09-20T17:45:00Z">
        <w:r>
          <w:rPr>
            <w:rFonts w:ascii="Courier New" w:hAnsi="Courier New" w:cs="Courier New"/>
            <w:sz w:val="16"/>
            <w:szCs w:val="16"/>
          </w:rPr>
          <w:t>chema</w:t>
        </w:r>
        <w:proofErr w:type="gramEnd"/>
        <w:r>
          <w:rPr>
            <w:rFonts w:ascii="Courier New" w:hAnsi="Courier New" w:cs="Courier New"/>
            <w:sz w:val="16"/>
            <w:szCs w:val="16"/>
          </w:rPr>
          <w:t>_version</w:t>
        </w:r>
      </w:ins>
      <w:proofErr w:type="spellEnd"/>
      <w:ins w:id="1874" w:author="Chris Hogan" w:date="2025-09-20T11:44:00Z" w16du:dateUtc="2025-09-20T17:44:00Z">
        <w:r w:rsidRPr="00EE5942">
          <w:rPr>
            <w:rFonts w:ascii="Courier New" w:hAnsi="Courier New" w:cs="Courier New"/>
            <w:sz w:val="16"/>
            <w:szCs w:val="16"/>
          </w:rPr>
          <w:t>": "</w:t>
        </w:r>
      </w:ins>
      <w:proofErr w:type="spellStart"/>
      <w:ins w:id="1875" w:author="Chris Hogan" w:date="2025-09-20T11:45:00Z" w16du:dateUtc="2025-09-20T17:45:00Z">
        <w:r w:rsidR="0011479F">
          <w:rPr>
            <w:rFonts w:ascii="Courier New" w:hAnsi="Courier New" w:cs="Courier New"/>
            <w:sz w:val="16"/>
            <w:szCs w:val="16"/>
          </w:rPr>
          <w:t>semver</w:t>
        </w:r>
      </w:ins>
      <w:proofErr w:type="spellEnd"/>
      <w:proofErr w:type="gramStart"/>
      <w:ins w:id="1876" w:author="Chris Hogan" w:date="2025-09-20T11:44:00Z" w16du:dateUtc="2025-09-20T17:44:00Z">
        <w:r w:rsidRPr="00EE5942">
          <w:rPr>
            <w:rFonts w:ascii="Courier New" w:hAnsi="Courier New" w:cs="Courier New"/>
            <w:sz w:val="16"/>
            <w:szCs w:val="16"/>
          </w:rPr>
          <w:t xml:space="preserve">",   </w:t>
        </w:r>
      </w:ins>
      <w:proofErr w:type="gramEnd"/>
      <w:ins w:id="1877" w:author="Chris Hogan" w:date="2025-09-20T11:45:00Z" w16du:dateUtc="2025-09-20T17:45:00Z">
        <w:r w:rsidR="00E6776A">
          <w:rPr>
            <w:rFonts w:ascii="Courier New" w:hAnsi="Courier New" w:cs="Courier New"/>
            <w:sz w:val="16"/>
            <w:szCs w:val="16"/>
          </w:rPr>
          <w:t xml:space="preserve"> </w:t>
        </w:r>
      </w:ins>
      <w:ins w:id="1878" w:author="Chris Hogan" w:date="2025-09-20T11:44:00Z" w16du:dateUtc="2025-09-20T17:44:00Z">
        <w:r w:rsidRPr="00EE5942">
          <w:rPr>
            <w:rFonts w:ascii="Courier New" w:hAnsi="Courier New" w:cs="Courier New"/>
            <w:sz w:val="16"/>
            <w:szCs w:val="16"/>
          </w:rPr>
          <w:t xml:space="preserve">// </w:t>
        </w:r>
      </w:ins>
      <w:ins w:id="1879" w:author="Chris Hogan" w:date="2025-09-20T11:46:00Z" w16du:dateUtc="2025-09-20T17:46:00Z">
        <w:r w:rsidR="0011479F">
          <w:rPr>
            <w:rFonts w:ascii="Courier New" w:hAnsi="Courier New" w:cs="Courier New"/>
            <w:sz w:val="16"/>
            <w:szCs w:val="16"/>
          </w:rPr>
          <w:t xml:space="preserve">version of </w:t>
        </w:r>
        <w:r w:rsidR="003E0F0D">
          <w:rPr>
            <w:rFonts w:ascii="Courier New" w:hAnsi="Courier New" w:cs="Courier New"/>
            <w:sz w:val="16"/>
            <w:szCs w:val="16"/>
          </w:rPr>
          <w:t>the schema for this object</w:t>
        </w:r>
      </w:ins>
    </w:p>
    <w:p w14:paraId="4C491833" w14:textId="12312C60" w:rsidR="00EE5942" w:rsidRPr="00EE5942" w:rsidRDefault="00EE5942" w:rsidP="00EE5942">
      <w:pPr>
        <w:rPr>
          <w:ins w:id="1880" w:author="Chris Hogan" w:date="2025-09-20T09:27:00Z" w16du:dateUtc="2025-09-20T15:27:00Z"/>
          <w:rFonts w:ascii="Courier New" w:hAnsi="Courier New" w:cs="Courier New"/>
          <w:sz w:val="16"/>
          <w:szCs w:val="16"/>
        </w:rPr>
      </w:pPr>
      <w:ins w:id="1881" w:author="Chris Hogan" w:date="2025-09-20T09:27:00Z" w16du:dateUtc="2025-09-20T15:27:00Z">
        <w:r w:rsidRPr="00EE5942">
          <w:rPr>
            <w:rFonts w:ascii="Courier New" w:hAnsi="Courier New" w:cs="Courier New"/>
            <w:sz w:val="16"/>
            <w:szCs w:val="16"/>
          </w:rPr>
          <w:t xml:space="preserve">  "id": "</w:t>
        </w:r>
      </w:ins>
      <w:proofErr w:type="spellStart"/>
      <w:ins w:id="1882" w:author="Chris Hogan" w:date="2025-09-20T11:45:00Z" w16du:dateUtc="2025-09-20T17:45:00Z">
        <w:r w:rsidR="0011479F">
          <w:rPr>
            <w:rFonts w:ascii="Courier New" w:hAnsi="Courier New" w:cs="Courier New"/>
            <w:sz w:val="16"/>
            <w:szCs w:val="16"/>
          </w:rPr>
          <w:t>guid</w:t>
        </w:r>
      </w:ins>
      <w:proofErr w:type="spellEnd"/>
      <w:proofErr w:type="gramStart"/>
      <w:ins w:id="1883" w:author="Chris Hogan" w:date="2025-09-20T09:27:00Z" w16du:dateUtc="2025-09-20T15:27:00Z">
        <w:r w:rsidRPr="00EE5942">
          <w:rPr>
            <w:rFonts w:ascii="Courier New" w:hAnsi="Courier New" w:cs="Courier New"/>
            <w:sz w:val="16"/>
            <w:szCs w:val="16"/>
          </w:rPr>
          <w:t xml:space="preserve">",   </w:t>
        </w:r>
        <w:proofErr w:type="gramEnd"/>
        <w:r w:rsidRPr="00EE5942">
          <w:rPr>
            <w:rFonts w:ascii="Courier New" w:hAnsi="Courier New" w:cs="Courier New"/>
            <w:sz w:val="16"/>
            <w:szCs w:val="16"/>
          </w:rPr>
          <w:t xml:space="preserve">               // unique identifier</w:t>
        </w:r>
      </w:ins>
    </w:p>
    <w:p w14:paraId="2B32335F" w14:textId="31432F3C" w:rsidR="00EE5942" w:rsidRPr="00EE5942" w:rsidRDefault="00EE5942" w:rsidP="00EE5942">
      <w:pPr>
        <w:rPr>
          <w:ins w:id="1884" w:author="Chris Hogan" w:date="2025-09-20T09:27:00Z" w16du:dateUtc="2025-09-20T15:27:00Z"/>
          <w:rFonts w:ascii="Courier New" w:hAnsi="Courier New" w:cs="Courier New"/>
          <w:sz w:val="16"/>
          <w:szCs w:val="16"/>
        </w:rPr>
      </w:pPr>
      <w:ins w:id="1885" w:author="Chris Hogan" w:date="2025-09-20T09:27:00Z" w16du:dateUtc="2025-09-20T15:27:00Z">
        <w:r w:rsidRPr="00EE5942">
          <w:rPr>
            <w:rFonts w:ascii="Courier New" w:hAnsi="Courier New" w:cs="Courier New"/>
            <w:sz w:val="16"/>
            <w:szCs w:val="16"/>
          </w:rPr>
          <w:t xml:space="preserve">  "name": "string</w:t>
        </w:r>
        <w:proofErr w:type="gramStart"/>
        <w:r w:rsidRPr="00EE5942">
          <w:rPr>
            <w:rFonts w:ascii="Courier New" w:hAnsi="Courier New" w:cs="Courier New"/>
            <w:sz w:val="16"/>
            <w:szCs w:val="16"/>
          </w:rPr>
          <w:t xml:space="preserve">",   </w:t>
        </w:r>
        <w:proofErr w:type="gramEnd"/>
        <w:r w:rsidRPr="00EE5942">
          <w:rPr>
            <w:rFonts w:ascii="Courier New" w:hAnsi="Courier New" w:cs="Courier New"/>
            <w:sz w:val="16"/>
            <w:szCs w:val="16"/>
          </w:rPr>
          <w:t xml:space="preserve">           // </w:t>
        </w:r>
      </w:ins>
      <w:ins w:id="1886" w:author="Chris Hogan" w:date="2025-09-20T09:31:00Z" w16du:dateUtc="2025-09-20T15:31:00Z">
        <w:r w:rsidR="00A60C13">
          <w:rPr>
            <w:rFonts w:ascii="Courier New" w:hAnsi="Courier New" w:cs="Courier New"/>
            <w:sz w:val="16"/>
            <w:szCs w:val="16"/>
          </w:rPr>
          <w:t xml:space="preserve">short </w:t>
        </w:r>
      </w:ins>
      <w:ins w:id="1887" w:author="Chris Hogan" w:date="2025-09-20T09:33:00Z" w16du:dateUtc="2025-09-20T15:33:00Z">
        <w:r w:rsidR="000437BC" w:rsidRPr="00EE5942">
          <w:rPr>
            <w:rFonts w:ascii="Courier New" w:hAnsi="Courier New" w:cs="Courier New"/>
            <w:sz w:val="16"/>
            <w:szCs w:val="16"/>
          </w:rPr>
          <w:t xml:space="preserve">human-readable </w:t>
        </w:r>
      </w:ins>
      <w:ins w:id="1888" w:author="Chris Hogan" w:date="2025-09-20T09:42:00Z" w16du:dateUtc="2025-09-20T15:42:00Z">
        <w:r w:rsidR="00CC6B90">
          <w:rPr>
            <w:rFonts w:ascii="Courier New" w:hAnsi="Courier New" w:cs="Courier New"/>
            <w:sz w:val="16"/>
            <w:szCs w:val="16"/>
          </w:rPr>
          <w:t xml:space="preserve">rule </w:t>
        </w:r>
      </w:ins>
      <w:ins w:id="1889" w:author="Chris Hogan" w:date="2025-09-20T09:27:00Z" w16du:dateUtc="2025-09-20T15:27:00Z">
        <w:r w:rsidRPr="00EE5942">
          <w:rPr>
            <w:rFonts w:ascii="Courier New" w:hAnsi="Courier New" w:cs="Courier New"/>
            <w:sz w:val="16"/>
            <w:szCs w:val="16"/>
          </w:rPr>
          <w:t>name</w:t>
        </w:r>
      </w:ins>
    </w:p>
    <w:p w14:paraId="392E03E1" w14:textId="4FF13083" w:rsidR="006E619B" w:rsidRDefault="006E619B" w:rsidP="006E619B">
      <w:pPr>
        <w:rPr>
          <w:ins w:id="1890" w:author="Chris Hogan" w:date="2025-09-20T10:32:00Z" w16du:dateUtc="2025-09-20T16:32:00Z"/>
          <w:rFonts w:ascii="Courier New" w:hAnsi="Courier New" w:cs="Courier New"/>
          <w:sz w:val="16"/>
          <w:szCs w:val="16"/>
        </w:rPr>
      </w:pPr>
      <w:ins w:id="1891" w:author="Chris Hogan" w:date="2025-09-20T10:32:00Z" w16du:dateUtc="2025-09-20T16:32:00Z">
        <w:r w:rsidRPr="00EE5942">
          <w:rPr>
            <w:rFonts w:ascii="Courier New" w:hAnsi="Courier New" w:cs="Courier New"/>
            <w:sz w:val="16"/>
            <w:szCs w:val="16"/>
          </w:rPr>
          <w:t xml:space="preserve">  "summary": "string</w:t>
        </w:r>
        <w:proofErr w:type="gramStart"/>
        <w:r w:rsidRPr="00EE5942">
          <w:rPr>
            <w:rFonts w:ascii="Courier New" w:hAnsi="Courier New" w:cs="Courier New"/>
            <w:sz w:val="16"/>
            <w:szCs w:val="16"/>
          </w:rPr>
          <w:t xml:space="preserve">",   </w:t>
        </w:r>
        <w:proofErr w:type="gramEnd"/>
        <w:r w:rsidRPr="00EE5942">
          <w:rPr>
            <w:rFonts w:ascii="Courier New" w:hAnsi="Courier New" w:cs="Courier New"/>
            <w:sz w:val="16"/>
            <w:szCs w:val="16"/>
          </w:rPr>
          <w:t xml:space="preserve">        // short </w:t>
        </w:r>
        <w:r>
          <w:rPr>
            <w:rFonts w:ascii="Courier New" w:hAnsi="Courier New" w:cs="Courier New"/>
            <w:sz w:val="16"/>
            <w:szCs w:val="16"/>
          </w:rPr>
          <w:t xml:space="preserve">human-readable </w:t>
        </w:r>
        <w:r w:rsidRPr="00EE5942">
          <w:rPr>
            <w:rFonts w:ascii="Courier New" w:hAnsi="Courier New" w:cs="Courier New"/>
            <w:sz w:val="16"/>
            <w:szCs w:val="16"/>
          </w:rPr>
          <w:t>descript</w:t>
        </w:r>
        <w:r>
          <w:rPr>
            <w:rFonts w:ascii="Courier New" w:hAnsi="Courier New" w:cs="Courier New"/>
            <w:sz w:val="16"/>
            <w:szCs w:val="16"/>
          </w:rPr>
          <w:t>ion</w:t>
        </w:r>
      </w:ins>
      <w:ins w:id="1892" w:author="Chris Hogan" w:date="2025-09-20T10:35:00Z" w16du:dateUtc="2025-09-20T16:35:00Z">
        <w:r w:rsidR="0002306D">
          <w:rPr>
            <w:rFonts w:ascii="Courier New" w:hAnsi="Courier New" w:cs="Courier New"/>
            <w:sz w:val="16"/>
            <w:szCs w:val="16"/>
          </w:rPr>
          <w:t xml:space="preserve"> of what the rule does</w:t>
        </w:r>
      </w:ins>
    </w:p>
    <w:p w14:paraId="3FE98AFE" w14:textId="54441AF9" w:rsidR="00EE5942" w:rsidRDefault="00EE5942" w:rsidP="00EE5942">
      <w:pPr>
        <w:rPr>
          <w:ins w:id="1893" w:author="Chris Hogan" w:date="2025-09-20T10:30:00Z" w16du:dateUtc="2025-09-20T16:30:00Z"/>
          <w:rFonts w:ascii="Courier New" w:hAnsi="Courier New" w:cs="Courier New"/>
          <w:sz w:val="16"/>
          <w:szCs w:val="16"/>
        </w:rPr>
      </w:pPr>
      <w:ins w:id="1894" w:author="Chris Hogan" w:date="2025-09-20T09:27:00Z" w16du:dateUtc="2025-09-20T15:27:00Z">
        <w:r w:rsidRPr="00EE5942">
          <w:rPr>
            <w:rFonts w:ascii="Courier New" w:hAnsi="Courier New" w:cs="Courier New"/>
            <w:sz w:val="16"/>
            <w:szCs w:val="16"/>
          </w:rPr>
          <w:t xml:space="preserve">  "status": "string</w:t>
        </w:r>
        <w:proofErr w:type="gramStart"/>
        <w:r w:rsidRPr="00EE5942">
          <w:rPr>
            <w:rFonts w:ascii="Courier New" w:hAnsi="Courier New" w:cs="Courier New"/>
            <w:sz w:val="16"/>
            <w:szCs w:val="16"/>
          </w:rPr>
          <w:t xml:space="preserve">",   </w:t>
        </w:r>
        <w:proofErr w:type="gramEnd"/>
        <w:r w:rsidRPr="00EE5942">
          <w:rPr>
            <w:rFonts w:ascii="Courier New" w:hAnsi="Courier New" w:cs="Courier New"/>
            <w:sz w:val="16"/>
            <w:szCs w:val="16"/>
          </w:rPr>
          <w:t xml:space="preserve">         // lifecycle state (e.g. active, </w:t>
        </w:r>
      </w:ins>
      <w:ins w:id="1895" w:author="Chris Hogan" w:date="2025-09-20T09:28:00Z" w16du:dateUtc="2025-09-20T15:28:00Z">
        <w:r w:rsidR="002E7393">
          <w:rPr>
            <w:rFonts w:ascii="Courier New" w:hAnsi="Courier New" w:cs="Courier New"/>
            <w:sz w:val="16"/>
            <w:szCs w:val="16"/>
          </w:rPr>
          <w:t>deleted</w:t>
        </w:r>
      </w:ins>
      <w:ins w:id="1896" w:author="Chris Hogan" w:date="2025-09-20T09:27:00Z" w16du:dateUtc="2025-09-20T15:27:00Z">
        <w:r w:rsidRPr="00EE5942">
          <w:rPr>
            <w:rFonts w:ascii="Courier New" w:hAnsi="Courier New" w:cs="Courier New"/>
            <w:sz w:val="16"/>
            <w:szCs w:val="16"/>
          </w:rPr>
          <w:t>)</w:t>
        </w:r>
      </w:ins>
    </w:p>
    <w:p w14:paraId="3DCC1753" w14:textId="77777777" w:rsidR="00154C76" w:rsidRPr="00EE5942" w:rsidRDefault="00154C76" w:rsidP="00154C76">
      <w:pPr>
        <w:rPr>
          <w:ins w:id="1897" w:author="Chris Hogan" w:date="2025-09-20T10:32:00Z" w16du:dateUtc="2025-09-20T16:32:00Z"/>
          <w:rFonts w:ascii="Courier New" w:hAnsi="Courier New" w:cs="Courier New"/>
          <w:sz w:val="16"/>
          <w:szCs w:val="16"/>
        </w:rPr>
      </w:pPr>
      <w:ins w:id="1898" w:author="Chris Hogan" w:date="2025-09-20T10:32:00Z" w16du:dateUtc="2025-09-20T16:32:00Z">
        <w:r w:rsidRPr="00EE5942">
          <w:rPr>
            <w:rFonts w:ascii="Courier New" w:hAnsi="Courier New" w:cs="Courier New"/>
            <w:sz w:val="16"/>
            <w:szCs w:val="16"/>
          </w:rPr>
          <w:t xml:space="preserve">  "</w:t>
        </w:r>
        <w:proofErr w:type="spellStart"/>
        <w:proofErr w:type="gramStart"/>
        <w:r w:rsidRPr="00EE5942">
          <w:rPr>
            <w:rFonts w:ascii="Courier New" w:hAnsi="Courier New" w:cs="Courier New"/>
            <w:sz w:val="16"/>
            <w:szCs w:val="16"/>
          </w:rPr>
          <w:t>created</w:t>
        </w:r>
        <w:proofErr w:type="gramEnd"/>
        <w:r w:rsidRPr="00EE5942">
          <w:rPr>
            <w:rFonts w:ascii="Courier New" w:hAnsi="Courier New" w:cs="Courier New"/>
            <w:sz w:val="16"/>
            <w:szCs w:val="16"/>
          </w:rPr>
          <w:t>_at</w:t>
        </w:r>
        <w:proofErr w:type="spellEnd"/>
        <w:r w:rsidRPr="00EE5942">
          <w:rPr>
            <w:rFonts w:ascii="Courier New" w:hAnsi="Courier New" w:cs="Courier New"/>
            <w:sz w:val="16"/>
            <w:szCs w:val="16"/>
          </w:rPr>
          <w:t>": "datetime</w:t>
        </w:r>
        <w:proofErr w:type="gramStart"/>
        <w:r w:rsidRPr="00EE5942">
          <w:rPr>
            <w:rFonts w:ascii="Courier New" w:hAnsi="Courier New" w:cs="Courier New"/>
            <w:sz w:val="16"/>
            <w:szCs w:val="16"/>
          </w:rPr>
          <w:t xml:space="preserve">",   </w:t>
        </w:r>
        <w:proofErr w:type="gramEnd"/>
        <w:r w:rsidRPr="00EE5942">
          <w:rPr>
            <w:rFonts w:ascii="Courier New" w:hAnsi="Courier New" w:cs="Courier New"/>
            <w:sz w:val="16"/>
            <w:szCs w:val="16"/>
          </w:rPr>
          <w:t xml:space="preserve">   // </w:t>
        </w:r>
        <w:r>
          <w:rPr>
            <w:rFonts w:ascii="Courier New" w:hAnsi="Courier New" w:cs="Courier New"/>
            <w:sz w:val="16"/>
            <w:szCs w:val="16"/>
          </w:rPr>
          <w:t>creation timestamp</w:t>
        </w:r>
      </w:ins>
    </w:p>
    <w:p w14:paraId="59A78FA3" w14:textId="58F1C9A5" w:rsidR="00154C76" w:rsidRDefault="00154C76" w:rsidP="00154C76">
      <w:pPr>
        <w:rPr>
          <w:ins w:id="1899" w:author="Chris Hogan" w:date="2025-09-20T10:32:00Z" w16du:dateUtc="2025-09-20T16:32:00Z"/>
          <w:rFonts w:ascii="Courier New" w:hAnsi="Courier New" w:cs="Courier New"/>
          <w:sz w:val="16"/>
          <w:szCs w:val="16"/>
        </w:rPr>
      </w:pPr>
      <w:ins w:id="1900" w:author="Chris Hogan" w:date="2025-09-20T10:32:00Z" w16du:dateUtc="2025-09-20T16:32:00Z">
        <w:r w:rsidRPr="00EE5942">
          <w:rPr>
            <w:rFonts w:ascii="Courier New" w:hAnsi="Courier New" w:cs="Courier New"/>
            <w:sz w:val="16"/>
            <w:szCs w:val="16"/>
          </w:rPr>
          <w:t xml:space="preserve">  "</w:t>
        </w:r>
        <w:proofErr w:type="spellStart"/>
        <w:proofErr w:type="gramStart"/>
        <w:r w:rsidRPr="00EE5942">
          <w:rPr>
            <w:rFonts w:ascii="Courier New" w:hAnsi="Courier New" w:cs="Courier New"/>
            <w:sz w:val="16"/>
            <w:szCs w:val="16"/>
          </w:rPr>
          <w:t>updated</w:t>
        </w:r>
        <w:proofErr w:type="gramEnd"/>
        <w:r w:rsidRPr="00EE5942">
          <w:rPr>
            <w:rFonts w:ascii="Courier New" w:hAnsi="Courier New" w:cs="Courier New"/>
            <w:sz w:val="16"/>
            <w:szCs w:val="16"/>
          </w:rPr>
          <w:t>_at</w:t>
        </w:r>
        <w:proofErr w:type="spellEnd"/>
        <w:r w:rsidRPr="00EE5942">
          <w:rPr>
            <w:rFonts w:ascii="Courier New" w:hAnsi="Courier New" w:cs="Courier New"/>
            <w:sz w:val="16"/>
            <w:szCs w:val="16"/>
          </w:rPr>
          <w:t>": "</w:t>
        </w:r>
        <w:proofErr w:type="spellStart"/>
        <w:r w:rsidRPr="00EE5942">
          <w:rPr>
            <w:rFonts w:ascii="Courier New" w:hAnsi="Courier New" w:cs="Courier New"/>
            <w:sz w:val="16"/>
            <w:szCs w:val="16"/>
          </w:rPr>
          <w:t>datetime|null</w:t>
        </w:r>
        <w:proofErr w:type="spellEnd"/>
        <w:r w:rsidRPr="00EE5942">
          <w:rPr>
            <w:rFonts w:ascii="Courier New" w:hAnsi="Courier New" w:cs="Courier New"/>
            <w:sz w:val="16"/>
            <w:szCs w:val="16"/>
          </w:rPr>
          <w:t xml:space="preserve">", // </w:t>
        </w:r>
        <w:r>
          <w:rPr>
            <w:rFonts w:ascii="Courier New" w:hAnsi="Courier New" w:cs="Courier New"/>
            <w:sz w:val="16"/>
            <w:szCs w:val="16"/>
          </w:rPr>
          <w:t>last update timestamp</w:t>
        </w:r>
      </w:ins>
    </w:p>
    <w:p w14:paraId="71B138F9" w14:textId="77777777" w:rsidR="00154C76" w:rsidRPr="00EE5942" w:rsidRDefault="00154C76" w:rsidP="00154C76">
      <w:pPr>
        <w:rPr>
          <w:ins w:id="1901" w:author="Chris Hogan" w:date="2025-09-20T10:32:00Z" w16du:dateUtc="2025-09-20T16:32:00Z"/>
          <w:rFonts w:ascii="Courier New" w:hAnsi="Courier New" w:cs="Courier New"/>
          <w:sz w:val="16"/>
          <w:szCs w:val="16"/>
        </w:rPr>
      </w:pPr>
      <w:ins w:id="1902" w:author="Chris Hogan" w:date="2025-09-20T10:32:00Z" w16du:dateUtc="2025-09-20T16:32:00Z">
        <w:r w:rsidRPr="00EE5942">
          <w:rPr>
            <w:rFonts w:ascii="Courier New" w:hAnsi="Courier New" w:cs="Courier New"/>
            <w:sz w:val="16"/>
            <w:szCs w:val="16"/>
          </w:rPr>
          <w:t xml:space="preserve">  "</w:t>
        </w:r>
        <w:proofErr w:type="spellStart"/>
        <w:proofErr w:type="gramStart"/>
        <w:r w:rsidRPr="00EE5942">
          <w:rPr>
            <w:rFonts w:ascii="Courier New" w:hAnsi="Courier New" w:cs="Courier New"/>
            <w:sz w:val="16"/>
            <w:szCs w:val="16"/>
          </w:rPr>
          <w:t>effective</w:t>
        </w:r>
        <w:proofErr w:type="gramEnd"/>
        <w:r w:rsidRPr="00EE5942">
          <w:rPr>
            <w:rFonts w:ascii="Courier New" w:hAnsi="Courier New" w:cs="Courier New"/>
            <w:sz w:val="16"/>
            <w:szCs w:val="16"/>
          </w:rPr>
          <w:t>_start</w:t>
        </w:r>
        <w:proofErr w:type="spellEnd"/>
        <w:r w:rsidRPr="00EE5942">
          <w:rPr>
            <w:rFonts w:ascii="Courier New" w:hAnsi="Courier New" w:cs="Courier New"/>
            <w:sz w:val="16"/>
            <w:szCs w:val="16"/>
          </w:rPr>
          <w:t>": "date</w:t>
        </w:r>
        <w:proofErr w:type="gramStart"/>
        <w:r w:rsidRPr="00EE5942">
          <w:rPr>
            <w:rFonts w:ascii="Courier New" w:hAnsi="Courier New" w:cs="Courier New"/>
            <w:sz w:val="16"/>
            <w:szCs w:val="16"/>
          </w:rPr>
          <w:t xml:space="preserve">",   </w:t>
        </w:r>
        <w:proofErr w:type="gramEnd"/>
        <w:r w:rsidRPr="00EE5942">
          <w:rPr>
            <w:rFonts w:ascii="Courier New" w:hAnsi="Courier New" w:cs="Courier New"/>
            <w:sz w:val="16"/>
            <w:szCs w:val="16"/>
          </w:rPr>
          <w:t xml:space="preserve">  </w:t>
        </w:r>
        <w:r w:rsidRPr="008C1E0C">
          <w:rPr>
            <w:rFonts w:ascii="Courier New" w:hAnsi="Courier New" w:cs="Courier New"/>
            <w:sz w:val="16"/>
            <w:szCs w:val="16"/>
          </w:rPr>
          <w:t xml:space="preserve">// </w:t>
        </w:r>
        <w:r>
          <w:rPr>
            <w:rFonts w:ascii="Courier New" w:hAnsi="Courier New" w:cs="Courier New"/>
            <w:sz w:val="16"/>
            <w:szCs w:val="16"/>
          </w:rPr>
          <w:t xml:space="preserve">beginning </w:t>
        </w:r>
        <w:r w:rsidRPr="008C1E0C">
          <w:rPr>
            <w:rFonts w:ascii="Courier New" w:hAnsi="Courier New" w:cs="Courier New"/>
            <w:sz w:val="16"/>
            <w:szCs w:val="16"/>
          </w:rPr>
          <w:t>date rule takes effect (inclusive)</w:t>
        </w:r>
      </w:ins>
    </w:p>
    <w:p w14:paraId="36E3A404" w14:textId="77777777" w:rsidR="00154C76" w:rsidRPr="00EE5942" w:rsidRDefault="00154C76" w:rsidP="00154C76">
      <w:pPr>
        <w:rPr>
          <w:ins w:id="1903" w:author="Chris Hogan" w:date="2025-09-20T10:32:00Z" w16du:dateUtc="2025-09-20T16:32:00Z"/>
          <w:rFonts w:ascii="Courier New" w:hAnsi="Courier New" w:cs="Courier New"/>
          <w:sz w:val="16"/>
          <w:szCs w:val="16"/>
        </w:rPr>
      </w:pPr>
      <w:ins w:id="1904" w:author="Chris Hogan" w:date="2025-09-20T10:32:00Z" w16du:dateUtc="2025-09-20T16:32:00Z">
        <w:r w:rsidRPr="00EE5942">
          <w:rPr>
            <w:rFonts w:ascii="Courier New" w:hAnsi="Courier New" w:cs="Courier New"/>
            <w:sz w:val="16"/>
            <w:szCs w:val="16"/>
          </w:rPr>
          <w:t xml:space="preserve">  "</w:t>
        </w:r>
        <w:proofErr w:type="spellStart"/>
        <w:proofErr w:type="gramStart"/>
        <w:r w:rsidRPr="00EE5942">
          <w:rPr>
            <w:rFonts w:ascii="Courier New" w:hAnsi="Courier New" w:cs="Courier New"/>
            <w:sz w:val="16"/>
            <w:szCs w:val="16"/>
          </w:rPr>
          <w:t>effective</w:t>
        </w:r>
        <w:proofErr w:type="gramEnd"/>
        <w:r w:rsidRPr="00EE5942">
          <w:rPr>
            <w:rFonts w:ascii="Courier New" w:hAnsi="Courier New" w:cs="Courier New"/>
            <w:sz w:val="16"/>
            <w:szCs w:val="16"/>
          </w:rPr>
          <w:t>_end</w:t>
        </w:r>
        <w:proofErr w:type="spellEnd"/>
        <w:r w:rsidRPr="00EE5942">
          <w:rPr>
            <w:rFonts w:ascii="Courier New" w:hAnsi="Courier New" w:cs="Courier New"/>
            <w:sz w:val="16"/>
            <w:szCs w:val="16"/>
          </w:rPr>
          <w:t>": "</w:t>
        </w:r>
        <w:proofErr w:type="spellStart"/>
        <w:r w:rsidRPr="00EE5942">
          <w:rPr>
            <w:rFonts w:ascii="Courier New" w:hAnsi="Courier New" w:cs="Courier New"/>
            <w:sz w:val="16"/>
            <w:szCs w:val="16"/>
          </w:rPr>
          <w:t>date</w:t>
        </w:r>
        <w:r>
          <w:rPr>
            <w:rFonts w:ascii="Courier New" w:hAnsi="Courier New" w:cs="Courier New"/>
            <w:sz w:val="16"/>
            <w:szCs w:val="16"/>
          </w:rPr>
          <w:t>|null</w:t>
        </w:r>
        <w:proofErr w:type="spellEnd"/>
        <w:proofErr w:type="gramStart"/>
        <w:r w:rsidRPr="00EE5942">
          <w:rPr>
            <w:rFonts w:ascii="Courier New" w:hAnsi="Courier New" w:cs="Courier New"/>
            <w:sz w:val="16"/>
            <w:szCs w:val="16"/>
          </w:rPr>
          <w:t>",  /</w:t>
        </w:r>
        <w:proofErr w:type="gramEnd"/>
        <w:r w:rsidRPr="00EE5942">
          <w:rPr>
            <w:rFonts w:ascii="Courier New" w:hAnsi="Courier New" w:cs="Courier New"/>
            <w:sz w:val="16"/>
            <w:szCs w:val="16"/>
          </w:rPr>
          <w:t xml:space="preserve">/ </w:t>
        </w:r>
        <w:r>
          <w:rPr>
            <w:rFonts w:ascii="Courier New" w:hAnsi="Courier New" w:cs="Courier New"/>
            <w:sz w:val="16"/>
            <w:szCs w:val="16"/>
          </w:rPr>
          <w:t>ending date rule takes effect (inclusive); null if open-ended</w:t>
        </w:r>
      </w:ins>
    </w:p>
    <w:p w14:paraId="70A85DA0" w14:textId="65C1965D" w:rsidR="00EE5942" w:rsidRPr="00EE5942" w:rsidRDefault="00EE5942" w:rsidP="00EE5942">
      <w:pPr>
        <w:rPr>
          <w:ins w:id="1905" w:author="Chris Hogan" w:date="2025-09-20T09:27:00Z" w16du:dateUtc="2025-09-20T15:27:00Z"/>
          <w:rFonts w:ascii="Courier New" w:hAnsi="Courier New" w:cs="Courier New"/>
          <w:sz w:val="16"/>
          <w:szCs w:val="16"/>
        </w:rPr>
      </w:pPr>
      <w:ins w:id="1906" w:author="Chris Hogan" w:date="2025-09-20T09:27:00Z" w16du:dateUtc="2025-09-20T15:27:00Z">
        <w:r w:rsidRPr="00EE5942">
          <w:rPr>
            <w:rFonts w:ascii="Courier New" w:hAnsi="Courier New" w:cs="Courier New"/>
            <w:sz w:val="16"/>
            <w:szCs w:val="16"/>
          </w:rPr>
          <w:t xml:space="preserve">  "subjects": [</w:t>
        </w:r>
        <w:proofErr w:type="gramStart"/>
        <w:r w:rsidRPr="00EE5942">
          <w:rPr>
            <w:rFonts w:ascii="Courier New" w:hAnsi="Courier New" w:cs="Courier New"/>
            <w:sz w:val="16"/>
            <w:szCs w:val="16"/>
          </w:rPr>
          <w:t xml:space="preserve">],   </w:t>
        </w:r>
        <w:proofErr w:type="gramEnd"/>
        <w:r w:rsidRPr="00EE5942">
          <w:rPr>
            <w:rFonts w:ascii="Courier New" w:hAnsi="Courier New" w:cs="Courier New"/>
            <w:sz w:val="16"/>
            <w:szCs w:val="16"/>
          </w:rPr>
          <w:t xml:space="preserve">             // </w:t>
        </w:r>
      </w:ins>
      <w:ins w:id="1907" w:author="Chris Hogan" w:date="2025-09-20T10:29:00Z" w16du:dateUtc="2025-09-20T16:29:00Z">
        <w:r w:rsidR="00B320DE">
          <w:rPr>
            <w:rFonts w:ascii="Courier New" w:hAnsi="Courier New" w:cs="Courier New"/>
            <w:sz w:val="16"/>
            <w:szCs w:val="16"/>
          </w:rPr>
          <w:t xml:space="preserve">who </w:t>
        </w:r>
      </w:ins>
      <w:ins w:id="1908" w:author="Chris Hogan" w:date="2025-09-20T10:22:00Z" w16du:dateUtc="2025-09-20T16:22:00Z">
        <w:r w:rsidR="009D29D8">
          <w:rPr>
            <w:rFonts w:ascii="Courier New" w:hAnsi="Courier New" w:cs="Courier New"/>
            <w:sz w:val="16"/>
            <w:szCs w:val="16"/>
          </w:rPr>
          <w:t xml:space="preserve">this </w:t>
        </w:r>
      </w:ins>
      <w:ins w:id="1909" w:author="Chris Hogan" w:date="2025-09-20T09:29:00Z" w16du:dateUtc="2025-09-20T15:29:00Z">
        <w:r w:rsidR="00CC0F59">
          <w:rPr>
            <w:rFonts w:ascii="Courier New" w:hAnsi="Courier New" w:cs="Courier New"/>
            <w:sz w:val="16"/>
            <w:szCs w:val="16"/>
          </w:rPr>
          <w:t xml:space="preserve">rule </w:t>
        </w:r>
      </w:ins>
      <w:ins w:id="1910" w:author="Chris Hogan" w:date="2025-09-20T10:16:00Z" w16du:dateUtc="2025-09-20T16:16:00Z">
        <w:r w:rsidR="00994B00">
          <w:rPr>
            <w:rFonts w:ascii="Courier New" w:hAnsi="Courier New" w:cs="Courier New"/>
            <w:sz w:val="16"/>
            <w:szCs w:val="16"/>
          </w:rPr>
          <w:t>target</w:t>
        </w:r>
      </w:ins>
      <w:ins w:id="1911" w:author="Chris Hogan" w:date="2025-09-20T10:36:00Z" w16du:dateUtc="2025-09-20T16:36:00Z">
        <w:r w:rsidR="00A02B36">
          <w:rPr>
            <w:rFonts w:ascii="Courier New" w:hAnsi="Courier New" w:cs="Courier New"/>
            <w:sz w:val="16"/>
            <w:szCs w:val="16"/>
          </w:rPr>
          <w:t>s</w:t>
        </w:r>
      </w:ins>
    </w:p>
    <w:p w14:paraId="17A0E94C" w14:textId="2A27C1AE" w:rsidR="00EE5942" w:rsidRPr="00EE5942" w:rsidRDefault="00EE5942" w:rsidP="00EE5942">
      <w:pPr>
        <w:rPr>
          <w:ins w:id="1912" w:author="Chris Hogan" w:date="2025-09-20T09:27:00Z" w16du:dateUtc="2025-09-20T15:27:00Z"/>
          <w:rFonts w:ascii="Courier New" w:hAnsi="Courier New" w:cs="Courier New"/>
          <w:sz w:val="16"/>
          <w:szCs w:val="16"/>
        </w:rPr>
      </w:pPr>
      <w:ins w:id="1913" w:author="Chris Hogan" w:date="2025-09-20T09:27:00Z" w16du:dateUtc="2025-09-20T15:27:00Z">
        <w:r w:rsidRPr="00EE5942">
          <w:rPr>
            <w:rFonts w:ascii="Courier New" w:hAnsi="Courier New" w:cs="Courier New"/>
            <w:sz w:val="16"/>
            <w:szCs w:val="16"/>
          </w:rPr>
          <w:t xml:space="preserve">  "context": {</w:t>
        </w:r>
        <w:proofErr w:type="gramStart"/>
        <w:r w:rsidRPr="00EE5942">
          <w:rPr>
            <w:rFonts w:ascii="Courier New" w:hAnsi="Courier New" w:cs="Courier New"/>
            <w:sz w:val="16"/>
            <w:szCs w:val="16"/>
          </w:rPr>
          <w:t xml:space="preserve">},   </w:t>
        </w:r>
        <w:proofErr w:type="gramEnd"/>
        <w:r w:rsidRPr="00EE5942">
          <w:rPr>
            <w:rFonts w:ascii="Courier New" w:hAnsi="Courier New" w:cs="Courier New"/>
            <w:sz w:val="16"/>
            <w:szCs w:val="16"/>
          </w:rPr>
          <w:t xml:space="preserve">              // </w:t>
        </w:r>
      </w:ins>
      <w:ins w:id="1914" w:author="Chris Hogan" w:date="2025-09-20T10:21:00Z" w16du:dateUtc="2025-09-20T16:21:00Z">
        <w:r w:rsidR="00DC2731">
          <w:rPr>
            <w:rFonts w:ascii="Courier New" w:hAnsi="Courier New" w:cs="Courier New"/>
            <w:sz w:val="16"/>
            <w:szCs w:val="16"/>
          </w:rPr>
          <w:t xml:space="preserve">criteria </w:t>
        </w:r>
      </w:ins>
      <w:ins w:id="1915" w:author="Chris Hogan" w:date="2025-09-20T10:20:00Z" w16du:dateUtc="2025-09-20T16:20:00Z">
        <w:r w:rsidR="00DC2731">
          <w:rPr>
            <w:rFonts w:ascii="Courier New" w:hAnsi="Courier New" w:cs="Courier New"/>
            <w:sz w:val="16"/>
            <w:szCs w:val="16"/>
          </w:rPr>
          <w:t xml:space="preserve">to select </w:t>
        </w:r>
      </w:ins>
      <w:ins w:id="1916" w:author="Chris Hogan" w:date="2025-09-20T10:23:00Z" w16du:dateUtc="2025-09-20T16:23:00Z">
        <w:r w:rsidR="00075B1A">
          <w:rPr>
            <w:rFonts w:ascii="Courier New" w:hAnsi="Courier New" w:cs="Courier New"/>
            <w:sz w:val="16"/>
            <w:szCs w:val="16"/>
          </w:rPr>
          <w:t xml:space="preserve">if </w:t>
        </w:r>
      </w:ins>
      <w:ins w:id="1917" w:author="Chris Hogan" w:date="2025-09-20T10:39:00Z" w16du:dateUtc="2025-09-20T16:39:00Z">
        <w:r w:rsidR="005D6F6A">
          <w:rPr>
            <w:rFonts w:ascii="Courier New" w:hAnsi="Courier New" w:cs="Courier New"/>
            <w:sz w:val="16"/>
            <w:szCs w:val="16"/>
          </w:rPr>
          <w:t xml:space="preserve">this </w:t>
        </w:r>
      </w:ins>
      <w:ins w:id="1918" w:author="Chris Hogan" w:date="2025-09-20T10:23:00Z" w16du:dateUtc="2025-09-20T16:23:00Z">
        <w:r w:rsidR="00075B1A">
          <w:rPr>
            <w:rFonts w:ascii="Courier New" w:hAnsi="Courier New" w:cs="Courier New"/>
            <w:sz w:val="16"/>
            <w:szCs w:val="16"/>
          </w:rPr>
          <w:t xml:space="preserve">rule applies </w:t>
        </w:r>
      </w:ins>
      <w:proofErr w:type="gramStart"/>
      <w:ins w:id="1919" w:author="Chris Hogan" w:date="2025-09-20T10:40:00Z" w16du:dateUtc="2025-09-20T16:40:00Z">
        <w:r w:rsidR="00FE7C60">
          <w:rPr>
            <w:rFonts w:ascii="Courier New" w:hAnsi="Courier New" w:cs="Courier New"/>
            <w:sz w:val="16"/>
            <w:szCs w:val="16"/>
          </w:rPr>
          <w:t>in a given</w:t>
        </w:r>
        <w:proofErr w:type="gramEnd"/>
        <w:r w:rsidR="00FE7C60">
          <w:rPr>
            <w:rFonts w:ascii="Courier New" w:hAnsi="Courier New" w:cs="Courier New"/>
            <w:sz w:val="16"/>
            <w:szCs w:val="16"/>
          </w:rPr>
          <w:t xml:space="preserve"> case</w:t>
        </w:r>
      </w:ins>
    </w:p>
    <w:p w14:paraId="1322D3FE" w14:textId="728EAD5C" w:rsidR="00EE5942" w:rsidRPr="00EE5942" w:rsidRDefault="00EE5942" w:rsidP="00EE5942">
      <w:pPr>
        <w:rPr>
          <w:ins w:id="1920" w:author="Chris Hogan" w:date="2025-09-20T09:27:00Z" w16du:dateUtc="2025-09-20T15:27:00Z"/>
          <w:rFonts w:ascii="Courier New" w:hAnsi="Courier New" w:cs="Courier New"/>
          <w:sz w:val="16"/>
          <w:szCs w:val="16"/>
        </w:rPr>
      </w:pPr>
      <w:ins w:id="1921" w:author="Chris Hogan" w:date="2025-09-20T09:27:00Z" w16du:dateUtc="2025-09-20T15:27:00Z">
        <w:r w:rsidRPr="00EE5942">
          <w:rPr>
            <w:rFonts w:ascii="Courier New" w:hAnsi="Courier New" w:cs="Courier New"/>
            <w:sz w:val="16"/>
            <w:szCs w:val="16"/>
          </w:rPr>
          <w:t xml:space="preserve">  "facts": {</w:t>
        </w:r>
        <w:proofErr w:type="gramStart"/>
        <w:r w:rsidRPr="00EE5942">
          <w:rPr>
            <w:rFonts w:ascii="Courier New" w:hAnsi="Courier New" w:cs="Courier New"/>
            <w:sz w:val="16"/>
            <w:szCs w:val="16"/>
          </w:rPr>
          <w:t xml:space="preserve">},   </w:t>
        </w:r>
        <w:proofErr w:type="gramEnd"/>
        <w:r w:rsidRPr="00EE5942">
          <w:rPr>
            <w:rFonts w:ascii="Courier New" w:hAnsi="Courier New" w:cs="Courier New"/>
            <w:sz w:val="16"/>
            <w:szCs w:val="16"/>
          </w:rPr>
          <w:t xml:space="preserve">                // </w:t>
        </w:r>
      </w:ins>
      <w:ins w:id="1922" w:author="Chris Hogan" w:date="2025-09-20T10:12:00Z" w16du:dateUtc="2025-09-20T16:12:00Z">
        <w:r w:rsidR="00EC4135">
          <w:rPr>
            <w:rFonts w:ascii="Courier New" w:hAnsi="Courier New" w:cs="Courier New"/>
            <w:sz w:val="16"/>
            <w:szCs w:val="16"/>
          </w:rPr>
          <w:t xml:space="preserve">case/event inputs </w:t>
        </w:r>
      </w:ins>
      <w:ins w:id="1923" w:author="Chris Hogan" w:date="2025-09-20T10:41:00Z" w16du:dateUtc="2025-09-20T16:41:00Z">
        <w:r w:rsidR="00AD6D67">
          <w:rPr>
            <w:rFonts w:ascii="Courier New" w:hAnsi="Courier New" w:cs="Courier New"/>
            <w:sz w:val="16"/>
            <w:szCs w:val="16"/>
          </w:rPr>
          <w:t xml:space="preserve">needed </w:t>
        </w:r>
      </w:ins>
      <w:ins w:id="1924" w:author="Chris Hogan" w:date="2025-09-20T10:12:00Z" w16du:dateUtc="2025-09-20T16:12:00Z">
        <w:r w:rsidR="00EC4135">
          <w:rPr>
            <w:rFonts w:ascii="Courier New" w:hAnsi="Courier New" w:cs="Courier New"/>
            <w:sz w:val="16"/>
            <w:szCs w:val="16"/>
          </w:rPr>
          <w:t xml:space="preserve">to evaluate </w:t>
        </w:r>
      </w:ins>
      <w:ins w:id="1925" w:author="Chris Hogan" w:date="2025-09-20T10:40:00Z" w16du:dateUtc="2025-09-20T16:40:00Z">
        <w:r w:rsidR="00AD6D67">
          <w:rPr>
            <w:rFonts w:ascii="Courier New" w:hAnsi="Courier New" w:cs="Courier New"/>
            <w:sz w:val="16"/>
            <w:szCs w:val="16"/>
          </w:rPr>
          <w:t xml:space="preserve">this </w:t>
        </w:r>
      </w:ins>
      <w:ins w:id="1926" w:author="Chris Hogan" w:date="2025-09-20T10:12:00Z" w16du:dateUtc="2025-09-20T16:12:00Z">
        <w:r w:rsidR="00EC4135">
          <w:rPr>
            <w:rFonts w:ascii="Courier New" w:hAnsi="Courier New" w:cs="Courier New"/>
            <w:sz w:val="16"/>
            <w:szCs w:val="16"/>
          </w:rPr>
          <w:t>rule once selected</w:t>
        </w:r>
      </w:ins>
    </w:p>
    <w:p w14:paraId="3A2B6069" w14:textId="5826B2AD" w:rsidR="00EE5942" w:rsidRPr="00EE5942" w:rsidRDefault="00EE5942" w:rsidP="00EE5942">
      <w:pPr>
        <w:rPr>
          <w:ins w:id="1927" w:author="Chris Hogan" w:date="2025-09-20T09:27:00Z" w16du:dateUtc="2025-09-20T15:27:00Z"/>
          <w:rFonts w:ascii="Courier New" w:hAnsi="Courier New" w:cs="Courier New"/>
          <w:sz w:val="16"/>
          <w:szCs w:val="16"/>
        </w:rPr>
      </w:pPr>
      <w:ins w:id="1928" w:author="Chris Hogan" w:date="2025-09-20T09:27:00Z" w16du:dateUtc="2025-09-20T15:27:00Z">
        <w:r w:rsidRPr="00EE5942">
          <w:rPr>
            <w:rFonts w:ascii="Courier New" w:hAnsi="Courier New" w:cs="Courier New"/>
            <w:sz w:val="16"/>
            <w:szCs w:val="16"/>
          </w:rPr>
          <w:t xml:space="preserve">  "trigger": {</w:t>
        </w:r>
        <w:proofErr w:type="gramStart"/>
        <w:r w:rsidRPr="00EE5942">
          <w:rPr>
            <w:rFonts w:ascii="Courier New" w:hAnsi="Courier New" w:cs="Courier New"/>
            <w:sz w:val="16"/>
            <w:szCs w:val="16"/>
          </w:rPr>
          <w:t xml:space="preserve">},   </w:t>
        </w:r>
        <w:proofErr w:type="gramEnd"/>
        <w:r w:rsidRPr="00EE5942">
          <w:rPr>
            <w:rFonts w:ascii="Courier New" w:hAnsi="Courier New" w:cs="Courier New"/>
            <w:sz w:val="16"/>
            <w:szCs w:val="16"/>
          </w:rPr>
          <w:t xml:space="preserve">              // conditions that activate </w:t>
        </w:r>
      </w:ins>
      <w:ins w:id="1929" w:author="Chris Hogan" w:date="2025-09-20T09:46:00Z" w16du:dateUtc="2025-09-20T15:46:00Z">
        <w:r w:rsidR="002B17DB">
          <w:rPr>
            <w:rFonts w:ascii="Courier New" w:hAnsi="Courier New" w:cs="Courier New"/>
            <w:sz w:val="16"/>
            <w:szCs w:val="16"/>
          </w:rPr>
          <w:t>this rule</w:t>
        </w:r>
      </w:ins>
      <w:ins w:id="1930" w:author="Chris Hogan" w:date="2025-09-20T10:13:00Z" w16du:dateUtc="2025-09-20T16:13:00Z">
        <w:r w:rsidR="00163BEF">
          <w:rPr>
            <w:rFonts w:ascii="Courier New" w:hAnsi="Courier New" w:cs="Courier New"/>
            <w:sz w:val="16"/>
            <w:szCs w:val="16"/>
          </w:rPr>
          <w:t xml:space="preserve"> (</w:t>
        </w:r>
      </w:ins>
      <w:ins w:id="1931" w:author="Chris Hogan" w:date="2025-09-20T10:41:00Z" w16du:dateUtc="2025-09-20T16:41:00Z">
        <w:r w:rsidR="00F336DB">
          <w:rPr>
            <w:rFonts w:ascii="Courier New" w:hAnsi="Courier New" w:cs="Courier New"/>
            <w:sz w:val="16"/>
            <w:szCs w:val="16"/>
          </w:rPr>
          <w:t xml:space="preserve">based on </w:t>
        </w:r>
      </w:ins>
      <w:ins w:id="1932" w:author="Chris Hogan" w:date="2025-09-20T10:13:00Z" w16du:dateUtc="2025-09-20T16:13:00Z">
        <w:r w:rsidR="00163BEF">
          <w:rPr>
            <w:rFonts w:ascii="Courier New" w:hAnsi="Courier New" w:cs="Courier New"/>
            <w:sz w:val="16"/>
            <w:szCs w:val="16"/>
          </w:rPr>
          <w:t>context</w:t>
        </w:r>
        <w:r w:rsidR="004A15C6">
          <w:rPr>
            <w:rFonts w:ascii="Courier New" w:hAnsi="Courier New" w:cs="Courier New"/>
            <w:sz w:val="16"/>
            <w:szCs w:val="16"/>
          </w:rPr>
          <w:t xml:space="preserve"> </w:t>
        </w:r>
      </w:ins>
      <w:ins w:id="1933" w:author="Chris Hogan" w:date="2025-09-20T10:41:00Z" w16du:dateUtc="2025-09-20T16:41:00Z">
        <w:r w:rsidR="00F336DB">
          <w:rPr>
            <w:rFonts w:ascii="Courier New" w:hAnsi="Courier New" w:cs="Courier New"/>
            <w:sz w:val="16"/>
            <w:szCs w:val="16"/>
          </w:rPr>
          <w:t>&amp;</w:t>
        </w:r>
      </w:ins>
      <w:ins w:id="1934" w:author="Chris Hogan" w:date="2025-09-20T10:13:00Z" w16du:dateUtc="2025-09-20T16:13:00Z">
        <w:r w:rsidR="004A15C6">
          <w:rPr>
            <w:rFonts w:ascii="Courier New" w:hAnsi="Courier New" w:cs="Courier New"/>
            <w:sz w:val="16"/>
            <w:szCs w:val="16"/>
          </w:rPr>
          <w:t xml:space="preserve"> </w:t>
        </w:r>
        <w:r w:rsidR="00163BEF">
          <w:rPr>
            <w:rFonts w:ascii="Courier New" w:hAnsi="Courier New" w:cs="Courier New"/>
            <w:sz w:val="16"/>
            <w:szCs w:val="16"/>
          </w:rPr>
          <w:t>facts)</w:t>
        </w:r>
      </w:ins>
    </w:p>
    <w:p w14:paraId="2D1E6B45" w14:textId="339A6F28" w:rsidR="00EE5942" w:rsidRDefault="00EE5942" w:rsidP="00EE5942">
      <w:pPr>
        <w:rPr>
          <w:ins w:id="1935" w:author="Chris Hogan" w:date="2025-09-20T10:33:00Z" w16du:dateUtc="2025-09-20T16:33:00Z"/>
          <w:rFonts w:ascii="Courier New" w:hAnsi="Courier New" w:cs="Courier New"/>
          <w:sz w:val="16"/>
          <w:szCs w:val="16"/>
        </w:rPr>
      </w:pPr>
      <w:ins w:id="1936" w:author="Chris Hogan" w:date="2025-09-20T09:27:00Z" w16du:dateUtc="2025-09-20T15:27:00Z">
        <w:r w:rsidRPr="00EE5942">
          <w:rPr>
            <w:rFonts w:ascii="Courier New" w:hAnsi="Courier New" w:cs="Courier New"/>
            <w:sz w:val="16"/>
            <w:szCs w:val="16"/>
          </w:rPr>
          <w:t xml:space="preserve">  "</w:t>
        </w:r>
      </w:ins>
      <w:ins w:id="1937" w:author="Chris Hogan" w:date="2025-09-22T12:31:00Z" w16du:dateUtc="2025-09-22T18:31:00Z">
        <w:r w:rsidR="0028506B">
          <w:rPr>
            <w:rFonts w:ascii="Courier New" w:hAnsi="Courier New" w:cs="Courier New"/>
            <w:sz w:val="16"/>
            <w:szCs w:val="16"/>
          </w:rPr>
          <w:t>obligations</w:t>
        </w:r>
      </w:ins>
      <w:ins w:id="1938" w:author="Chris Hogan" w:date="2025-09-20T09:27:00Z" w16du:dateUtc="2025-09-20T15:27:00Z">
        <w:r w:rsidRPr="00EE5942">
          <w:rPr>
            <w:rFonts w:ascii="Courier New" w:hAnsi="Courier New" w:cs="Courier New"/>
            <w:sz w:val="16"/>
            <w:szCs w:val="16"/>
          </w:rPr>
          <w:t>": [</w:t>
        </w:r>
        <w:proofErr w:type="gramStart"/>
        <w:r w:rsidRPr="00EE5942">
          <w:rPr>
            <w:rFonts w:ascii="Courier New" w:hAnsi="Courier New" w:cs="Courier New"/>
            <w:sz w:val="16"/>
            <w:szCs w:val="16"/>
          </w:rPr>
          <w:t xml:space="preserve">],   </w:t>
        </w:r>
        <w:proofErr w:type="gramEnd"/>
        <w:r w:rsidRPr="00EE5942">
          <w:rPr>
            <w:rFonts w:ascii="Courier New" w:hAnsi="Courier New" w:cs="Courier New"/>
            <w:sz w:val="16"/>
            <w:szCs w:val="16"/>
          </w:rPr>
          <w:t xml:space="preserve">           // </w:t>
        </w:r>
      </w:ins>
      <w:ins w:id="1939" w:author="Chris Hogan" w:date="2025-09-20T10:42:00Z" w16du:dateUtc="2025-09-20T16:42:00Z">
        <w:r w:rsidR="00F30A08">
          <w:rPr>
            <w:rFonts w:ascii="Courier New" w:hAnsi="Courier New" w:cs="Courier New"/>
            <w:sz w:val="16"/>
            <w:szCs w:val="16"/>
          </w:rPr>
          <w:t xml:space="preserve">expectations </w:t>
        </w:r>
      </w:ins>
      <w:ins w:id="1940" w:author="Chris Hogan" w:date="2025-09-20T10:43:00Z" w16du:dateUtc="2025-09-20T16:43:00Z">
        <w:r w:rsidR="00CA3DA8">
          <w:rPr>
            <w:rFonts w:ascii="Courier New" w:hAnsi="Courier New" w:cs="Courier New"/>
            <w:sz w:val="16"/>
            <w:szCs w:val="16"/>
          </w:rPr>
          <w:t xml:space="preserve">created by this </w:t>
        </w:r>
        <w:r w:rsidR="00AA6F54">
          <w:rPr>
            <w:rFonts w:ascii="Courier New" w:hAnsi="Courier New" w:cs="Courier New"/>
            <w:sz w:val="16"/>
            <w:szCs w:val="16"/>
          </w:rPr>
          <w:t xml:space="preserve">rule once </w:t>
        </w:r>
      </w:ins>
      <w:ins w:id="1941" w:author="Chris Hogan" w:date="2025-09-20T10:14:00Z" w16du:dateUtc="2025-09-20T16:14:00Z">
        <w:r w:rsidR="00EB6ABA">
          <w:rPr>
            <w:rFonts w:ascii="Courier New" w:hAnsi="Courier New" w:cs="Courier New"/>
            <w:sz w:val="16"/>
            <w:szCs w:val="16"/>
          </w:rPr>
          <w:t>triggered</w:t>
        </w:r>
      </w:ins>
    </w:p>
    <w:p w14:paraId="26C3D2F2" w14:textId="70B709A0" w:rsidR="007E5D73" w:rsidRPr="00EE5942" w:rsidRDefault="007E5D73" w:rsidP="00EE5942">
      <w:pPr>
        <w:rPr>
          <w:ins w:id="1942" w:author="Chris Hogan" w:date="2025-09-20T09:27:00Z" w16du:dateUtc="2025-09-20T15:27:00Z"/>
          <w:rFonts w:ascii="Courier New" w:hAnsi="Courier New" w:cs="Courier New"/>
          <w:sz w:val="16"/>
          <w:szCs w:val="16"/>
        </w:rPr>
      </w:pPr>
      <w:ins w:id="1943" w:author="Chris Hogan" w:date="2025-09-20T10:33:00Z" w16du:dateUtc="2025-09-20T16:33:00Z">
        <w:r w:rsidRPr="00EE5942">
          <w:rPr>
            <w:rFonts w:ascii="Courier New" w:hAnsi="Courier New" w:cs="Courier New"/>
            <w:sz w:val="16"/>
            <w:szCs w:val="16"/>
          </w:rPr>
          <w:t xml:space="preserve">  "</w:t>
        </w:r>
      </w:ins>
      <w:ins w:id="1944" w:author="Chris Hogan" w:date="2025-09-22T02:47:00Z" w16du:dateUtc="2025-09-22T08:47:00Z">
        <w:r w:rsidR="00DD5F90">
          <w:rPr>
            <w:rFonts w:ascii="Courier New" w:hAnsi="Courier New" w:cs="Courier New"/>
            <w:sz w:val="16"/>
            <w:szCs w:val="16"/>
          </w:rPr>
          <w:t>operations</w:t>
        </w:r>
      </w:ins>
      <w:ins w:id="1945" w:author="Chris Hogan" w:date="2025-09-20T10:33:00Z" w16du:dateUtc="2025-09-20T16:33:00Z">
        <w:r w:rsidRPr="00EE5942">
          <w:rPr>
            <w:rFonts w:ascii="Courier New" w:hAnsi="Courier New" w:cs="Courier New"/>
            <w:sz w:val="16"/>
            <w:szCs w:val="16"/>
          </w:rPr>
          <w:t>": [</w:t>
        </w:r>
        <w:proofErr w:type="gramStart"/>
        <w:r w:rsidRPr="00EE5942">
          <w:rPr>
            <w:rFonts w:ascii="Courier New" w:hAnsi="Courier New" w:cs="Courier New"/>
            <w:sz w:val="16"/>
            <w:szCs w:val="16"/>
          </w:rPr>
          <w:t xml:space="preserve">], </w:t>
        </w:r>
      </w:ins>
      <w:ins w:id="1946" w:author="Chris Hogan" w:date="2025-09-22T02:46:00Z" w16du:dateUtc="2025-09-22T08:46:00Z">
        <w:r w:rsidR="003E5D72">
          <w:rPr>
            <w:rFonts w:ascii="Courier New" w:hAnsi="Courier New" w:cs="Courier New"/>
            <w:sz w:val="16"/>
            <w:szCs w:val="16"/>
          </w:rPr>
          <w:t xml:space="preserve">  </w:t>
        </w:r>
      </w:ins>
      <w:proofErr w:type="gramEnd"/>
      <w:ins w:id="1947" w:author="Chris Hogan" w:date="2025-09-20T10:33:00Z" w16du:dateUtc="2025-09-20T16:33:00Z">
        <w:r w:rsidRPr="00EE5942">
          <w:rPr>
            <w:rFonts w:ascii="Courier New" w:hAnsi="Courier New" w:cs="Courier New"/>
            <w:sz w:val="16"/>
            <w:szCs w:val="16"/>
          </w:rPr>
          <w:t xml:space="preserve">       </w:t>
        </w:r>
      </w:ins>
      <w:ins w:id="1948" w:author="Chris Hogan" w:date="2025-09-22T02:47:00Z" w16du:dateUtc="2025-09-22T08:47:00Z">
        <w:r w:rsidR="00DD5F90">
          <w:rPr>
            <w:rFonts w:ascii="Courier New" w:hAnsi="Courier New" w:cs="Courier New"/>
            <w:sz w:val="16"/>
            <w:szCs w:val="16"/>
          </w:rPr>
          <w:t xml:space="preserve"> </w:t>
        </w:r>
      </w:ins>
      <w:ins w:id="1949" w:author="Chris Hogan" w:date="2025-09-20T10:33:00Z" w16du:dateUtc="2025-09-20T16:33:00Z">
        <w:r w:rsidRPr="00EE5942">
          <w:rPr>
            <w:rFonts w:ascii="Courier New" w:hAnsi="Courier New" w:cs="Courier New"/>
            <w:sz w:val="16"/>
            <w:szCs w:val="16"/>
          </w:rPr>
          <w:t xml:space="preserve">   // </w:t>
        </w:r>
      </w:ins>
      <w:ins w:id="1950" w:author="Chris Hogan" w:date="2025-09-22T02:46:00Z" w16du:dateUtc="2025-09-22T08:46:00Z">
        <w:r w:rsidR="003E5D72">
          <w:rPr>
            <w:rFonts w:ascii="Courier New" w:hAnsi="Courier New" w:cs="Courier New"/>
            <w:sz w:val="16"/>
            <w:szCs w:val="16"/>
          </w:rPr>
          <w:t xml:space="preserve">operations this rule </w:t>
        </w:r>
        <w:r w:rsidR="00DD5F90">
          <w:rPr>
            <w:rFonts w:ascii="Courier New" w:hAnsi="Courier New" w:cs="Courier New"/>
            <w:sz w:val="16"/>
            <w:szCs w:val="16"/>
          </w:rPr>
          <w:t>e</w:t>
        </w:r>
      </w:ins>
      <w:ins w:id="1951" w:author="Chris Hogan" w:date="2025-09-22T02:47:00Z" w16du:dateUtc="2025-09-22T08:47:00Z">
        <w:r w:rsidR="00DD5F90">
          <w:rPr>
            <w:rFonts w:ascii="Courier New" w:hAnsi="Courier New" w:cs="Courier New"/>
            <w:sz w:val="16"/>
            <w:szCs w:val="16"/>
          </w:rPr>
          <w:t xml:space="preserve">ffects on other rule’s </w:t>
        </w:r>
      </w:ins>
      <w:ins w:id="1952" w:author="Chris Hogan" w:date="2025-09-22T12:34:00Z" w16du:dateUtc="2025-09-22T18:34:00Z">
        <w:r w:rsidR="0028506B">
          <w:rPr>
            <w:rFonts w:ascii="Courier New" w:hAnsi="Courier New" w:cs="Courier New"/>
            <w:sz w:val="16"/>
            <w:szCs w:val="16"/>
          </w:rPr>
          <w:t>obligations</w:t>
        </w:r>
      </w:ins>
    </w:p>
    <w:p w14:paraId="030608B7" w14:textId="25EFB18B" w:rsidR="00EE5942" w:rsidRPr="00EE5942" w:rsidRDefault="00EE5942" w:rsidP="00EE5942">
      <w:pPr>
        <w:rPr>
          <w:ins w:id="1953" w:author="Chris Hogan" w:date="2025-09-20T09:27:00Z" w16du:dateUtc="2025-09-20T15:27:00Z"/>
          <w:rFonts w:ascii="Courier New" w:hAnsi="Courier New" w:cs="Courier New"/>
          <w:sz w:val="16"/>
          <w:szCs w:val="16"/>
        </w:rPr>
      </w:pPr>
      <w:ins w:id="1954" w:author="Chris Hogan" w:date="2025-09-20T09:27:00Z" w16du:dateUtc="2025-09-20T15:27:00Z">
        <w:r w:rsidRPr="00EE5942">
          <w:rPr>
            <w:rFonts w:ascii="Courier New" w:hAnsi="Courier New" w:cs="Courier New"/>
            <w:sz w:val="16"/>
            <w:szCs w:val="16"/>
          </w:rPr>
          <w:t xml:space="preserve">  "valuation": {</w:t>
        </w:r>
        <w:proofErr w:type="gramStart"/>
        <w:r w:rsidRPr="00EE5942">
          <w:rPr>
            <w:rFonts w:ascii="Courier New" w:hAnsi="Courier New" w:cs="Courier New"/>
            <w:sz w:val="16"/>
            <w:szCs w:val="16"/>
          </w:rPr>
          <w:t xml:space="preserve">},   </w:t>
        </w:r>
        <w:proofErr w:type="gramEnd"/>
        <w:r w:rsidRPr="00EE5942">
          <w:rPr>
            <w:rFonts w:ascii="Courier New" w:hAnsi="Courier New" w:cs="Courier New"/>
            <w:sz w:val="16"/>
            <w:szCs w:val="16"/>
          </w:rPr>
          <w:t xml:space="preserve">            // </w:t>
        </w:r>
      </w:ins>
      <w:ins w:id="1955" w:author="Chris Hogan" w:date="2025-09-20T09:46:00Z" w16du:dateUtc="2025-09-20T15:46:00Z">
        <w:r w:rsidR="002B17DB">
          <w:rPr>
            <w:rFonts w:ascii="Courier New" w:hAnsi="Courier New" w:cs="Courier New"/>
            <w:sz w:val="16"/>
            <w:szCs w:val="16"/>
          </w:rPr>
          <w:t>reference tables, lookups</w:t>
        </w:r>
      </w:ins>
      <w:ins w:id="1956" w:author="Chris Hogan" w:date="2025-09-22T09:55:00Z" w16du:dateUtc="2025-09-22T15:55:00Z">
        <w:r w:rsidR="0009505B">
          <w:rPr>
            <w:rFonts w:ascii="Courier New" w:hAnsi="Courier New" w:cs="Courier New"/>
            <w:sz w:val="16"/>
            <w:szCs w:val="16"/>
          </w:rPr>
          <w:t xml:space="preserve"> </w:t>
        </w:r>
        <w:r w:rsidR="0009505B" w:rsidRPr="0009505B">
          <w:rPr>
            <w:rFonts w:ascii="Courier New" w:hAnsi="Courier New" w:cs="Courier New"/>
            <w:sz w:val="16"/>
            <w:szCs w:val="16"/>
            <w:highlight w:val="yellow"/>
            <w:rPrChange w:id="1957" w:author="Chris Hogan" w:date="2025-09-22T09:55:00Z" w16du:dateUtc="2025-09-22T15:55:00Z">
              <w:rPr>
                <w:rFonts w:ascii="Courier New" w:hAnsi="Courier New" w:cs="Courier New"/>
                <w:sz w:val="16"/>
                <w:szCs w:val="16"/>
              </w:rPr>
            </w:rPrChange>
          </w:rPr>
          <w:t>(TBD)</w:t>
        </w:r>
      </w:ins>
    </w:p>
    <w:p w14:paraId="1989155F" w14:textId="72580BA9" w:rsidR="00EE5942" w:rsidRPr="00EE5942" w:rsidRDefault="00EE5942" w:rsidP="00EE5942">
      <w:pPr>
        <w:rPr>
          <w:ins w:id="1958" w:author="Chris Hogan" w:date="2025-09-20T09:27:00Z" w16du:dateUtc="2025-09-20T15:27:00Z"/>
          <w:rFonts w:ascii="Courier New" w:hAnsi="Courier New" w:cs="Courier New"/>
          <w:sz w:val="16"/>
          <w:szCs w:val="16"/>
        </w:rPr>
      </w:pPr>
      <w:ins w:id="1959" w:author="Chris Hogan" w:date="2025-09-20T09:27:00Z" w16du:dateUtc="2025-09-20T15:27:00Z">
        <w:r w:rsidRPr="00EE5942">
          <w:rPr>
            <w:rFonts w:ascii="Courier New" w:hAnsi="Courier New" w:cs="Courier New"/>
            <w:sz w:val="16"/>
            <w:szCs w:val="16"/>
          </w:rPr>
          <w:t xml:space="preserve">  "provenance": </w:t>
        </w:r>
        <w:proofErr w:type="gramStart"/>
        <w:r w:rsidRPr="00EE5942">
          <w:rPr>
            <w:rFonts w:ascii="Courier New" w:hAnsi="Courier New" w:cs="Courier New"/>
            <w:sz w:val="16"/>
            <w:szCs w:val="16"/>
          </w:rPr>
          <w:t xml:space="preserve">{}   </w:t>
        </w:r>
        <w:proofErr w:type="gramEnd"/>
        <w:r w:rsidRPr="00EE5942">
          <w:rPr>
            <w:rFonts w:ascii="Courier New" w:hAnsi="Courier New" w:cs="Courier New"/>
            <w:sz w:val="16"/>
            <w:szCs w:val="16"/>
          </w:rPr>
          <w:t xml:space="preserve">            // </w:t>
        </w:r>
      </w:ins>
      <w:ins w:id="1960" w:author="Chris Hogan" w:date="2025-09-20T10:43:00Z" w16du:dateUtc="2025-09-20T16:43:00Z">
        <w:r w:rsidR="00CA3DA8">
          <w:rPr>
            <w:rFonts w:ascii="Courier New" w:hAnsi="Courier New" w:cs="Courier New"/>
            <w:sz w:val="16"/>
            <w:szCs w:val="16"/>
          </w:rPr>
          <w:t xml:space="preserve">rule origin </w:t>
        </w:r>
      </w:ins>
      <w:ins w:id="1961" w:author="Chris Hogan" w:date="2025-09-20T09:57:00Z" w16du:dateUtc="2025-09-20T15:57:00Z">
        <w:r w:rsidR="00113BB2">
          <w:rPr>
            <w:rFonts w:ascii="Courier New" w:hAnsi="Courier New" w:cs="Courier New"/>
            <w:sz w:val="16"/>
            <w:szCs w:val="16"/>
          </w:rPr>
          <w:t xml:space="preserve">metadata </w:t>
        </w:r>
        <w:r w:rsidR="008F1721">
          <w:rPr>
            <w:rFonts w:ascii="Courier New" w:hAnsi="Courier New" w:cs="Courier New"/>
            <w:sz w:val="16"/>
            <w:szCs w:val="16"/>
          </w:rPr>
          <w:t>for traceability</w:t>
        </w:r>
      </w:ins>
      <w:ins w:id="1962" w:author="Chris Hogan" w:date="2025-09-20T10:43:00Z" w16du:dateUtc="2025-09-20T16:43:00Z">
        <w:r w:rsidR="009B38D6">
          <w:rPr>
            <w:rFonts w:ascii="Courier New" w:hAnsi="Courier New" w:cs="Courier New"/>
            <w:sz w:val="16"/>
            <w:szCs w:val="16"/>
          </w:rPr>
          <w:t>, com</w:t>
        </w:r>
      </w:ins>
      <w:ins w:id="1963" w:author="Chris Hogan" w:date="2025-09-20T10:44:00Z" w16du:dateUtc="2025-09-20T16:44:00Z">
        <w:r w:rsidR="009B38D6">
          <w:rPr>
            <w:rFonts w:ascii="Courier New" w:hAnsi="Courier New" w:cs="Courier New"/>
            <w:sz w:val="16"/>
            <w:szCs w:val="16"/>
          </w:rPr>
          <w:t>pliance, etc.</w:t>
        </w:r>
      </w:ins>
    </w:p>
    <w:p w14:paraId="75826348" w14:textId="3B059C88" w:rsidR="003B0181" w:rsidRPr="00EE5942" w:rsidRDefault="00EE5942">
      <w:pPr>
        <w:rPr>
          <w:ins w:id="1964" w:author="Chris Hogan" w:date="2025-09-20T09:18:00Z" w16du:dateUtc="2025-09-20T15:18:00Z"/>
          <w:rFonts w:ascii="Courier New" w:hAnsi="Courier New" w:cs="Courier New"/>
          <w:sz w:val="16"/>
          <w:szCs w:val="16"/>
          <w:rPrChange w:id="1965" w:author="Chris Hogan" w:date="2025-09-20T09:27:00Z" w16du:dateUtc="2025-09-20T15:27:00Z">
            <w:rPr>
              <w:ins w:id="1966" w:author="Chris Hogan" w:date="2025-09-20T09:18:00Z" w16du:dateUtc="2025-09-20T15:18:00Z"/>
            </w:rPr>
          </w:rPrChange>
        </w:rPr>
        <w:pPrChange w:id="1967" w:author="Chris Hogan" w:date="2025-09-20T09:18:00Z" w16du:dateUtc="2025-09-20T15:18:00Z">
          <w:pPr>
            <w:pStyle w:val="Heading1"/>
          </w:pPr>
        </w:pPrChange>
      </w:pPr>
      <w:ins w:id="1968" w:author="Chris Hogan" w:date="2025-09-20T09:27:00Z" w16du:dateUtc="2025-09-20T15:27:00Z">
        <w:r w:rsidRPr="00EE5942">
          <w:rPr>
            <w:rFonts w:ascii="Courier New" w:hAnsi="Courier New" w:cs="Courier New"/>
            <w:sz w:val="16"/>
            <w:szCs w:val="16"/>
          </w:rPr>
          <w:t>}</w:t>
        </w:r>
      </w:ins>
    </w:p>
    <w:p w14:paraId="68858C3A" w14:textId="653E2163" w:rsidR="00A1570A" w:rsidRDefault="005D40DD" w:rsidP="00A1570A">
      <w:pPr>
        <w:pStyle w:val="Heading1"/>
        <w:rPr>
          <w:ins w:id="1969" w:author="Chris Hogan" w:date="2025-09-20T11:35:00Z" w16du:dateUtc="2025-09-20T17:35:00Z"/>
        </w:rPr>
      </w:pPr>
      <w:ins w:id="1970" w:author="Chris Hogan" w:date="2025-09-22T09:53:00Z" w16du:dateUtc="2025-09-22T15:53:00Z">
        <w:r>
          <w:t xml:space="preserve">(NEW) </w:t>
        </w:r>
      </w:ins>
      <w:ins w:id="1971" w:author="Chris Hogan" w:date="2025-09-20T09:18:00Z" w16du:dateUtc="2025-09-20T15:18:00Z">
        <w:r w:rsidR="00A1570A">
          <w:t>Rule Card Elements</w:t>
        </w:r>
      </w:ins>
    </w:p>
    <w:p w14:paraId="6901F79F" w14:textId="77777777" w:rsidR="005E52C3" w:rsidRPr="005E52C3" w:rsidRDefault="005E52C3">
      <w:pPr>
        <w:rPr>
          <w:ins w:id="1972" w:author="Chris Hogan" w:date="2025-09-20T11:33:00Z" w16du:dateUtc="2025-09-20T17:33:00Z"/>
        </w:rPr>
        <w:pPrChange w:id="1973" w:author="Chris Hogan" w:date="2025-09-20T11:35:00Z" w16du:dateUtc="2025-09-20T17:35:00Z">
          <w:pPr>
            <w:pStyle w:val="Heading1"/>
          </w:pPr>
        </w:pPrChange>
      </w:pPr>
    </w:p>
    <w:p w14:paraId="43B51033" w14:textId="4B6B627F" w:rsidR="00C51EDF" w:rsidRDefault="00C51EDF" w:rsidP="00C51EDF">
      <w:pPr>
        <w:pStyle w:val="Heading2"/>
        <w:rPr>
          <w:ins w:id="1974" w:author="Chris Hogan" w:date="2025-09-20T11:35:00Z" w16du:dateUtc="2025-09-20T17:35:00Z"/>
        </w:rPr>
      </w:pPr>
      <w:ins w:id="1975" w:author="Chris Hogan" w:date="2025-09-20T11:34:00Z" w16du:dateUtc="2025-09-20T17:34:00Z">
        <w:r>
          <w:t>Identity &amp; Lifecycle</w:t>
        </w:r>
      </w:ins>
    </w:p>
    <w:p w14:paraId="37605234" w14:textId="77777777" w:rsidR="005E52C3" w:rsidRPr="005E52C3" w:rsidRDefault="005E52C3" w:rsidP="005E52C3">
      <w:pPr>
        <w:rPr>
          <w:ins w:id="1976" w:author="Chris Hogan" w:date="2025-09-20T11:34:00Z" w16du:dateUtc="2025-09-20T17:34:00Z"/>
        </w:rPr>
      </w:pPr>
    </w:p>
    <w:p w14:paraId="0C7A6A6B" w14:textId="2153A153" w:rsidR="003D029D" w:rsidRDefault="008D2F53" w:rsidP="003D029D">
      <w:pPr>
        <w:pStyle w:val="Heading3"/>
        <w:rPr>
          <w:ins w:id="1977" w:author="Chris Hogan" w:date="2025-09-20T11:47:00Z" w16du:dateUtc="2025-09-20T17:47:00Z"/>
        </w:rPr>
      </w:pPr>
      <w:proofErr w:type="spellStart"/>
      <w:ins w:id="1978" w:author="Chris Hogan" w:date="2025-09-22T03:07:00Z" w16du:dateUtc="2025-09-22T09:07:00Z">
        <w:r>
          <w:t>schema_</w:t>
        </w:r>
      </w:ins>
      <w:ins w:id="1979" w:author="Chris Hogan" w:date="2025-09-20T11:47:00Z" w16du:dateUtc="2025-09-20T17:47:00Z">
        <w:r w:rsidR="003D029D">
          <w:t>version</w:t>
        </w:r>
        <w:proofErr w:type="spellEnd"/>
      </w:ins>
    </w:p>
    <w:p w14:paraId="4F51332F" w14:textId="29AE5E79" w:rsidR="003D029D" w:rsidRDefault="003D029D" w:rsidP="003D029D">
      <w:pPr>
        <w:rPr>
          <w:ins w:id="1980" w:author="Chris Hogan" w:date="2025-09-20T11:47:00Z" w16du:dateUtc="2025-09-20T17:47:00Z"/>
        </w:rPr>
      </w:pPr>
      <w:ins w:id="1981" w:author="Chris Hogan" w:date="2025-09-20T11:47:00Z" w16du:dateUtc="2025-09-20T17:47:00Z">
        <w:r w:rsidRPr="00917FB8">
          <w:rPr>
            <w:b/>
            <w:bCs/>
          </w:rPr>
          <w:t>Why:</w:t>
        </w:r>
        <w:r>
          <w:t xml:space="preserve"> Tracks rule schema/definition version. Supports upgrades without breaking history.</w:t>
        </w:r>
      </w:ins>
    </w:p>
    <w:p w14:paraId="79256145" w14:textId="77777777" w:rsidR="003D029D" w:rsidRDefault="003D029D" w:rsidP="003D029D">
      <w:pPr>
        <w:rPr>
          <w:ins w:id="1982" w:author="Chris Hogan" w:date="2025-09-20T11:47:00Z" w16du:dateUtc="2025-09-20T17:47:00Z"/>
        </w:rPr>
      </w:pPr>
      <w:ins w:id="1983" w:author="Chris Hogan" w:date="2025-09-20T11:47:00Z" w16du:dateUtc="2025-09-20T17:47:00Z">
        <w:r w:rsidRPr="00917FB8">
          <w:rPr>
            <w:b/>
            <w:bCs/>
          </w:rPr>
          <w:lastRenderedPageBreak/>
          <w:t>What:</w:t>
        </w:r>
        <w:r>
          <w:t xml:space="preserve"> String (</w:t>
        </w:r>
        <w:proofErr w:type="spellStart"/>
        <w:r>
          <w:t>semver</w:t>
        </w:r>
        <w:proofErr w:type="spellEnd"/>
        <w:r>
          <w:t>).</w:t>
        </w:r>
      </w:ins>
    </w:p>
    <w:p w14:paraId="2A11940C" w14:textId="7DF393E4" w:rsidR="003D029D" w:rsidRDefault="003D029D" w:rsidP="003D029D">
      <w:pPr>
        <w:rPr>
          <w:ins w:id="1984" w:author="Chris Hogan" w:date="2025-09-20T11:47:00Z" w16du:dateUtc="2025-09-20T17:47:00Z"/>
        </w:rPr>
      </w:pPr>
      <w:ins w:id="1985" w:author="Chris Hogan" w:date="2025-09-20T11:47:00Z" w16du:dateUtc="2025-09-20T17:47:00Z">
        <w:r w:rsidRPr="00917FB8">
          <w:rPr>
            <w:b/>
            <w:bCs/>
          </w:rPr>
          <w:t>Example:</w:t>
        </w:r>
        <w:r>
          <w:t xml:space="preserve"> “</w:t>
        </w:r>
        <w:r w:rsidR="00A60524">
          <w:t>2</w:t>
        </w:r>
        <w:r>
          <w:t>.</w:t>
        </w:r>
        <w:r w:rsidR="00A60524">
          <w:t>1</w:t>
        </w:r>
        <w:r>
          <w:t>.</w:t>
        </w:r>
      </w:ins>
      <w:ins w:id="1986" w:author="Chris Hogan" w:date="2025-09-20T11:48:00Z" w16du:dateUtc="2025-09-20T17:48:00Z">
        <w:r w:rsidR="00010F05">
          <w:t>0</w:t>
        </w:r>
      </w:ins>
      <w:ins w:id="1987" w:author="Chris Hogan" w:date="2025-09-20T11:47:00Z" w16du:dateUtc="2025-09-20T17:47:00Z">
        <w:r>
          <w:t>”</w:t>
        </w:r>
      </w:ins>
    </w:p>
    <w:p w14:paraId="7F694D1F" w14:textId="77777777" w:rsidR="003D029D" w:rsidRDefault="003D029D" w:rsidP="003D029D">
      <w:pPr>
        <w:rPr>
          <w:ins w:id="1988" w:author="Chris Hogan" w:date="2025-09-20T11:47:00Z" w16du:dateUtc="2025-09-20T17:47:00Z"/>
        </w:rPr>
      </w:pPr>
    </w:p>
    <w:p w14:paraId="40997093" w14:textId="05571364" w:rsidR="00C51EDF" w:rsidRDefault="00C51EDF">
      <w:pPr>
        <w:pStyle w:val="Heading3"/>
        <w:rPr>
          <w:ins w:id="1989" w:author="Chris Hogan" w:date="2025-09-20T11:34:00Z" w16du:dateUtc="2025-09-20T17:34:00Z"/>
        </w:rPr>
        <w:pPrChange w:id="1990" w:author="Chris Hogan" w:date="2025-09-20T11:35:00Z" w16du:dateUtc="2025-09-20T17:35:00Z">
          <w:pPr/>
        </w:pPrChange>
      </w:pPr>
      <w:ins w:id="1991" w:author="Chris Hogan" w:date="2025-09-20T11:34:00Z" w16du:dateUtc="2025-09-20T17:34:00Z">
        <w:r>
          <w:t>id</w:t>
        </w:r>
      </w:ins>
    </w:p>
    <w:p w14:paraId="31CFC609" w14:textId="58D69601" w:rsidR="00C51EDF" w:rsidRDefault="00186FEA" w:rsidP="00C51EDF">
      <w:pPr>
        <w:rPr>
          <w:ins w:id="1992" w:author="Chris Hogan" w:date="2025-09-20T11:34:00Z" w16du:dateUtc="2025-09-20T17:34:00Z"/>
        </w:rPr>
      </w:pPr>
      <w:ins w:id="1993" w:author="Chris Hogan" w:date="2025-09-20T11:39:00Z" w16du:dateUtc="2025-09-20T17:39:00Z">
        <w:r w:rsidRPr="009F1AA4">
          <w:rPr>
            <w:b/>
            <w:bCs/>
            <w:rPrChange w:id="1994" w:author="Chris Hogan" w:date="2025-09-20T11:39:00Z" w16du:dateUtc="2025-09-20T17:39:00Z">
              <w:rPr/>
            </w:rPrChange>
          </w:rPr>
          <w:t>Why</w:t>
        </w:r>
      </w:ins>
      <w:ins w:id="1995" w:author="Chris Hogan" w:date="2025-09-20T11:34:00Z" w16du:dateUtc="2025-09-20T17:34:00Z">
        <w:r w:rsidR="00C51EDF" w:rsidRPr="009F1AA4">
          <w:rPr>
            <w:b/>
            <w:bCs/>
            <w:rPrChange w:id="1996" w:author="Chris Hogan" w:date="2025-09-20T11:39:00Z" w16du:dateUtc="2025-09-20T17:39:00Z">
              <w:rPr/>
            </w:rPrChange>
          </w:rPr>
          <w:t>:</w:t>
        </w:r>
        <w:r w:rsidR="00C51EDF">
          <w:t xml:space="preserve"> Stable anchor for </w:t>
        </w:r>
      </w:ins>
      <w:ins w:id="1997" w:author="Chris Hogan" w:date="2025-09-20T11:39:00Z" w16du:dateUtc="2025-09-20T17:39:00Z">
        <w:r w:rsidR="009F1AA4">
          <w:t xml:space="preserve">internal </w:t>
        </w:r>
      </w:ins>
      <w:ins w:id="1998" w:author="Chris Hogan" w:date="2025-09-20T11:34:00Z" w16du:dateUtc="2025-09-20T17:34:00Z">
        <w:r w:rsidR="00C51EDF">
          <w:t xml:space="preserve">referencing </w:t>
        </w:r>
      </w:ins>
      <w:ins w:id="1999" w:author="Chris Hogan" w:date="2025-09-20T11:36:00Z" w16du:dateUtc="2025-09-20T17:36:00Z">
        <w:r w:rsidR="00BE5961">
          <w:t xml:space="preserve">and traceability of </w:t>
        </w:r>
      </w:ins>
      <w:ins w:id="2000" w:author="Chris Hogan" w:date="2025-09-20T11:34:00Z" w16du:dateUtc="2025-09-20T17:34:00Z">
        <w:r w:rsidR="00C51EDF">
          <w:t>this rule.</w:t>
        </w:r>
      </w:ins>
    </w:p>
    <w:p w14:paraId="45C8A498" w14:textId="4BF894DB" w:rsidR="00C51EDF" w:rsidRDefault="00186FEA" w:rsidP="00C51EDF">
      <w:pPr>
        <w:rPr>
          <w:ins w:id="2001" w:author="Chris Hogan" w:date="2025-09-20T11:34:00Z" w16du:dateUtc="2025-09-20T17:34:00Z"/>
        </w:rPr>
      </w:pPr>
      <w:ins w:id="2002" w:author="Chris Hogan" w:date="2025-09-20T11:39:00Z" w16du:dateUtc="2025-09-20T17:39:00Z">
        <w:r w:rsidRPr="009F1AA4">
          <w:rPr>
            <w:b/>
            <w:bCs/>
            <w:rPrChange w:id="2003" w:author="Chris Hogan" w:date="2025-09-20T11:39:00Z" w16du:dateUtc="2025-09-20T17:39:00Z">
              <w:rPr/>
            </w:rPrChange>
          </w:rPr>
          <w:t>What</w:t>
        </w:r>
      </w:ins>
      <w:ins w:id="2004" w:author="Chris Hogan" w:date="2025-09-20T11:34:00Z" w16du:dateUtc="2025-09-20T17:34:00Z">
        <w:r w:rsidR="00C51EDF" w:rsidRPr="009F1AA4">
          <w:rPr>
            <w:b/>
            <w:bCs/>
            <w:rPrChange w:id="2005" w:author="Chris Hogan" w:date="2025-09-20T11:39:00Z" w16du:dateUtc="2025-09-20T17:39:00Z">
              <w:rPr/>
            </w:rPrChange>
          </w:rPr>
          <w:t>:</w:t>
        </w:r>
        <w:r w:rsidR="00C51EDF">
          <w:t xml:space="preserve"> String (GUID).</w:t>
        </w:r>
      </w:ins>
    </w:p>
    <w:p w14:paraId="08DC720E" w14:textId="6994CBF5" w:rsidR="005E52C3" w:rsidRDefault="006C4ABD" w:rsidP="00C51EDF">
      <w:pPr>
        <w:rPr>
          <w:ins w:id="2006" w:author="Chris Hogan" w:date="2025-09-20T11:38:00Z" w16du:dateUtc="2025-09-20T17:38:00Z"/>
        </w:rPr>
      </w:pPr>
      <w:ins w:id="2007" w:author="Chris Hogan" w:date="2025-09-20T11:37:00Z" w16du:dateUtc="2025-09-20T17:37:00Z">
        <w:r w:rsidRPr="009F1AA4">
          <w:rPr>
            <w:b/>
            <w:bCs/>
            <w:rPrChange w:id="2008" w:author="Chris Hogan" w:date="2025-09-20T11:39:00Z" w16du:dateUtc="2025-09-20T17:39:00Z">
              <w:rPr/>
            </w:rPrChange>
          </w:rPr>
          <w:t>Example:</w:t>
        </w:r>
        <w:r>
          <w:t xml:space="preserve"> </w:t>
        </w:r>
      </w:ins>
      <w:ins w:id="2009" w:author="Chris Hogan" w:date="2025-09-20T11:38:00Z" w16du:dateUtc="2025-09-20T17:38:00Z">
        <w:r>
          <w:t>“</w:t>
        </w:r>
        <w:r w:rsidRPr="006C4ABD">
          <w:t>550e8400-e29b-11d4-a716-446655440000</w:t>
        </w:r>
        <w:r>
          <w:t>”</w:t>
        </w:r>
      </w:ins>
    </w:p>
    <w:p w14:paraId="39B81DCA" w14:textId="2EEF91B5" w:rsidR="006C4ABD" w:rsidRDefault="006C4ABD" w:rsidP="00C51EDF">
      <w:pPr>
        <w:rPr>
          <w:ins w:id="2010" w:author="Chris Hogan" w:date="2025-09-20T11:34:00Z" w16du:dateUtc="2025-09-20T17:34:00Z"/>
        </w:rPr>
      </w:pPr>
    </w:p>
    <w:p w14:paraId="6330DB9C" w14:textId="545360C0" w:rsidR="00C51EDF" w:rsidRDefault="00B0372D">
      <w:pPr>
        <w:pStyle w:val="Heading3"/>
        <w:rPr>
          <w:ins w:id="2011" w:author="Chris Hogan" w:date="2025-09-20T11:34:00Z" w16du:dateUtc="2025-09-20T17:34:00Z"/>
        </w:rPr>
        <w:pPrChange w:id="2012" w:author="Chris Hogan" w:date="2025-09-20T11:40:00Z" w16du:dateUtc="2025-09-20T17:40:00Z">
          <w:pPr/>
        </w:pPrChange>
      </w:pPr>
      <w:ins w:id="2013" w:author="Chris Hogan" w:date="2025-09-20T11:49:00Z" w16du:dateUtc="2025-09-20T17:49:00Z">
        <w:r>
          <w:t>name</w:t>
        </w:r>
      </w:ins>
    </w:p>
    <w:p w14:paraId="2FD6996D" w14:textId="33E7EADB" w:rsidR="00C51EDF" w:rsidRDefault="00C51EDF" w:rsidP="00C51EDF">
      <w:pPr>
        <w:rPr>
          <w:ins w:id="2014" w:author="Chris Hogan" w:date="2025-09-20T11:34:00Z" w16du:dateUtc="2025-09-20T17:34:00Z"/>
        </w:rPr>
      </w:pPr>
      <w:ins w:id="2015" w:author="Chris Hogan" w:date="2025-09-20T11:34:00Z" w16du:dateUtc="2025-09-20T17:34:00Z">
        <w:r w:rsidRPr="00B0372D">
          <w:rPr>
            <w:b/>
            <w:bCs/>
            <w:rPrChange w:id="2016" w:author="Chris Hogan" w:date="2025-09-20T11:49:00Z" w16du:dateUtc="2025-09-20T17:49:00Z">
              <w:rPr/>
            </w:rPrChange>
          </w:rPr>
          <w:t>Why:</w:t>
        </w:r>
        <w:r>
          <w:t xml:space="preserve"> Human-friendly label so people can </w:t>
        </w:r>
      </w:ins>
      <w:ins w:id="2017" w:author="Chris Hogan" w:date="2025-09-20T11:49:00Z" w16du:dateUtc="2025-09-20T17:49:00Z">
        <w:r w:rsidR="00B0372D">
          <w:t xml:space="preserve">refer to and </w:t>
        </w:r>
      </w:ins>
      <w:ins w:id="2018" w:author="Chris Hogan" w:date="2025-09-20T11:34:00Z" w16du:dateUtc="2025-09-20T17:34:00Z">
        <w:r>
          <w:t xml:space="preserve">talk about </w:t>
        </w:r>
      </w:ins>
      <w:ins w:id="2019" w:author="Chris Hogan" w:date="2025-09-20T11:50:00Z" w16du:dateUtc="2025-09-20T17:50:00Z">
        <w:r w:rsidR="001A685E">
          <w:t xml:space="preserve">this </w:t>
        </w:r>
      </w:ins>
      <w:ins w:id="2020" w:author="Chris Hogan" w:date="2025-09-20T11:34:00Z" w16du:dateUtc="2025-09-20T17:34:00Z">
        <w:r>
          <w:t>rule.</w:t>
        </w:r>
      </w:ins>
    </w:p>
    <w:p w14:paraId="6EE2B155" w14:textId="5A9E6C42" w:rsidR="00C51EDF" w:rsidRDefault="00C51EDF" w:rsidP="00C51EDF">
      <w:pPr>
        <w:rPr>
          <w:ins w:id="2021" w:author="Chris Hogan" w:date="2025-09-20T11:34:00Z" w16du:dateUtc="2025-09-20T17:34:00Z"/>
        </w:rPr>
      </w:pPr>
      <w:ins w:id="2022" w:author="Chris Hogan" w:date="2025-09-20T11:34:00Z" w16du:dateUtc="2025-09-20T17:34:00Z">
        <w:r w:rsidRPr="00B0372D">
          <w:rPr>
            <w:b/>
            <w:bCs/>
            <w:rPrChange w:id="2023" w:author="Chris Hogan" w:date="2025-09-20T11:49:00Z" w16du:dateUtc="2025-09-20T17:49:00Z">
              <w:rPr/>
            </w:rPrChange>
          </w:rPr>
          <w:t>What:</w:t>
        </w:r>
        <w:r>
          <w:t xml:space="preserve"> String</w:t>
        </w:r>
      </w:ins>
    </w:p>
    <w:p w14:paraId="3E055D46" w14:textId="7E48E64E" w:rsidR="00C51EDF" w:rsidRDefault="00C51EDF" w:rsidP="00C51EDF">
      <w:pPr>
        <w:rPr>
          <w:ins w:id="2024" w:author="Chris Hogan" w:date="2025-09-20T11:50:00Z" w16du:dateUtc="2025-09-20T17:50:00Z"/>
        </w:rPr>
      </w:pPr>
      <w:ins w:id="2025" w:author="Chris Hogan" w:date="2025-09-20T11:34:00Z" w16du:dateUtc="2025-09-20T17:34:00Z">
        <w:r w:rsidRPr="003F1564">
          <w:rPr>
            <w:b/>
            <w:bCs/>
            <w:rPrChange w:id="2026" w:author="Chris Hogan" w:date="2025-09-20T11:50:00Z" w16du:dateUtc="2025-09-20T17:50:00Z">
              <w:rPr/>
            </w:rPrChange>
          </w:rPr>
          <w:t>Example:</w:t>
        </w:r>
        <w:r>
          <w:t xml:space="preserve"> </w:t>
        </w:r>
      </w:ins>
      <w:ins w:id="2027" w:author="Chris Hogan" w:date="2025-09-20T11:50:00Z" w16du:dateUtc="2025-09-20T17:50:00Z">
        <w:r w:rsidR="003F1564">
          <w:t>“</w:t>
        </w:r>
        <w:r w:rsidR="003F1564" w:rsidRPr="003F1564">
          <w:t>Overtime Provisions, 5x8 Work Schedule (NMA AB 2025-2028)</w:t>
        </w:r>
        <w:r w:rsidR="003F1564">
          <w:t>”</w:t>
        </w:r>
      </w:ins>
    </w:p>
    <w:p w14:paraId="3B8744EF" w14:textId="77777777" w:rsidR="003F1564" w:rsidRDefault="003F1564" w:rsidP="00C51EDF">
      <w:pPr>
        <w:rPr>
          <w:ins w:id="2028" w:author="Chris Hogan" w:date="2025-09-20T11:34:00Z" w16du:dateUtc="2025-09-20T17:34:00Z"/>
        </w:rPr>
      </w:pPr>
    </w:p>
    <w:p w14:paraId="74F8E19F" w14:textId="320E9466" w:rsidR="00C51EDF" w:rsidRDefault="00C51EDF">
      <w:pPr>
        <w:pStyle w:val="Heading3"/>
        <w:rPr>
          <w:ins w:id="2029" w:author="Chris Hogan" w:date="2025-09-20T11:34:00Z" w16du:dateUtc="2025-09-20T17:34:00Z"/>
        </w:rPr>
        <w:pPrChange w:id="2030" w:author="Chris Hogan" w:date="2025-09-20T11:50:00Z" w16du:dateUtc="2025-09-20T17:50:00Z">
          <w:pPr/>
        </w:pPrChange>
      </w:pPr>
      <w:ins w:id="2031" w:author="Chris Hogan" w:date="2025-09-20T11:34:00Z" w16du:dateUtc="2025-09-20T17:34:00Z">
        <w:r>
          <w:t>summary</w:t>
        </w:r>
      </w:ins>
    </w:p>
    <w:p w14:paraId="63E2E00B" w14:textId="69658402" w:rsidR="00C51EDF" w:rsidRDefault="00C51EDF" w:rsidP="00C51EDF">
      <w:pPr>
        <w:rPr>
          <w:ins w:id="2032" w:author="Chris Hogan" w:date="2025-09-20T11:34:00Z" w16du:dateUtc="2025-09-20T17:34:00Z"/>
        </w:rPr>
      </w:pPr>
      <w:ins w:id="2033" w:author="Chris Hogan" w:date="2025-09-20T11:34:00Z" w16du:dateUtc="2025-09-20T17:34:00Z">
        <w:r w:rsidRPr="00D84602">
          <w:rPr>
            <w:b/>
            <w:bCs/>
            <w:rPrChange w:id="2034" w:author="Chris Hogan" w:date="2025-09-20T11:52:00Z" w16du:dateUtc="2025-09-20T17:52:00Z">
              <w:rPr/>
            </w:rPrChange>
          </w:rPr>
          <w:t>Why:</w:t>
        </w:r>
        <w:r>
          <w:t xml:space="preserve"> </w:t>
        </w:r>
      </w:ins>
      <w:ins w:id="2035" w:author="Chris Hogan" w:date="2025-09-20T11:56:00Z" w16du:dateUtc="2025-09-20T17:56:00Z">
        <w:r w:rsidR="00FB3160">
          <w:t>P</w:t>
        </w:r>
        <w:r w:rsidR="00FB3160" w:rsidRPr="00FB3160">
          <w:t>rovide</w:t>
        </w:r>
        <w:r w:rsidR="00FB3160">
          <w:t>s</w:t>
        </w:r>
        <w:r w:rsidR="00FB3160" w:rsidRPr="00FB3160">
          <w:t xml:space="preserve"> a plain-language explanation of </w:t>
        </w:r>
      </w:ins>
      <w:ins w:id="2036" w:author="Chris Hogan" w:date="2025-09-20T11:57:00Z" w16du:dateUtc="2025-09-20T17:57:00Z">
        <w:r w:rsidR="00FB3160">
          <w:t xml:space="preserve">the </w:t>
        </w:r>
      </w:ins>
      <w:ins w:id="2037" w:author="Chris Hogan" w:date="2025-09-20T11:56:00Z" w16du:dateUtc="2025-09-20T17:56:00Z">
        <w:r w:rsidR="00FB3160" w:rsidRPr="00FB3160">
          <w:t xml:space="preserve">rule so its meaning and effect are clear </w:t>
        </w:r>
        <w:proofErr w:type="gramStart"/>
        <w:r w:rsidR="00FB3160" w:rsidRPr="00FB3160">
          <w:t>at a glance</w:t>
        </w:r>
        <w:proofErr w:type="gramEnd"/>
        <w:r w:rsidR="00FB3160" w:rsidRPr="00FB3160">
          <w:t>, making it accessible to readers without technical or contractual background.</w:t>
        </w:r>
      </w:ins>
    </w:p>
    <w:p w14:paraId="26959AD5" w14:textId="4BA1EB5D" w:rsidR="00C51EDF" w:rsidRDefault="00C51EDF" w:rsidP="00C51EDF">
      <w:pPr>
        <w:rPr>
          <w:ins w:id="2038" w:author="Chris Hogan" w:date="2025-09-20T11:34:00Z" w16du:dateUtc="2025-09-20T17:34:00Z"/>
        </w:rPr>
      </w:pPr>
      <w:ins w:id="2039" w:author="Chris Hogan" w:date="2025-09-20T11:34:00Z" w16du:dateUtc="2025-09-20T17:34:00Z">
        <w:r w:rsidRPr="00D84602">
          <w:rPr>
            <w:b/>
            <w:bCs/>
            <w:rPrChange w:id="2040" w:author="Chris Hogan" w:date="2025-09-20T11:52:00Z" w16du:dateUtc="2025-09-20T17:52:00Z">
              <w:rPr/>
            </w:rPrChange>
          </w:rPr>
          <w:t>What:</w:t>
        </w:r>
        <w:r>
          <w:t xml:space="preserve"> String.</w:t>
        </w:r>
      </w:ins>
    </w:p>
    <w:p w14:paraId="42855F1D" w14:textId="63F94D67" w:rsidR="00C51EDF" w:rsidRDefault="00C51EDF" w:rsidP="00C51EDF">
      <w:pPr>
        <w:rPr>
          <w:ins w:id="2041" w:author="Chris Hogan" w:date="2025-09-20T11:34:00Z" w16du:dateUtc="2025-09-20T17:34:00Z"/>
        </w:rPr>
      </w:pPr>
      <w:ins w:id="2042" w:author="Chris Hogan" w:date="2025-09-20T11:34:00Z" w16du:dateUtc="2025-09-20T17:34:00Z">
        <w:r w:rsidRPr="00D84602">
          <w:rPr>
            <w:b/>
            <w:bCs/>
            <w:rPrChange w:id="2043" w:author="Chris Hogan" w:date="2025-09-20T11:52:00Z" w16du:dateUtc="2025-09-20T17:52:00Z">
              <w:rPr/>
            </w:rPrChange>
          </w:rPr>
          <w:t>Example:</w:t>
        </w:r>
        <w:r>
          <w:t xml:space="preserve"> </w:t>
        </w:r>
      </w:ins>
      <w:ins w:id="2044" w:author="Chris Hogan" w:date="2025-09-20T11:52:00Z" w16du:dateUtc="2025-09-20T17:52:00Z">
        <w:r w:rsidR="00D84602">
          <w:t>“</w:t>
        </w:r>
        <w:r w:rsidR="00D84602" w:rsidRPr="00D84602">
          <w:t>Employees on a 5x8 schedule: 8 hours straight time; up to 2 hours at 1.5x; after 10 hours at 2x. All hours on Saturday, Sunday, and Statutory Holidays are at 2x.</w:t>
        </w:r>
        <w:r w:rsidR="00D84602">
          <w:t>”</w:t>
        </w:r>
      </w:ins>
    </w:p>
    <w:p w14:paraId="6810AB90" w14:textId="77777777" w:rsidR="00D84602" w:rsidRDefault="00D84602" w:rsidP="00C51EDF">
      <w:pPr>
        <w:rPr>
          <w:ins w:id="2045" w:author="Chris Hogan" w:date="2025-09-20T11:53:00Z" w16du:dateUtc="2025-09-20T17:53:00Z"/>
        </w:rPr>
      </w:pPr>
    </w:p>
    <w:p w14:paraId="0EE36998" w14:textId="3F34CFB2" w:rsidR="00C51EDF" w:rsidRDefault="00C51EDF">
      <w:pPr>
        <w:pStyle w:val="Heading3"/>
        <w:rPr>
          <w:ins w:id="2046" w:author="Chris Hogan" w:date="2025-09-20T11:34:00Z" w16du:dateUtc="2025-09-20T17:34:00Z"/>
        </w:rPr>
        <w:pPrChange w:id="2047" w:author="Chris Hogan" w:date="2025-09-20T11:53:00Z" w16du:dateUtc="2025-09-20T17:53:00Z">
          <w:pPr/>
        </w:pPrChange>
      </w:pPr>
      <w:ins w:id="2048" w:author="Chris Hogan" w:date="2025-09-20T11:34:00Z" w16du:dateUtc="2025-09-20T17:34:00Z">
        <w:r>
          <w:t>status</w:t>
        </w:r>
      </w:ins>
    </w:p>
    <w:p w14:paraId="2AE5370C" w14:textId="5AE8060D" w:rsidR="00C51EDF" w:rsidRDefault="00C51EDF" w:rsidP="00C51EDF">
      <w:pPr>
        <w:rPr>
          <w:ins w:id="2049" w:author="Chris Hogan" w:date="2025-09-20T11:34:00Z" w16du:dateUtc="2025-09-20T17:34:00Z"/>
        </w:rPr>
      </w:pPr>
      <w:ins w:id="2050" w:author="Chris Hogan" w:date="2025-09-20T11:34:00Z" w16du:dateUtc="2025-09-20T17:34:00Z">
        <w:r w:rsidRPr="00F7703B">
          <w:rPr>
            <w:b/>
            <w:bCs/>
            <w:rPrChange w:id="2051" w:author="Chris Hogan" w:date="2025-09-20T11:58:00Z" w16du:dateUtc="2025-09-20T17:58:00Z">
              <w:rPr/>
            </w:rPrChange>
          </w:rPr>
          <w:t>Why:</w:t>
        </w:r>
        <w:r>
          <w:t xml:space="preserve"> Controls </w:t>
        </w:r>
      </w:ins>
      <w:ins w:id="2052" w:author="Chris Hogan" w:date="2025-09-20T12:20:00Z" w16du:dateUtc="2025-09-20T18:20:00Z">
        <w:r w:rsidR="008608C5">
          <w:t xml:space="preserve">the rule’s </w:t>
        </w:r>
      </w:ins>
      <w:ins w:id="2053" w:author="Chris Hogan" w:date="2025-09-20T11:34:00Z" w16du:dateUtc="2025-09-20T17:34:00Z">
        <w:r>
          <w:t>lifecycle</w:t>
        </w:r>
      </w:ins>
      <w:ins w:id="2054" w:author="Chris Hogan" w:date="2025-09-20T12:20:00Z" w16du:dateUtc="2025-09-20T18:20:00Z">
        <w:r w:rsidR="00102CD7">
          <w:t>, discoverability, and evaluation in the current environment</w:t>
        </w:r>
      </w:ins>
      <w:ins w:id="2055" w:author="Chris Hogan" w:date="2025-09-20T11:34:00Z" w16du:dateUtc="2025-09-20T17:34:00Z">
        <w:r>
          <w:t>.</w:t>
        </w:r>
      </w:ins>
    </w:p>
    <w:p w14:paraId="49B7D18B" w14:textId="77777777" w:rsidR="008B10FD" w:rsidRDefault="00C51EDF" w:rsidP="00C51EDF">
      <w:pPr>
        <w:rPr>
          <w:ins w:id="2056" w:author="Chris Hogan" w:date="2025-09-20T12:00:00Z" w16du:dateUtc="2025-09-20T18:00:00Z"/>
        </w:rPr>
      </w:pPr>
      <w:ins w:id="2057" w:author="Chris Hogan" w:date="2025-09-20T11:34:00Z" w16du:dateUtc="2025-09-20T17:34:00Z">
        <w:r w:rsidRPr="00F7703B">
          <w:rPr>
            <w:b/>
            <w:bCs/>
            <w:rPrChange w:id="2058" w:author="Chris Hogan" w:date="2025-09-20T11:58:00Z" w16du:dateUtc="2025-09-20T17:58:00Z">
              <w:rPr/>
            </w:rPrChange>
          </w:rPr>
          <w:t>What:</w:t>
        </w:r>
        <w:r>
          <w:t xml:space="preserve"> Enum </w:t>
        </w:r>
      </w:ins>
      <w:ins w:id="2059" w:author="Chris Hogan" w:date="2025-09-20T11:58:00Z" w16du:dateUtc="2025-09-20T17:58:00Z">
        <w:r w:rsidR="00F7703B">
          <w:t>S</w:t>
        </w:r>
      </w:ins>
      <w:ins w:id="2060" w:author="Chris Hogan" w:date="2025-09-20T11:34:00Z" w16du:dateUtc="2025-09-20T17:34:00Z">
        <w:r>
          <w:t>tring:</w:t>
        </w:r>
      </w:ins>
    </w:p>
    <w:p w14:paraId="2AEC4A6E" w14:textId="695E5F72" w:rsidR="008B10FD" w:rsidRDefault="00C51EDF" w:rsidP="008B10FD">
      <w:pPr>
        <w:pStyle w:val="ListParagraph"/>
        <w:numPr>
          <w:ilvl w:val="0"/>
          <w:numId w:val="23"/>
        </w:numPr>
        <w:rPr>
          <w:ins w:id="2061" w:author="Chris Hogan" w:date="2025-09-20T12:00:00Z" w16du:dateUtc="2025-09-20T18:00:00Z"/>
        </w:rPr>
      </w:pPr>
      <w:ins w:id="2062" w:author="Chris Hogan" w:date="2025-09-20T11:34:00Z" w16du:dateUtc="2025-09-20T17:34:00Z">
        <w:r>
          <w:t>draft</w:t>
        </w:r>
      </w:ins>
      <w:ins w:id="2063" w:author="Chris Hogan" w:date="2025-09-20T12:00:00Z" w16du:dateUtc="2025-09-20T18:00:00Z">
        <w:r w:rsidR="000A7B2F">
          <w:t xml:space="preserve">: </w:t>
        </w:r>
      </w:ins>
      <w:ins w:id="2064" w:author="Chris Hogan" w:date="2025-09-20T12:17:00Z" w16du:dateUtc="2025-09-20T18:17:00Z">
        <w:r w:rsidR="008756BA">
          <w:t>not live</w:t>
        </w:r>
        <w:r w:rsidR="00B2783A">
          <w:t xml:space="preserve">, </w:t>
        </w:r>
      </w:ins>
      <w:ins w:id="2065" w:author="Chris Hogan" w:date="2025-09-20T12:10:00Z" w16du:dateUtc="2025-09-20T18:10:00Z">
        <w:r w:rsidR="00FF6D64">
          <w:t>in authoring/review</w:t>
        </w:r>
      </w:ins>
      <w:ins w:id="2066" w:author="Chris Hogan" w:date="2025-09-20T12:17:00Z" w16du:dateUtc="2025-09-20T18:17:00Z">
        <w:r w:rsidR="00B2783A">
          <w:t>;</w:t>
        </w:r>
      </w:ins>
      <w:ins w:id="2067" w:author="Chris Hogan" w:date="2025-09-20T12:07:00Z" w16du:dateUtc="2025-09-20T18:07:00Z">
        <w:r w:rsidR="00A237E1">
          <w:t xml:space="preserve"> </w:t>
        </w:r>
      </w:ins>
      <w:ins w:id="2068" w:author="Chris Hogan" w:date="2025-09-20T12:18:00Z" w16du:dateUtc="2025-09-20T18:18:00Z">
        <w:r w:rsidR="00B2783A">
          <w:t>not discoverable, not evaluated</w:t>
        </w:r>
      </w:ins>
    </w:p>
    <w:p w14:paraId="2ADDFDEF" w14:textId="0CAFA7D5" w:rsidR="008B10FD" w:rsidRDefault="00A237E1" w:rsidP="008B10FD">
      <w:pPr>
        <w:pStyle w:val="ListParagraph"/>
        <w:numPr>
          <w:ilvl w:val="0"/>
          <w:numId w:val="23"/>
        </w:numPr>
        <w:rPr>
          <w:ins w:id="2069" w:author="Chris Hogan" w:date="2025-09-20T12:00:00Z" w16du:dateUtc="2025-09-20T18:00:00Z"/>
        </w:rPr>
      </w:pPr>
      <w:ins w:id="2070" w:author="Chris Hogan" w:date="2025-09-20T12:08:00Z" w16du:dateUtc="2025-09-20T18:08:00Z">
        <w:r>
          <w:t>active</w:t>
        </w:r>
      </w:ins>
      <w:ins w:id="2071" w:author="Chris Hogan" w:date="2025-09-20T12:00:00Z" w16du:dateUtc="2025-09-20T18:00:00Z">
        <w:r w:rsidR="000A7B2F">
          <w:t xml:space="preserve">: </w:t>
        </w:r>
      </w:ins>
      <w:ins w:id="2072" w:author="Chris Hogan" w:date="2025-09-20T12:08:00Z" w16du:dateUtc="2025-09-20T18:08:00Z">
        <w:r>
          <w:t>live</w:t>
        </w:r>
      </w:ins>
      <w:ins w:id="2073" w:author="Chris Hogan" w:date="2025-09-20T12:18:00Z" w16du:dateUtc="2025-09-20T18:18:00Z">
        <w:r w:rsidR="00E23859">
          <w:t>;</w:t>
        </w:r>
      </w:ins>
      <w:ins w:id="2074" w:author="Chris Hogan" w:date="2025-09-20T12:12:00Z" w16du:dateUtc="2025-09-20T18:12:00Z">
        <w:r w:rsidR="001A15F9">
          <w:t xml:space="preserve"> discoverable</w:t>
        </w:r>
      </w:ins>
      <w:ins w:id="2075" w:author="Chris Hogan" w:date="2025-09-20T12:18:00Z" w16du:dateUtc="2025-09-20T18:18:00Z">
        <w:r w:rsidR="00E23859">
          <w:t xml:space="preserve"> and </w:t>
        </w:r>
      </w:ins>
      <w:ins w:id="2076" w:author="Chris Hogan" w:date="2025-09-20T12:15:00Z" w16du:dateUtc="2025-09-20T18:15:00Z">
        <w:r w:rsidR="00EB5312">
          <w:t>evaluated</w:t>
        </w:r>
      </w:ins>
    </w:p>
    <w:p w14:paraId="1B867C87" w14:textId="7E545D29" w:rsidR="008B10FD" w:rsidRDefault="00A237E1" w:rsidP="008B10FD">
      <w:pPr>
        <w:pStyle w:val="ListParagraph"/>
        <w:numPr>
          <w:ilvl w:val="0"/>
          <w:numId w:val="23"/>
        </w:numPr>
        <w:rPr>
          <w:ins w:id="2077" w:author="Chris Hogan" w:date="2025-09-20T12:00:00Z" w16du:dateUtc="2025-09-20T18:00:00Z"/>
        </w:rPr>
      </w:pPr>
      <w:ins w:id="2078" w:author="Chris Hogan" w:date="2025-09-20T12:08:00Z" w16du:dateUtc="2025-09-20T18:08:00Z">
        <w:r>
          <w:t>paused</w:t>
        </w:r>
      </w:ins>
      <w:ins w:id="2079" w:author="Chris Hogan" w:date="2025-09-20T12:01:00Z" w16du:dateUtc="2025-09-20T18:01:00Z">
        <w:r w:rsidR="00C7741E">
          <w:t xml:space="preserve">: </w:t>
        </w:r>
      </w:ins>
      <w:ins w:id="2080" w:author="Chris Hogan" w:date="2025-09-20T12:11:00Z" w16du:dateUtc="2025-09-20T18:11:00Z">
        <w:r w:rsidR="00603EB1">
          <w:t xml:space="preserve">live but </w:t>
        </w:r>
        <w:r w:rsidR="00F72C42">
          <w:t>temporarily disabled</w:t>
        </w:r>
      </w:ins>
      <w:ins w:id="2081" w:author="Chris Hogan" w:date="2025-09-20T12:15:00Z" w16du:dateUtc="2025-09-20T18:15:00Z">
        <w:r w:rsidR="00AF4E22">
          <w:t>; not discoverable, not evaluated</w:t>
        </w:r>
      </w:ins>
    </w:p>
    <w:p w14:paraId="0BD1DC63" w14:textId="7B47A3F8" w:rsidR="00C51EDF" w:rsidRDefault="00C31F9B">
      <w:pPr>
        <w:pStyle w:val="ListParagraph"/>
        <w:numPr>
          <w:ilvl w:val="0"/>
          <w:numId w:val="23"/>
        </w:numPr>
        <w:rPr>
          <w:ins w:id="2082" w:author="Chris Hogan" w:date="2025-09-20T11:34:00Z" w16du:dateUtc="2025-09-20T17:34:00Z"/>
        </w:rPr>
        <w:pPrChange w:id="2083" w:author="Chris Hogan" w:date="2025-09-20T12:00:00Z" w16du:dateUtc="2025-09-20T18:00:00Z">
          <w:pPr/>
        </w:pPrChange>
      </w:pPr>
      <w:ins w:id="2084" w:author="Chris Hogan" w:date="2025-09-20T12:08:00Z" w16du:dateUtc="2025-09-20T18:08:00Z">
        <w:r>
          <w:t>archived</w:t>
        </w:r>
      </w:ins>
      <w:ins w:id="2085" w:author="Chris Hogan" w:date="2025-09-20T12:01:00Z" w16du:dateUtc="2025-09-20T18:01:00Z">
        <w:r w:rsidR="00C7741E">
          <w:t xml:space="preserve">: </w:t>
        </w:r>
      </w:ins>
      <w:ins w:id="2086" w:author="Chris Hogan" w:date="2025-09-20T12:18:00Z" w16du:dateUtc="2025-09-20T18:18:00Z">
        <w:r w:rsidR="00D67F3B">
          <w:t xml:space="preserve">permanently </w:t>
        </w:r>
      </w:ins>
      <w:ins w:id="2087" w:author="Chris Hogan" w:date="2025-09-20T12:23:00Z" w16du:dateUtc="2025-09-20T18:23:00Z">
        <w:r w:rsidR="00AA4D9A">
          <w:t xml:space="preserve">retired </w:t>
        </w:r>
      </w:ins>
      <w:ins w:id="2088" w:author="Chris Hogan" w:date="2025-09-20T12:21:00Z" w16du:dateUtc="2025-09-20T18:21:00Z">
        <w:r w:rsidR="00B0641B">
          <w:t xml:space="preserve">from </w:t>
        </w:r>
      </w:ins>
      <w:proofErr w:type="gramStart"/>
      <w:ins w:id="2089" w:author="Chris Hogan" w:date="2025-09-20T12:16:00Z" w16du:dateUtc="2025-09-20T18:16:00Z">
        <w:r w:rsidR="00B8665C">
          <w:t>live</w:t>
        </w:r>
        <w:proofErr w:type="gramEnd"/>
        <w:r w:rsidR="00B8665C">
          <w:t>; not discoverable, not evaluated</w:t>
        </w:r>
      </w:ins>
      <w:ins w:id="2090" w:author="Chris Hogan" w:date="2025-09-20T12:21:00Z" w16du:dateUtc="2025-09-20T18:21:00Z">
        <w:r w:rsidR="00B0641B">
          <w:t>;</w:t>
        </w:r>
      </w:ins>
      <w:ins w:id="2091" w:author="Chris Hogan" w:date="2025-09-20T12:16:00Z" w16du:dateUtc="2025-09-20T18:16:00Z">
        <w:r w:rsidR="00B8665C">
          <w:t xml:space="preserve"> retained for </w:t>
        </w:r>
      </w:ins>
      <w:ins w:id="2092" w:author="Chris Hogan" w:date="2025-09-20T12:12:00Z" w16du:dateUtc="2025-09-20T18:12:00Z">
        <w:r w:rsidR="0011701A">
          <w:t>audit/compare</w:t>
        </w:r>
      </w:ins>
    </w:p>
    <w:p w14:paraId="636FFB33" w14:textId="01E70D29" w:rsidR="00C51EDF" w:rsidRDefault="00C51EDF" w:rsidP="00C51EDF">
      <w:pPr>
        <w:rPr>
          <w:ins w:id="2093" w:author="Chris Hogan" w:date="2025-09-20T11:57:00Z" w16du:dateUtc="2025-09-20T17:57:00Z"/>
        </w:rPr>
      </w:pPr>
      <w:ins w:id="2094" w:author="Chris Hogan" w:date="2025-09-20T11:34:00Z" w16du:dateUtc="2025-09-20T17:34:00Z">
        <w:r w:rsidRPr="008E0569">
          <w:rPr>
            <w:b/>
            <w:bCs/>
            <w:rPrChange w:id="2095" w:author="Chris Hogan" w:date="2025-09-20T11:59:00Z" w16du:dateUtc="2025-09-20T17:59:00Z">
              <w:rPr/>
            </w:rPrChange>
          </w:rPr>
          <w:t>Example:</w:t>
        </w:r>
        <w:r>
          <w:t xml:space="preserve"> "active"</w:t>
        </w:r>
      </w:ins>
    </w:p>
    <w:p w14:paraId="0A04A700" w14:textId="77777777" w:rsidR="00744F0A" w:rsidRDefault="00744F0A" w:rsidP="00C51EDF">
      <w:pPr>
        <w:rPr>
          <w:ins w:id="2096" w:author="Chris Hogan" w:date="2025-09-20T11:34:00Z" w16du:dateUtc="2025-09-20T17:34:00Z"/>
        </w:rPr>
      </w:pPr>
    </w:p>
    <w:p w14:paraId="015916DE" w14:textId="6F69D6A3" w:rsidR="00C51EDF" w:rsidRDefault="00C51EDF">
      <w:pPr>
        <w:pStyle w:val="Heading3"/>
        <w:rPr>
          <w:ins w:id="2097" w:author="Chris Hogan" w:date="2025-09-20T11:34:00Z" w16du:dateUtc="2025-09-20T17:34:00Z"/>
        </w:rPr>
        <w:pPrChange w:id="2098" w:author="Chris Hogan" w:date="2025-09-20T11:57:00Z" w16du:dateUtc="2025-09-20T17:57:00Z">
          <w:pPr/>
        </w:pPrChange>
      </w:pPr>
      <w:proofErr w:type="spellStart"/>
      <w:ins w:id="2099" w:author="Chris Hogan" w:date="2025-09-20T11:34:00Z" w16du:dateUtc="2025-09-20T17:34:00Z">
        <w:r>
          <w:lastRenderedPageBreak/>
          <w:t>created_at</w:t>
        </w:r>
        <w:proofErr w:type="spellEnd"/>
        <w:r>
          <w:t xml:space="preserve"> / </w:t>
        </w:r>
        <w:proofErr w:type="spellStart"/>
        <w:r>
          <w:t>updated_at</w:t>
        </w:r>
        <w:proofErr w:type="spellEnd"/>
      </w:ins>
    </w:p>
    <w:p w14:paraId="0A242E0E" w14:textId="1EF30DEE" w:rsidR="00C51EDF" w:rsidRDefault="00C51EDF" w:rsidP="00C51EDF">
      <w:pPr>
        <w:rPr>
          <w:ins w:id="2100" w:author="Chris Hogan" w:date="2025-09-20T11:34:00Z" w16du:dateUtc="2025-09-20T17:34:00Z"/>
        </w:rPr>
      </w:pPr>
      <w:ins w:id="2101" w:author="Chris Hogan" w:date="2025-09-20T11:34:00Z" w16du:dateUtc="2025-09-20T17:34:00Z">
        <w:r w:rsidRPr="00AA4D9A">
          <w:rPr>
            <w:b/>
            <w:bCs/>
            <w:rPrChange w:id="2102" w:author="Chris Hogan" w:date="2025-09-20T12:23:00Z" w16du:dateUtc="2025-09-20T18:23:00Z">
              <w:rPr/>
            </w:rPrChange>
          </w:rPr>
          <w:t>Why:</w:t>
        </w:r>
        <w:r>
          <w:t xml:space="preserve"> For </w:t>
        </w:r>
      </w:ins>
      <w:ins w:id="2103" w:author="Chris Hogan" w:date="2025-09-20T12:23:00Z" w16du:dateUtc="2025-09-20T18:23:00Z">
        <w:r w:rsidR="00AA4D9A">
          <w:t>change/</w:t>
        </w:r>
      </w:ins>
      <w:ins w:id="2104" w:author="Chris Hogan" w:date="2025-09-20T11:34:00Z" w16du:dateUtc="2025-09-20T17:34:00Z">
        <w:r>
          <w:t>audit</w:t>
        </w:r>
      </w:ins>
      <w:ins w:id="2105" w:author="Chris Hogan" w:date="2025-09-20T12:23:00Z" w16du:dateUtc="2025-09-20T18:23:00Z">
        <w:r w:rsidR="00AA4D9A">
          <w:t xml:space="preserve"> </w:t>
        </w:r>
      </w:ins>
      <w:ins w:id="2106" w:author="Chris Hogan" w:date="2025-09-20T11:34:00Z" w16du:dateUtc="2025-09-20T17:34:00Z">
        <w:r>
          <w:t>tracking.</w:t>
        </w:r>
      </w:ins>
    </w:p>
    <w:p w14:paraId="1F5F690A" w14:textId="5FD39089" w:rsidR="00C51EDF" w:rsidRDefault="00C51EDF" w:rsidP="00C51EDF">
      <w:pPr>
        <w:rPr>
          <w:ins w:id="2107" w:author="Chris Hogan" w:date="2025-09-20T11:34:00Z" w16du:dateUtc="2025-09-20T17:34:00Z"/>
        </w:rPr>
      </w:pPr>
      <w:ins w:id="2108" w:author="Chris Hogan" w:date="2025-09-20T11:34:00Z" w16du:dateUtc="2025-09-20T17:34:00Z">
        <w:r w:rsidRPr="00AA4D9A">
          <w:rPr>
            <w:b/>
            <w:bCs/>
            <w:rPrChange w:id="2109" w:author="Chris Hogan" w:date="2025-09-20T12:23:00Z" w16du:dateUtc="2025-09-20T18:23:00Z">
              <w:rPr/>
            </w:rPrChange>
          </w:rPr>
          <w:t>What:</w:t>
        </w:r>
        <w:r>
          <w:t xml:space="preserve"> ISO8601 datetime. </w:t>
        </w:r>
        <w:proofErr w:type="spellStart"/>
        <w:r>
          <w:t>updated_at</w:t>
        </w:r>
        <w:proofErr w:type="spellEnd"/>
        <w:r>
          <w:t xml:space="preserve"> may be null.</w:t>
        </w:r>
      </w:ins>
    </w:p>
    <w:p w14:paraId="2A4D6B97" w14:textId="358FEDF2" w:rsidR="00C51EDF" w:rsidRDefault="00C51EDF" w:rsidP="00C51EDF">
      <w:pPr>
        <w:rPr>
          <w:ins w:id="2110" w:author="Chris Hogan" w:date="2025-09-20T11:34:00Z" w16du:dateUtc="2025-09-20T17:34:00Z"/>
        </w:rPr>
      </w:pPr>
      <w:ins w:id="2111" w:author="Chris Hogan" w:date="2025-09-20T11:34:00Z" w16du:dateUtc="2025-09-20T17:34:00Z">
        <w:r w:rsidRPr="00A24BFD">
          <w:rPr>
            <w:b/>
            <w:bCs/>
            <w:rPrChange w:id="2112" w:author="Chris Hogan" w:date="2025-09-20T12:23:00Z" w16du:dateUtc="2025-09-20T18:23:00Z">
              <w:rPr/>
            </w:rPrChange>
          </w:rPr>
          <w:t>Example:</w:t>
        </w:r>
        <w:r>
          <w:t xml:space="preserve"> </w:t>
        </w:r>
      </w:ins>
      <w:ins w:id="2113" w:author="Chris Hogan" w:date="2025-09-20T12:24:00Z" w16du:dateUtc="2025-09-20T18:24:00Z">
        <w:r w:rsidR="00A24BFD">
          <w:t>“</w:t>
        </w:r>
        <w:r w:rsidR="00A24BFD" w:rsidRPr="00A24BFD">
          <w:t>2025-09-15T00:00:00Z</w:t>
        </w:r>
        <w:r w:rsidR="00A24BFD">
          <w:t>”</w:t>
        </w:r>
      </w:ins>
    </w:p>
    <w:p w14:paraId="77255A37" w14:textId="77777777" w:rsidR="00C51EDF" w:rsidRDefault="00C51EDF" w:rsidP="00C51EDF">
      <w:pPr>
        <w:rPr>
          <w:ins w:id="2114" w:author="Chris Hogan" w:date="2025-09-20T11:34:00Z" w16du:dateUtc="2025-09-20T17:34:00Z"/>
        </w:rPr>
      </w:pPr>
    </w:p>
    <w:p w14:paraId="5F1B48F1" w14:textId="10B03B58" w:rsidR="00C51EDF" w:rsidRDefault="00C51EDF">
      <w:pPr>
        <w:pStyle w:val="Heading3"/>
        <w:rPr>
          <w:ins w:id="2115" w:author="Chris Hogan" w:date="2025-09-20T11:34:00Z" w16du:dateUtc="2025-09-20T17:34:00Z"/>
        </w:rPr>
        <w:pPrChange w:id="2116" w:author="Chris Hogan" w:date="2025-09-20T12:24:00Z" w16du:dateUtc="2025-09-20T18:24:00Z">
          <w:pPr/>
        </w:pPrChange>
      </w:pPr>
      <w:proofErr w:type="spellStart"/>
      <w:ins w:id="2117" w:author="Chris Hogan" w:date="2025-09-20T11:34:00Z" w16du:dateUtc="2025-09-20T17:34:00Z">
        <w:r>
          <w:t>effective_start</w:t>
        </w:r>
        <w:proofErr w:type="spellEnd"/>
        <w:r>
          <w:t xml:space="preserve"> / </w:t>
        </w:r>
        <w:proofErr w:type="spellStart"/>
        <w:r>
          <w:t>effective_end</w:t>
        </w:r>
        <w:proofErr w:type="spellEnd"/>
      </w:ins>
    </w:p>
    <w:p w14:paraId="48D8545D" w14:textId="417F2784" w:rsidR="00C51EDF" w:rsidRDefault="00C51EDF" w:rsidP="00C51EDF">
      <w:pPr>
        <w:rPr>
          <w:ins w:id="2118" w:author="Chris Hogan" w:date="2025-09-20T11:34:00Z" w16du:dateUtc="2025-09-20T17:34:00Z"/>
        </w:rPr>
      </w:pPr>
      <w:ins w:id="2119" w:author="Chris Hogan" w:date="2025-09-20T11:34:00Z" w16du:dateUtc="2025-09-20T17:34:00Z">
        <w:r w:rsidRPr="00D97832">
          <w:rPr>
            <w:b/>
            <w:bCs/>
            <w:rPrChange w:id="2120" w:author="Chris Hogan" w:date="2025-09-20T12:24:00Z" w16du:dateUtc="2025-09-20T18:24:00Z">
              <w:rPr/>
            </w:rPrChange>
          </w:rPr>
          <w:t>Why:</w:t>
        </w:r>
        <w:r>
          <w:t xml:space="preserve"> </w:t>
        </w:r>
      </w:ins>
      <w:ins w:id="2121" w:author="Chris Hogan" w:date="2025-09-20T12:25:00Z" w16du:dateUtc="2025-09-20T18:25:00Z">
        <w:r w:rsidR="00A2681A">
          <w:t xml:space="preserve">Indicates </w:t>
        </w:r>
      </w:ins>
      <w:ins w:id="2122" w:author="Chris Hogan" w:date="2025-09-20T11:34:00Z" w16du:dateUtc="2025-09-20T17:34:00Z">
        <w:r>
          <w:t>when the rule is in force.</w:t>
        </w:r>
      </w:ins>
    </w:p>
    <w:p w14:paraId="0051D349" w14:textId="63B76059" w:rsidR="00C51EDF" w:rsidRDefault="00C51EDF" w:rsidP="00C51EDF">
      <w:pPr>
        <w:rPr>
          <w:ins w:id="2123" w:author="Chris Hogan" w:date="2025-09-20T11:34:00Z" w16du:dateUtc="2025-09-20T17:34:00Z"/>
        </w:rPr>
      </w:pPr>
      <w:ins w:id="2124" w:author="Chris Hogan" w:date="2025-09-20T11:34:00Z" w16du:dateUtc="2025-09-20T17:34:00Z">
        <w:r w:rsidRPr="00D97832">
          <w:rPr>
            <w:b/>
            <w:bCs/>
            <w:rPrChange w:id="2125" w:author="Chris Hogan" w:date="2025-09-20T12:25:00Z" w16du:dateUtc="2025-09-20T18:25:00Z">
              <w:rPr/>
            </w:rPrChange>
          </w:rPr>
          <w:t>What:</w:t>
        </w:r>
        <w:r>
          <w:t xml:space="preserve"> ISO8601 date. </w:t>
        </w:r>
        <w:proofErr w:type="spellStart"/>
        <w:r>
          <w:t>effective_end</w:t>
        </w:r>
        <w:proofErr w:type="spellEnd"/>
        <w:r>
          <w:t xml:space="preserve"> may be null (open-ended).</w:t>
        </w:r>
      </w:ins>
    </w:p>
    <w:p w14:paraId="0B1DA905" w14:textId="3BE99C80" w:rsidR="00C51EDF" w:rsidRDefault="00C51EDF" w:rsidP="00C51EDF">
      <w:pPr>
        <w:rPr>
          <w:ins w:id="2126" w:author="Chris Hogan" w:date="2025-09-20T11:34:00Z" w16du:dateUtc="2025-09-20T17:34:00Z"/>
        </w:rPr>
      </w:pPr>
      <w:ins w:id="2127" w:author="Chris Hogan" w:date="2025-09-20T11:34:00Z" w16du:dateUtc="2025-09-20T17:34:00Z">
        <w:r w:rsidRPr="00A2681A">
          <w:rPr>
            <w:b/>
            <w:bCs/>
            <w:rPrChange w:id="2128" w:author="Chris Hogan" w:date="2025-09-20T12:25:00Z" w16du:dateUtc="2025-09-20T18:25:00Z">
              <w:rPr/>
            </w:rPrChange>
          </w:rPr>
          <w:t>Example:</w:t>
        </w:r>
        <w:r>
          <w:t xml:space="preserve"> </w:t>
        </w:r>
      </w:ins>
      <w:ins w:id="2129" w:author="Chris Hogan" w:date="2025-09-20T12:25:00Z" w16du:dateUtc="2025-09-20T18:25:00Z">
        <w:r w:rsidR="00A2681A">
          <w:t>“</w:t>
        </w:r>
      </w:ins>
      <w:ins w:id="2130" w:author="Chris Hogan" w:date="2025-09-20T11:34:00Z" w16du:dateUtc="2025-09-20T17:34:00Z">
        <w:r>
          <w:t>2025-01-01</w:t>
        </w:r>
      </w:ins>
      <w:ins w:id="2131" w:author="Chris Hogan" w:date="2025-09-20T12:25:00Z" w16du:dateUtc="2025-09-20T18:25:00Z">
        <w:r w:rsidR="00A2681A">
          <w:t>”</w:t>
        </w:r>
      </w:ins>
    </w:p>
    <w:p w14:paraId="324756E5" w14:textId="77777777" w:rsidR="00A2681A" w:rsidRDefault="00A2681A" w:rsidP="00C51EDF">
      <w:pPr>
        <w:rPr>
          <w:ins w:id="2132" w:author="Chris Hogan" w:date="2025-09-20T12:25:00Z" w16du:dateUtc="2025-09-20T18:25:00Z"/>
        </w:rPr>
      </w:pPr>
    </w:p>
    <w:p w14:paraId="1119AB52" w14:textId="66AB833F" w:rsidR="00C00899" w:rsidRDefault="00C63B71" w:rsidP="00C63B71">
      <w:pPr>
        <w:pStyle w:val="Heading2"/>
        <w:rPr>
          <w:ins w:id="2133" w:author="Chris Hogan" w:date="2025-09-20T12:35:00Z" w16du:dateUtc="2025-09-20T18:35:00Z"/>
        </w:rPr>
      </w:pPr>
      <w:ins w:id="2134" w:author="Chris Hogan" w:date="2025-09-20T12:34:00Z" w16du:dateUtc="2025-09-20T18:34:00Z">
        <w:r>
          <w:t>Ap</w:t>
        </w:r>
      </w:ins>
      <w:ins w:id="2135" w:author="Chris Hogan" w:date="2025-09-20T12:35:00Z" w16du:dateUtc="2025-09-20T18:35:00Z">
        <w:r>
          <w:t>plicability &amp; Inputs</w:t>
        </w:r>
      </w:ins>
    </w:p>
    <w:p w14:paraId="56FD699B" w14:textId="77777777" w:rsidR="002F30CC" w:rsidRPr="002F30CC" w:rsidRDefault="002F30CC">
      <w:pPr>
        <w:rPr>
          <w:ins w:id="2136" w:author="Chris Hogan" w:date="2025-09-20T12:35:00Z" w16du:dateUtc="2025-09-20T18:35:00Z"/>
        </w:rPr>
        <w:pPrChange w:id="2137" w:author="Chris Hogan" w:date="2025-09-20T12:35:00Z" w16du:dateUtc="2025-09-20T18:35:00Z">
          <w:pPr>
            <w:pStyle w:val="Heading2"/>
          </w:pPr>
        </w:pPrChange>
      </w:pPr>
    </w:p>
    <w:p w14:paraId="6ED3AA52" w14:textId="6DE74A81" w:rsidR="002F30CC" w:rsidRDefault="004A2ED9" w:rsidP="002F30CC">
      <w:pPr>
        <w:pStyle w:val="Heading3"/>
        <w:rPr>
          <w:ins w:id="2138" w:author="Chris Hogan" w:date="2025-09-20T12:35:00Z" w16du:dateUtc="2025-09-20T18:35:00Z"/>
        </w:rPr>
      </w:pPr>
      <w:ins w:id="2139" w:author="Chris Hogan" w:date="2025-09-20T12:35:00Z" w16du:dateUtc="2025-09-20T18:35:00Z">
        <w:r>
          <w:t>s</w:t>
        </w:r>
        <w:r w:rsidR="002F30CC">
          <w:t>ubjects</w:t>
        </w:r>
      </w:ins>
    </w:p>
    <w:p w14:paraId="7C1C72B5" w14:textId="00DAA0F5" w:rsidR="00564406" w:rsidRDefault="004A2ED9" w:rsidP="00564406">
      <w:pPr>
        <w:rPr>
          <w:ins w:id="2140" w:author="Chris Hogan" w:date="2025-09-21T10:12:00Z" w16du:dateUtc="2025-09-21T16:12:00Z"/>
        </w:rPr>
      </w:pPr>
      <w:ins w:id="2141" w:author="Chris Hogan" w:date="2025-09-20T12:35:00Z" w16du:dateUtc="2025-09-20T18:35:00Z">
        <w:r w:rsidRPr="004A2ED9">
          <w:rPr>
            <w:b/>
            <w:bCs/>
            <w:rPrChange w:id="2142" w:author="Chris Hogan" w:date="2025-09-20T12:35:00Z" w16du:dateUtc="2025-09-20T18:35:00Z">
              <w:rPr/>
            </w:rPrChange>
          </w:rPr>
          <w:t>Why:</w:t>
        </w:r>
        <w:r>
          <w:t xml:space="preserve"> </w:t>
        </w:r>
      </w:ins>
      <w:ins w:id="2143" w:author="Chris Hogan" w:date="2025-09-21T10:12:00Z" w16du:dateUtc="2025-09-21T16:12:00Z">
        <w:r w:rsidR="00203255">
          <w:t xml:space="preserve">Declares </w:t>
        </w:r>
        <w:r w:rsidR="00564406">
          <w:t xml:space="preserve">who the rule </w:t>
        </w:r>
      </w:ins>
      <w:ins w:id="2144" w:author="Chris Hogan" w:date="2025-09-21T10:14:00Z" w16du:dateUtc="2025-09-21T16:14:00Z">
        <w:r w:rsidR="00773078">
          <w:t>targets (e.g. employees, equipment, materials, customers, suppliers).</w:t>
        </w:r>
      </w:ins>
    </w:p>
    <w:p w14:paraId="6A6982E9" w14:textId="44BDC2E1" w:rsidR="00564406" w:rsidRDefault="00564406" w:rsidP="00564406">
      <w:pPr>
        <w:rPr>
          <w:ins w:id="2145" w:author="Chris Hogan" w:date="2025-09-21T10:12:00Z" w16du:dateUtc="2025-09-21T16:12:00Z"/>
        </w:rPr>
      </w:pPr>
      <w:ins w:id="2146" w:author="Chris Hogan" w:date="2025-09-21T10:12:00Z" w16du:dateUtc="2025-09-21T16:12:00Z">
        <w:r>
          <w:t xml:space="preserve">This makes rules discoverable by “who they cover,” understandable </w:t>
        </w:r>
        <w:proofErr w:type="gramStart"/>
        <w:r>
          <w:t>at a glance</w:t>
        </w:r>
        <w:proofErr w:type="gramEnd"/>
        <w:r>
          <w:t xml:space="preserve">, and ensures </w:t>
        </w:r>
      </w:ins>
      <w:ins w:id="2147" w:author="Chris Hogan" w:date="2025-09-21T10:14:00Z" w16du:dateUtc="2025-09-21T16:14:00Z">
        <w:r w:rsidR="005F69C5">
          <w:t xml:space="preserve">rule </w:t>
        </w:r>
      </w:ins>
      <w:ins w:id="2148" w:author="Chris Hogan" w:date="2025-09-21T10:12:00Z" w16du:dateUtc="2025-09-21T16:12:00Z">
        <w:r>
          <w:t>evaluators can quickly match rules to the right kind of entity</w:t>
        </w:r>
      </w:ins>
      <w:ins w:id="2149" w:author="Chris Hogan" w:date="2025-09-21T10:14:00Z" w16du:dateUtc="2025-09-21T16:14:00Z">
        <w:r w:rsidR="005F69C5">
          <w:t xml:space="preserve"> for a given case/event</w:t>
        </w:r>
      </w:ins>
      <w:ins w:id="2150" w:author="Chris Hogan" w:date="2025-09-21T10:12:00Z" w16du:dateUtc="2025-09-21T16:12:00Z">
        <w:r>
          <w:t xml:space="preserve">. </w:t>
        </w:r>
      </w:ins>
    </w:p>
    <w:p w14:paraId="6CD019E8" w14:textId="24B7CC86" w:rsidR="00564406" w:rsidRDefault="00564406" w:rsidP="00564406">
      <w:pPr>
        <w:rPr>
          <w:ins w:id="2151" w:author="Chris Hogan" w:date="2025-09-21T10:12:00Z" w16du:dateUtc="2025-09-21T16:12:00Z"/>
        </w:rPr>
      </w:pPr>
      <w:ins w:id="2152" w:author="Chris Hogan" w:date="2025-09-21T10:12:00Z" w16du:dateUtc="2025-09-21T16:12:00Z">
        <w:r>
          <w:t>Keeping subjects separate prevents confusion with context (where/when) and scales when rules must cover many types of entities across industries.</w:t>
        </w:r>
      </w:ins>
    </w:p>
    <w:p w14:paraId="10F2A66C" w14:textId="3B594ABF" w:rsidR="004A2ED9" w:rsidRDefault="004A2ED9" w:rsidP="004A2ED9">
      <w:pPr>
        <w:rPr>
          <w:ins w:id="2153" w:author="Chris Hogan" w:date="2025-09-20T12:35:00Z" w16du:dateUtc="2025-09-20T18:35:00Z"/>
        </w:rPr>
      </w:pPr>
      <w:ins w:id="2154" w:author="Chris Hogan" w:date="2025-09-20T12:35:00Z" w16du:dateUtc="2025-09-20T18:35:00Z">
        <w:r w:rsidRPr="00DB4FFD">
          <w:rPr>
            <w:b/>
            <w:bCs/>
            <w:rPrChange w:id="2155" w:author="Chris Hogan" w:date="2025-09-20T12:37:00Z" w16du:dateUtc="2025-09-20T18:37:00Z">
              <w:rPr/>
            </w:rPrChange>
          </w:rPr>
          <w:t>What:</w:t>
        </w:r>
        <w:r>
          <w:t xml:space="preserve"> Array of </w:t>
        </w:r>
      </w:ins>
      <w:ins w:id="2156" w:author="Chris Hogan" w:date="2025-09-20T12:37:00Z" w16du:dateUtc="2025-09-20T18:37:00Z">
        <w:r w:rsidR="00DB4FFD">
          <w:t>O</w:t>
        </w:r>
      </w:ins>
      <w:ins w:id="2157" w:author="Chris Hogan" w:date="2025-09-20T12:35:00Z" w16du:dateUtc="2025-09-20T18:35:00Z">
        <w:r>
          <w:t>bjects</w:t>
        </w:r>
      </w:ins>
    </w:p>
    <w:p w14:paraId="73044667" w14:textId="0BF10008" w:rsidR="004A2ED9" w:rsidRPr="0014383A" w:rsidRDefault="004A2ED9" w:rsidP="004A2ED9">
      <w:pPr>
        <w:rPr>
          <w:ins w:id="2158" w:author="Chris Hogan" w:date="2025-09-20T12:37:00Z" w16du:dateUtc="2025-09-20T18:37:00Z"/>
          <w:b/>
          <w:bCs/>
          <w:rPrChange w:id="2159" w:author="Chris Hogan" w:date="2025-09-21T08:59:00Z" w16du:dateUtc="2025-09-21T14:59:00Z">
            <w:rPr>
              <w:ins w:id="2160" w:author="Chris Hogan" w:date="2025-09-20T12:37:00Z" w16du:dateUtc="2025-09-20T18:37:00Z"/>
            </w:rPr>
          </w:rPrChange>
        </w:rPr>
      </w:pPr>
      <w:ins w:id="2161" w:author="Chris Hogan" w:date="2025-09-20T12:35:00Z" w16du:dateUtc="2025-09-20T18:35:00Z">
        <w:r w:rsidRPr="0014383A">
          <w:rPr>
            <w:b/>
            <w:bCs/>
            <w:rPrChange w:id="2162" w:author="Chris Hogan" w:date="2025-09-21T08:59:00Z" w16du:dateUtc="2025-09-21T14:59:00Z">
              <w:rPr/>
            </w:rPrChange>
          </w:rPr>
          <w:t>Example:</w:t>
        </w:r>
      </w:ins>
    </w:p>
    <w:p w14:paraId="0137C932" w14:textId="77777777" w:rsidR="00B74CBB" w:rsidRPr="00B74CBB" w:rsidRDefault="00B74CBB" w:rsidP="00B74CBB">
      <w:pPr>
        <w:rPr>
          <w:ins w:id="2163" w:author="Chris Hogan" w:date="2025-09-21T08:57:00Z" w16du:dateUtc="2025-09-21T14:57:00Z"/>
          <w:rFonts w:ascii="Courier New" w:hAnsi="Courier New" w:cs="Courier New"/>
          <w:sz w:val="16"/>
          <w:szCs w:val="16"/>
        </w:rPr>
      </w:pPr>
      <w:ins w:id="2164" w:author="Chris Hogan" w:date="2025-09-21T08:57:00Z" w16du:dateUtc="2025-09-21T14:57:00Z">
        <w:r w:rsidRPr="00B74CBB">
          <w:rPr>
            <w:rFonts w:ascii="Courier New" w:hAnsi="Courier New" w:cs="Courier New"/>
            <w:sz w:val="16"/>
            <w:szCs w:val="16"/>
          </w:rPr>
          <w:t>[</w:t>
        </w:r>
      </w:ins>
    </w:p>
    <w:p w14:paraId="542E40C1" w14:textId="77777777" w:rsidR="00B74CBB" w:rsidRPr="00B74CBB" w:rsidRDefault="00B74CBB" w:rsidP="00B74CBB">
      <w:pPr>
        <w:rPr>
          <w:ins w:id="2165" w:author="Chris Hogan" w:date="2025-09-21T08:57:00Z" w16du:dateUtc="2025-09-21T14:57:00Z"/>
          <w:rFonts w:ascii="Courier New" w:hAnsi="Courier New" w:cs="Courier New"/>
          <w:sz w:val="16"/>
          <w:szCs w:val="16"/>
        </w:rPr>
      </w:pPr>
      <w:ins w:id="2166" w:author="Chris Hogan" w:date="2025-09-21T08:57:00Z" w16du:dateUtc="2025-09-21T14:57:00Z">
        <w:r w:rsidRPr="00B74CBB">
          <w:rPr>
            <w:rFonts w:ascii="Courier New" w:hAnsi="Courier New" w:cs="Courier New"/>
            <w:sz w:val="16"/>
            <w:szCs w:val="16"/>
          </w:rPr>
          <w:t xml:space="preserve">    {</w:t>
        </w:r>
      </w:ins>
    </w:p>
    <w:p w14:paraId="0D7711CC" w14:textId="77777777" w:rsidR="00B74CBB" w:rsidRPr="00B74CBB" w:rsidRDefault="00B74CBB" w:rsidP="00B74CBB">
      <w:pPr>
        <w:rPr>
          <w:ins w:id="2167" w:author="Chris Hogan" w:date="2025-09-21T08:57:00Z" w16du:dateUtc="2025-09-21T14:57:00Z"/>
          <w:rFonts w:ascii="Courier New" w:hAnsi="Courier New" w:cs="Courier New"/>
          <w:sz w:val="16"/>
          <w:szCs w:val="16"/>
        </w:rPr>
      </w:pPr>
      <w:ins w:id="2168" w:author="Chris Hogan" w:date="2025-09-21T08:57:00Z" w16du:dateUtc="2025-09-21T14:57:00Z">
        <w:r w:rsidRPr="00B74CBB">
          <w:rPr>
            <w:rFonts w:ascii="Courier New" w:hAnsi="Courier New" w:cs="Courier New"/>
            <w:sz w:val="16"/>
            <w:szCs w:val="16"/>
          </w:rPr>
          <w:t xml:space="preserve">        "kind": "employee",</w:t>
        </w:r>
      </w:ins>
    </w:p>
    <w:p w14:paraId="2BF26A58" w14:textId="77777777" w:rsidR="00B74CBB" w:rsidRPr="00B74CBB" w:rsidRDefault="00B74CBB" w:rsidP="00B74CBB">
      <w:pPr>
        <w:rPr>
          <w:ins w:id="2169" w:author="Chris Hogan" w:date="2025-09-21T08:57:00Z" w16du:dateUtc="2025-09-21T14:57:00Z"/>
          <w:rFonts w:ascii="Courier New" w:hAnsi="Courier New" w:cs="Courier New"/>
          <w:sz w:val="16"/>
          <w:szCs w:val="16"/>
        </w:rPr>
      </w:pPr>
      <w:ins w:id="2170" w:author="Chris Hogan" w:date="2025-09-21T08:57:00Z" w16du:dateUtc="2025-09-21T14:57:00Z">
        <w:r w:rsidRPr="00B74CBB">
          <w:rPr>
            <w:rFonts w:ascii="Courier New" w:hAnsi="Courier New" w:cs="Courier New"/>
            <w:sz w:val="16"/>
            <w:szCs w:val="16"/>
          </w:rPr>
          <w:t xml:space="preserve">        "employee</w:t>
        </w:r>
        <w:proofErr w:type="gramStart"/>
        <w:r w:rsidRPr="00B74CBB">
          <w:rPr>
            <w:rFonts w:ascii="Courier New" w:hAnsi="Courier New" w:cs="Courier New"/>
            <w:sz w:val="16"/>
            <w:szCs w:val="16"/>
          </w:rPr>
          <w:t>": {</w:t>
        </w:r>
        <w:proofErr w:type="gramEnd"/>
      </w:ins>
    </w:p>
    <w:p w14:paraId="0DE68465" w14:textId="77777777" w:rsidR="00B74CBB" w:rsidRPr="00B74CBB" w:rsidRDefault="00B74CBB" w:rsidP="00B74CBB">
      <w:pPr>
        <w:rPr>
          <w:ins w:id="2171" w:author="Chris Hogan" w:date="2025-09-21T08:57:00Z" w16du:dateUtc="2025-09-21T14:57:00Z"/>
          <w:rFonts w:ascii="Courier New" w:hAnsi="Courier New" w:cs="Courier New"/>
          <w:sz w:val="16"/>
          <w:szCs w:val="16"/>
        </w:rPr>
      </w:pPr>
      <w:ins w:id="2172" w:author="Chris Hogan" w:date="2025-09-21T08:57:00Z" w16du:dateUtc="2025-09-21T14:57:00Z">
        <w:r w:rsidRPr="00B74CBB">
          <w:rPr>
            <w:rFonts w:ascii="Courier New" w:hAnsi="Courier New" w:cs="Courier New"/>
            <w:sz w:val="16"/>
            <w:szCs w:val="16"/>
          </w:rPr>
          <w:t xml:space="preserve">            "trade": "boilermaker",</w:t>
        </w:r>
      </w:ins>
    </w:p>
    <w:p w14:paraId="5F71C2AC" w14:textId="77777777" w:rsidR="00B74CBB" w:rsidRPr="00B74CBB" w:rsidRDefault="00B74CBB" w:rsidP="00B74CBB">
      <w:pPr>
        <w:rPr>
          <w:ins w:id="2173" w:author="Chris Hogan" w:date="2025-09-21T08:57:00Z" w16du:dateUtc="2025-09-21T14:57:00Z"/>
          <w:rFonts w:ascii="Courier New" w:hAnsi="Courier New" w:cs="Courier New"/>
          <w:sz w:val="16"/>
          <w:szCs w:val="16"/>
        </w:rPr>
      </w:pPr>
      <w:ins w:id="2174" w:author="Chris Hogan" w:date="2025-09-21T08:57:00Z" w16du:dateUtc="2025-09-21T14:57:00Z">
        <w:r w:rsidRPr="00B74CBB">
          <w:rPr>
            <w:rFonts w:ascii="Courier New" w:hAnsi="Courier New" w:cs="Courier New"/>
            <w:sz w:val="16"/>
            <w:szCs w:val="16"/>
          </w:rPr>
          <w:t xml:space="preserve">            "classification": "journeyman",</w:t>
        </w:r>
      </w:ins>
    </w:p>
    <w:p w14:paraId="2A46323A" w14:textId="77777777" w:rsidR="00B74CBB" w:rsidRPr="00B74CBB" w:rsidRDefault="00B74CBB" w:rsidP="00B74CBB">
      <w:pPr>
        <w:rPr>
          <w:ins w:id="2175" w:author="Chris Hogan" w:date="2025-09-21T08:57:00Z" w16du:dateUtc="2025-09-21T14:57:00Z"/>
          <w:rFonts w:ascii="Courier New" w:hAnsi="Courier New" w:cs="Courier New"/>
          <w:sz w:val="16"/>
          <w:szCs w:val="16"/>
        </w:rPr>
      </w:pPr>
      <w:ins w:id="2176" w:author="Chris Hogan" w:date="2025-09-21T08:57:00Z" w16du:dateUtc="2025-09-21T14:57:00Z">
        <w:r w:rsidRPr="00B74CBB">
          <w:rPr>
            <w:rFonts w:ascii="Courier New" w:hAnsi="Courier New" w:cs="Courier New"/>
            <w:sz w:val="16"/>
            <w:szCs w:val="16"/>
          </w:rPr>
          <w:t xml:space="preserve">            "</w:t>
        </w:r>
        <w:proofErr w:type="spellStart"/>
        <w:proofErr w:type="gramStart"/>
        <w:r w:rsidRPr="00B74CBB">
          <w:rPr>
            <w:rFonts w:ascii="Courier New" w:hAnsi="Courier New" w:cs="Courier New"/>
            <w:sz w:val="16"/>
            <w:szCs w:val="16"/>
          </w:rPr>
          <w:t>union</w:t>
        </w:r>
        <w:proofErr w:type="gramEnd"/>
        <w:r w:rsidRPr="00B74CBB">
          <w:rPr>
            <w:rFonts w:ascii="Courier New" w:hAnsi="Courier New" w:cs="Courier New"/>
            <w:sz w:val="16"/>
            <w:szCs w:val="16"/>
          </w:rPr>
          <w:t>_memberships</w:t>
        </w:r>
        <w:proofErr w:type="spellEnd"/>
        <w:r w:rsidRPr="00B74CBB">
          <w:rPr>
            <w:rFonts w:ascii="Courier New" w:hAnsi="Courier New" w:cs="Courier New"/>
            <w:sz w:val="16"/>
            <w:szCs w:val="16"/>
          </w:rPr>
          <w:t>": [</w:t>
        </w:r>
      </w:ins>
    </w:p>
    <w:p w14:paraId="6201AA91" w14:textId="77777777" w:rsidR="00B74CBB" w:rsidRPr="00B74CBB" w:rsidRDefault="00B74CBB" w:rsidP="00B74CBB">
      <w:pPr>
        <w:rPr>
          <w:ins w:id="2177" w:author="Chris Hogan" w:date="2025-09-21T08:57:00Z" w16du:dateUtc="2025-09-21T14:57:00Z"/>
          <w:rFonts w:ascii="Courier New" w:hAnsi="Courier New" w:cs="Courier New"/>
          <w:sz w:val="16"/>
          <w:szCs w:val="16"/>
        </w:rPr>
      </w:pPr>
      <w:ins w:id="2178" w:author="Chris Hogan" w:date="2025-09-21T08:57:00Z" w16du:dateUtc="2025-09-21T14:57:00Z">
        <w:r w:rsidRPr="00B74CBB">
          <w:rPr>
            <w:rFonts w:ascii="Courier New" w:hAnsi="Courier New" w:cs="Courier New"/>
            <w:sz w:val="16"/>
            <w:szCs w:val="16"/>
          </w:rPr>
          <w:t xml:space="preserve">                {</w:t>
        </w:r>
      </w:ins>
    </w:p>
    <w:p w14:paraId="74F97229" w14:textId="77777777" w:rsidR="00B74CBB" w:rsidRPr="00B74CBB" w:rsidRDefault="00B74CBB" w:rsidP="00B74CBB">
      <w:pPr>
        <w:rPr>
          <w:ins w:id="2179" w:author="Chris Hogan" w:date="2025-09-21T08:57:00Z" w16du:dateUtc="2025-09-21T14:57:00Z"/>
          <w:rFonts w:ascii="Courier New" w:hAnsi="Courier New" w:cs="Courier New"/>
          <w:sz w:val="16"/>
          <w:szCs w:val="16"/>
        </w:rPr>
      </w:pPr>
      <w:ins w:id="2180" w:author="Chris Hogan" w:date="2025-09-21T08:57:00Z" w16du:dateUtc="2025-09-21T14:57:00Z">
        <w:r w:rsidRPr="00B74CBB">
          <w:rPr>
            <w:rFonts w:ascii="Courier New" w:hAnsi="Courier New" w:cs="Courier New"/>
            <w:sz w:val="16"/>
            <w:szCs w:val="16"/>
          </w:rPr>
          <w:t xml:space="preserve">                    "union": "The International Brotherhood of Boilermakers, Iron Ship Builders, Blacksmiths, Forgers and Helpers Local 146"</w:t>
        </w:r>
      </w:ins>
    </w:p>
    <w:p w14:paraId="209D87E8" w14:textId="77777777" w:rsidR="00B74CBB" w:rsidRPr="00B74CBB" w:rsidRDefault="00B74CBB" w:rsidP="00B74CBB">
      <w:pPr>
        <w:rPr>
          <w:ins w:id="2181" w:author="Chris Hogan" w:date="2025-09-21T08:57:00Z" w16du:dateUtc="2025-09-21T14:57:00Z"/>
          <w:rFonts w:ascii="Courier New" w:hAnsi="Courier New" w:cs="Courier New"/>
          <w:sz w:val="16"/>
          <w:szCs w:val="16"/>
        </w:rPr>
      </w:pPr>
      <w:ins w:id="2182" w:author="Chris Hogan" w:date="2025-09-21T08:57:00Z" w16du:dateUtc="2025-09-21T14:57:00Z">
        <w:r w:rsidRPr="00B74CBB">
          <w:rPr>
            <w:rFonts w:ascii="Courier New" w:hAnsi="Courier New" w:cs="Courier New"/>
            <w:sz w:val="16"/>
            <w:szCs w:val="16"/>
          </w:rPr>
          <w:t xml:space="preserve">                }</w:t>
        </w:r>
      </w:ins>
    </w:p>
    <w:p w14:paraId="5673903E" w14:textId="77777777" w:rsidR="00B74CBB" w:rsidRPr="00B74CBB" w:rsidRDefault="00B74CBB" w:rsidP="00B74CBB">
      <w:pPr>
        <w:rPr>
          <w:ins w:id="2183" w:author="Chris Hogan" w:date="2025-09-21T08:57:00Z" w16du:dateUtc="2025-09-21T14:57:00Z"/>
          <w:rFonts w:ascii="Courier New" w:hAnsi="Courier New" w:cs="Courier New"/>
          <w:sz w:val="16"/>
          <w:szCs w:val="16"/>
        </w:rPr>
      </w:pPr>
      <w:ins w:id="2184" w:author="Chris Hogan" w:date="2025-09-21T08:57:00Z" w16du:dateUtc="2025-09-21T14:57:00Z">
        <w:r w:rsidRPr="00B74CBB">
          <w:rPr>
            <w:rFonts w:ascii="Courier New" w:hAnsi="Courier New" w:cs="Courier New"/>
            <w:sz w:val="16"/>
            <w:szCs w:val="16"/>
          </w:rPr>
          <w:t xml:space="preserve">            ]</w:t>
        </w:r>
      </w:ins>
    </w:p>
    <w:p w14:paraId="2A7186DF" w14:textId="77777777" w:rsidR="00B74CBB" w:rsidRPr="00B74CBB" w:rsidRDefault="00B74CBB" w:rsidP="00B74CBB">
      <w:pPr>
        <w:rPr>
          <w:ins w:id="2185" w:author="Chris Hogan" w:date="2025-09-21T08:57:00Z" w16du:dateUtc="2025-09-21T14:57:00Z"/>
          <w:rFonts w:ascii="Courier New" w:hAnsi="Courier New" w:cs="Courier New"/>
          <w:sz w:val="16"/>
          <w:szCs w:val="16"/>
        </w:rPr>
      </w:pPr>
      <w:ins w:id="2186" w:author="Chris Hogan" w:date="2025-09-21T08:57:00Z" w16du:dateUtc="2025-09-21T14:57:00Z">
        <w:r w:rsidRPr="00B74CBB">
          <w:rPr>
            <w:rFonts w:ascii="Courier New" w:hAnsi="Courier New" w:cs="Courier New"/>
            <w:sz w:val="16"/>
            <w:szCs w:val="16"/>
          </w:rPr>
          <w:lastRenderedPageBreak/>
          <w:t xml:space="preserve">        }</w:t>
        </w:r>
      </w:ins>
    </w:p>
    <w:p w14:paraId="604FE583" w14:textId="77777777" w:rsidR="00B74CBB" w:rsidRPr="00B74CBB" w:rsidRDefault="00B74CBB" w:rsidP="00B74CBB">
      <w:pPr>
        <w:rPr>
          <w:ins w:id="2187" w:author="Chris Hogan" w:date="2025-09-21T08:57:00Z" w16du:dateUtc="2025-09-21T14:57:00Z"/>
          <w:rFonts w:ascii="Courier New" w:hAnsi="Courier New" w:cs="Courier New"/>
          <w:sz w:val="16"/>
          <w:szCs w:val="16"/>
        </w:rPr>
      </w:pPr>
      <w:ins w:id="2188" w:author="Chris Hogan" w:date="2025-09-21T08:57:00Z" w16du:dateUtc="2025-09-21T14:57:00Z">
        <w:r w:rsidRPr="00B74CBB">
          <w:rPr>
            <w:rFonts w:ascii="Courier New" w:hAnsi="Courier New" w:cs="Courier New"/>
            <w:sz w:val="16"/>
            <w:szCs w:val="16"/>
          </w:rPr>
          <w:t xml:space="preserve">    }</w:t>
        </w:r>
      </w:ins>
    </w:p>
    <w:p w14:paraId="44AC5C3C" w14:textId="7424BDE2" w:rsidR="00B74CBB" w:rsidRDefault="00B74CBB" w:rsidP="00B74CBB">
      <w:pPr>
        <w:rPr>
          <w:ins w:id="2189" w:author="Chris Hogan" w:date="2025-09-21T08:57:00Z" w16du:dateUtc="2025-09-21T14:57:00Z"/>
          <w:rFonts w:ascii="Courier New" w:hAnsi="Courier New" w:cs="Courier New"/>
          <w:sz w:val="16"/>
          <w:szCs w:val="16"/>
        </w:rPr>
      </w:pPr>
      <w:ins w:id="2190" w:author="Chris Hogan" w:date="2025-09-21T08:57:00Z" w16du:dateUtc="2025-09-21T14:57:00Z">
        <w:r w:rsidRPr="00B74CBB">
          <w:rPr>
            <w:rFonts w:ascii="Courier New" w:hAnsi="Courier New" w:cs="Courier New"/>
            <w:sz w:val="16"/>
            <w:szCs w:val="16"/>
          </w:rPr>
          <w:t>]</w:t>
        </w:r>
      </w:ins>
    </w:p>
    <w:p w14:paraId="7F3B8E85" w14:textId="77777777" w:rsidR="00B74CBB" w:rsidRPr="0014383A" w:rsidRDefault="00B74CBB" w:rsidP="0014383A">
      <w:pPr>
        <w:rPr>
          <w:ins w:id="2191" w:author="Chris Hogan" w:date="2025-09-21T08:58:00Z" w16du:dateUtc="2025-09-21T14:58:00Z"/>
          <w:rPrChange w:id="2192" w:author="Chris Hogan" w:date="2025-09-21T08:58:00Z" w16du:dateUtc="2025-09-21T14:58:00Z">
            <w:rPr>
              <w:ins w:id="2193" w:author="Chris Hogan" w:date="2025-09-21T08:58:00Z" w16du:dateUtc="2025-09-21T14:58:00Z"/>
              <w:rFonts w:ascii="Courier New" w:hAnsi="Courier New" w:cs="Courier New"/>
              <w:sz w:val="16"/>
              <w:szCs w:val="16"/>
            </w:rPr>
          </w:rPrChange>
        </w:rPr>
      </w:pPr>
    </w:p>
    <w:p w14:paraId="1E7EB97B" w14:textId="31F83D41" w:rsidR="00066611" w:rsidRDefault="00066611">
      <w:pPr>
        <w:pStyle w:val="Heading3"/>
        <w:rPr>
          <w:ins w:id="2194" w:author="Chris Hogan" w:date="2025-09-22T09:21:00Z" w16du:dateUtc="2025-09-22T15:21:00Z"/>
        </w:rPr>
      </w:pPr>
      <w:ins w:id="2195" w:author="Chris Hogan" w:date="2025-09-21T08:58:00Z" w16du:dateUtc="2025-09-21T14:58:00Z">
        <w:r w:rsidRPr="0014383A">
          <w:rPr>
            <w:rPrChange w:id="2196" w:author="Chris Hogan" w:date="2025-09-21T08:58:00Z" w16du:dateUtc="2025-09-21T14:58:00Z">
              <w:rPr>
                <w:rFonts w:ascii="Courier New" w:eastAsiaTheme="minorHAnsi" w:hAnsi="Courier New" w:cs="Courier New"/>
                <w:color w:val="auto"/>
                <w:sz w:val="16"/>
                <w:szCs w:val="16"/>
              </w:rPr>
            </w:rPrChange>
          </w:rPr>
          <w:t>context</w:t>
        </w:r>
      </w:ins>
      <w:ins w:id="2197" w:author="Chris Hogan" w:date="2025-09-22T09:21:00Z" w16du:dateUtc="2025-09-22T15:21:00Z">
        <w:r w:rsidR="005134BF">
          <w:t xml:space="preserve"> (</w:t>
        </w:r>
        <w:r w:rsidR="005B14D1">
          <w:t xml:space="preserve">previously </w:t>
        </w:r>
      </w:ins>
      <w:ins w:id="2198" w:author="Chris Hogan" w:date="2025-09-22T09:22:00Z" w16du:dateUtc="2025-09-22T15:22:00Z">
        <w:r w:rsidR="005B14D1">
          <w:t xml:space="preserve">called </w:t>
        </w:r>
      </w:ins>
      <w:ins w:id="2199" w:author="Chris Hogan" w:date="2025-09-22T09:21:00Z" w16du:dateUtc="2025-09-22T15:21:00Z">
        <w:r w:rsidR="005134BF">
          <w:t>applicability)</w:t>
        </w:r>
      </w:ins>
    </w:p>
    <w:p w14:paraId="083D649B" w14:textId="272B76F3" w:rsidR="004F49F8" w:rsidRDefault="00066611" w:rsidP="004F49F8">
      <w:pPr>
        <w:rPr>
          <w:ins w:id="2200" w:author="Chris Hogan" w:date="2025-09-21T10:18:00Z" w16du:dateUtc="2025-09-21T16:18:00Z"/>
        </w:rPr>
      </w:pPr>
      <w:ins w:id="2201" w:author="Chris Hogan" w:date="2025-09-21T08:58:00Z" w16du:dateUtc="2025-09-21T14:58:00Z">
        <w:r w:rsidRPr="0014383A">
          <w:rPr>
            <w:b/>
            <w:bCs/>
            <w:rPrChange w:id="2202" w:author="Chris Hogan" w:date="2025-09-21T08:59:00Z" w16du:dateUtc="2025-09-21T14:59:00Z">
              <w:rPr>
                <w:rFonts w:ascii="Courier New" w:hAnsi="Courier New" w:cs="Courier New"/>
                <w:sz w:val="16"/>
                <w:szCs w:val="16"/>
              </w:rPr>
            </w:rPrChange>
          </w:rPr>
          <w:t>Why:</w:t>
        </w:r>
        <w:r w:rsidRPr="0014383A">
          <w:rPr>
            <w:rPrChange w:id="2203" w:author="Chris Hogan" w:date="2025-09-21T08:58:00Z" w16du:dateUtc="2025-09-21T14:58:00Z">
              <w:rPr>
                <w:rFonts w:ascii="Courier New" w:hAnsi="Courier New" w:cs="Courier New"/>
                <w:sz w:val="16"/>
                <w:szCs w:val="16"/>
              </w:rPr>
            </w:rPrChange>
          </w:rPr>
          <w:t xml:space="preserve"> </w:t>
        </w:r>
      </w:ins>
      <w:ins w:id="2204" w:author="Chris Hogan" w:date="2025-09-21T10:18:00Z" w16du:dateUtc="2025-09-21T16:18:00Z">
        <w:r w:rsidR="004F49F8">
          <w:t xml:space="preserve">Declares the setting in which the rule is in scope (e.g. jurisdiction, site, job, work schedule). </w:t>
        </w:r>
      </w:ins>
    </w:p>
    <w:p w14:paraId="36495352" w14:textId="7E039162" w:rsidR="004F49F8" w:rsidRDefault="004F49F8" w:rsidP="004F49F8">
      <w:pPr>
        <w:rPr>
          <w:ins w:id="2205" w:author="Chris Hogan" w:date="2025-09-21T10:18:00Z" w16du:dateUtc="2025-09-21T16:18:00Z"/>
        </w:rPr>
      </w:pPr>
      <w:ins w:id="2206" w:author="Chris Hogan" w:date="2025-09-21T10:18:00Z" w16du:dateUtc="2025-09-21T16:18:00Z">
        <w:r>
          <w:t xml:space="preserve">Context enables powerful discovery, makes rules easier to understand by showing their scope, and allows </w:t>
        </w:r>
        <w:r w:rsidR="00FE167B">
          <w:t xml:space="preserve">rule </w:t>
        </w:r>
        <w:r>
          <w:t>evaluators to quickly narrow down which rules are even candidates.</w:t>
        </w:r>
      </w:ins>
    </w:p>
    <w:p w14:paraId="360E2F6E" w14:textId="77777777" w:rsidR="004F49F8" w:rsidRDefault="004F49F8" w:rsidP="004F49F8">
      <w:pPr>
        <w:rPr>
          <w:ins w:id="2207" w:author="Chris Hogan" w:date="2025-09-21T10:18:00Z" w16du:dateUtc="2025-09-21T16:18:00Z"/>
        </w:rPr>
      </w:pPr>
      <w:ins w:id="2208" w:author="Chris Hogan" w:date="2025-09-21T10:18:00Z" w16du:dateUtc="2025-09-21T16:18:00Z">
        <w:r>
          <w:t>Separating context supports scalability: thousands of rules can be filtered efficiently before deeper evaluation.</w:t>
        </w:r>
      </w:ins>
    </w:p>
    <w:p w14:paraId="74F77204" w14:textId="75D50BE8" w:rsidR="00066611" w:rsidRDefault="00066611" w:rsidP="0014383A">
      <w:pPr>
        <w:rPr>
          <w:ins w:id="2209" w:author="Chris Hogan" w:date="2025-09-22T09:46:00Z" w16du:dateUtc="2025-09-22T15:46:00Z"/>
        </w:rPr>
      </w:pPr>
      <w:ins w:id="2210" w:author="Chris Hogan" w:date="2025-09-21T08:58:00Z" w16du:dateUtc="2025-09-21T14:58:00Z">
        <w:r w:rsidRPr="0014383A">
          <w:rPr>
            <w:b/>
            <w:bCs/>
            <w:rPrChange w:id="2211" w:author="Chris Hogan" w:date="2025-09-21T08:59:00Z" w16du:dateUtc="2025-09-21T14:59:00Z">
              <w:rPr>
                <w:rFonts w:ascii="Courier New" w:hAnsi="Courier New" w:cs="Courier New"/>
                <w:sz w:val="16"/>
                <w:szCs w:val="16"/>
              </w:rPr>
            </w:rPrChange>
          </w:rPr>
          <w:t>What:</w:t>
        </w:r>
        <w:r w:rsidRPr="0014383A">
          <w:rPr>
            <w:rPrChange w:id="2212" w:author="Chris Hogan" w:date="2025-09-21T08:58:00Z" w16du:dateUtc="2025-09-21T14:58:00Z">
              <w:rPr>
                <w:rFonts w:ascii="Courier New" w:hAnsi="Courier New" w:cs="Courier New"/>
                <w:sz w:val="16"/>
                <w:szCs w:val="16"/>
              </w:rPr>
            </w:rPrChange>
          </w:rPr>
          <w:t xml:space="preserve"> </w:t>
        </w:r>
      </w:ins>
      <w:ins w:id="2213" w:author="Chris Hogan" w:date="2025-09-21T09:21:00Z" w16du:dateUtc="2025-09-21T15:21:00Z">
        <w:r w:rsidR="008D4D41" w:rsidRPr="00600C4F">
          <w:rPr>
            <w:highlight w:val="yellow"/>
            <w:rPrChange w:id="2214" w:author="Chris Hogan" w:date="2025-09-22T09:48:00Z" w16du:dateUtc="2025-09-22T15:48:00Z">
              <w:rPr/>
            </w:rPrChange>
          </w:rPr>
          <w:t>Array</w:t>
        </w:r>
      </w:ins>
      <w:ins w:id="2215" w:author="Chris Hogan" w:date="2025-09-21T08:58:00Z" w16du:dateUtc="2025-09-21T14:58:00Z">
        <w:r w:rsidRPr="00600C4F">
          <w:rPr>
            <w:highlight w:val="yellow"/>
            <w:rPrChange w:id="2216" w:author="Chris Hogan" w:date="2025-09-22T09:48:00Z" w16du:dateUtc="2025-09-22T15:48:00Z">
              <w:rPr>
                <w:rFonts w:ascii="Courier New" w:hAnsi="Courier New" w:cs="Courier New"/>
                <w:sz w:val="16"/>
                <w:szCs w:val="16"/>
              </w:rPr>
            </w:rPrChange>
          </w:rPr>
          <w:t xml:space="preserve"> of </w:t>
        </w:r>
      </w:ins>
      <w:ins w:id="2217" w:author="Chris Hogan" w:date="2025-09-21T09:21:00Z" w16du:dateUtc="2025-09-21T15:21:00Z">
        <w:r w:rsidR="008D4D41" w:rsidRPr="00600C4F">
          <w:rPr>
            <w:highlight w:val="yellow"/>
            <w:rPrChange w:id="2218" w:author="Chris Hogan" w:date="2025-09-22T09:48:00Z" w16du:dateUtc="2025-09-22T15:48:00Z">
              <w:rPr/>
            </w:rPrChange>
          </w:rPr>
          <w:t>K</w:t>
        </w:r>
      </w:ins>
      <w:ins w:id="2219" w:author="Chris Hogan" w:date="2025-09-21T08:58:00Z" w16du:dateUtc="2025-09-21T14:58:00Z">
        <w:r w:rsidRPr="00600C4F">
          <w:rPr>
            <w:highlight w:val="yellow"/>
            <w:rPrChange w:id="2220" w:author="Chris Hogan" w:date="2025-09-22T09:48:00Z" w16du:dateUtc="2025-09-22T15:48:00Z">
              <w:rPr>
                <w:rFonts w:ascii="Courier New" w:hAnsi="Courier New" w:cs="Courier New"/>
                <w:sz w:val="16"/>
                <w:szCs w:val="16"/>
              </w:rPr>
            </w:rPrChange>
          </w:rPr>
          <w:t>ey/</w:t>
        </w:r>
      </w:ins>
      <w:ins w:id="2221" w:author="Chris Hogan" w:date="2025-09-21T09:21:00Z" w16du:dateUtc="2025-09-21T15:21:00Z">
        <w:r w:rsidR="008D4D41" w:rsidRPr="00600C4F">
          <w:rPr>
            <w:highlight w:val="yellow"/>
            <w:rPrChange w:id="2222" w:author="Chris Hogan" w:date="2025-09-22T09:48:00Z" w16du:dateUtc="2025-09-22T15:48:00Z">
              <w:rPr/>
            </w:rPrChange>
          </w:rPr>
          <w:t>V</w:t>
        </w:r>
      </w:ins>
      <w:ins w:id="2223" w:author="Chris Hogan" w:date="2025-09-21T08:58:00Z" w16du:dateUtc="2025-09-21T14:58:00Z">
        <w:r w:rsidRPr="00600C4F">
          <w:rPr>
            <w:highlight w:val="yellow"/>
            <w:rPrChange w:id="2224" w:author="Chris Hogan" w:date="2025-09-22T09:48:00Z" w16du:dateUtc="2025-09-22T15:48:00Z">
              <w:rPr>
                <w:rFonts w:ascii="Courier New" w:hAnsi="Courier New" w:cs="Courier New"/>
                <w:sz w:val="16"/>
                <w:szCs w:val="16"/>
              </w:rPr>
            </w:rPrChange>
          </w:rPr>
          <w:t>alue pairs.</w:t>
        </w:r>
      </w:ins>
    </w:p>
    <w:p w14:paraId="231D9550" w14:textId="6A159D10" w:rsidR="00CC4992" w:rsidRPr="0014383A" w:rsidRDefault="00CC4992" w:rsidP="0014383A">
      <w:pPr>
        <w:rPr>
          <w:ins w:id="2225" w:author="Chris Hogan" w:date="2025-09-21T08:58:00Z" w16du:dateUtc="2025-09-21T14:58:00Z"/>
          <w:rPrChange w:id="2226" w:author="Chris Hogan" w:date="2025-09-21T08:58:00Z" w16du:dateUtc="2025-09-21T14:58:00Z">
            <w:rPr>
              <w:ins w:id="2227" w:author="Chris Hogan" w:date="2025-09-21T08:58:00Z" w16du:dateUtc="2025-09-21T14:58:00Z"/>
              <w:rFonts w:ascii="Courier New" w:hAnsi="Courier New" w:cs="Courier New"/>
              <w:sz w:val="16"/>
              <w:szCs w:val="16"/>
            </w:rPr>
          </w:rPrChange>
        </w:rPr>
      </w:pPr>
      <w:ins w:id="2228" w:author="Chris Hogan" w:date="2025-09-22T09:46:00Z" w16du:dateUtc="2025-09-22T15:46:00Z">
        <w:r w:rsidRPr="0023660A">
          <w:rPr>
            <w:highlight w:val="yellow"/>
            <w:rPrChange w:id="2229" w:author="Chris Hogan" w:date="2025-09-22T09:46:00Z" w16du:dateUtc="2025-09-22T15:46:00Z">
              <w:rPr/>
            </w:rPrChange>
          </w:rPr>
          <w:t xml:space="preserve">Or should it be </w:t>
        </w:r>
        <w:r w:rsidR="0023660A" w:rsidRPr="0023660A">
          <w:rPr>
            <w:highlight w:val="yellow"/>
            <w:rPrChange w:id="2230" w:author="Chris Hogan" w:date="2025-09-22T09:46:00Z" w16du:dateUtc="2025-09-22T15:46:00Z">
              <w:rPr/>
            </w:rPrChange>
          </w:rPr>
          <w:t>Dictionary Object?</w:t>
        </w:r>
      </w:ins>
    </w:p>
    <w:p w14:paraId="2A03C24F" w14:textId="054AEC49" w:rsidR="00066611" w:rsidRPr="0014383A" w:rsidRDefault="00066611" w:rsidP="0014383A">
      <w:pPr>
        <w:rPr>
          <w:ins w:id="2231" w:author="Chris Hogan" w:date="2025-09-21T08:59:00Z" w16du:dateUtc="2025-09-21T14:59:00Z"/>
          <w:b/>
          <w:bCs/>
          <w:rPrChange w:id="2232" w:author="Chris Hogan" w:date="2025-09-21T08:59:00Z" w16du:dateUtc="2025-09-21T14:59:00Z">
            <w:rPr>
              <w:ins w:id="2233" w:author="Chris Hogan" w:date="2025-09-21T08:59:00Z" w16du:dateUtc="2025-09-21T14:59:00Z"/>
            </w:rPr>
          </w:rPrChange>
        </w:rPr>
      </w:pPr>
      <w:ins w:id="2234" w:author="Chris Hogan" w:date="2025-09-21T08:58:00Z" w16du:dateUtc="2025-09-21T14:58:00Z">
        <w:r w:rsidRPr="0014383A">
          <w:rPr>
            <w:b/>
            <w:bCs/>
            <w:rPrChange w:id="2235" w:author="Chris Hogan" w:date="2025-09-21T08:59:00Z" w16du:dateUtc="2025-09-21T14:59:00Z">
              <w:rPr>
                <w:rFonts w:ascii="Courier New" w:hAnsi="Courier New" w:cs="Courier New"/>
                <w:sz w:val="16"/>
                <w:szCs w:val="16"/>
              </w:rPr>
            </w:rPrChange>
          </w:rPr>
          <w:t>Example:</w:t>
        </w:r>
      </w:ins>
    </w:p>
    <w:p w14:paraId="422B2BA0" w14:textId="77777777" w:rsidR="00C4060A" w:rsidRPr="002534A2" w:rsidRDefault="00C4060A" w:rsidP="00C4060A">
      <w:pPr>
        <w:rPr>
          <w:ins w:id="2236" w:author="Chris Hogan" w:date="2025-09-21T09:22:00Z" w16du:dateUtc="2025-09-21T15:22:00Z"/>
          <w:rFonts w:ascii="Courier New" w:hAnsi="Courier New" w:cs="Courier New"/>
          <w:sz w:val="16"/>
          <w:szCs w:val="16"/>
          <w:rPrChange w:id="2237" w:author="Chris Hogan" w:date="2025-09-21T09:24:00Z" w16du:dateUtc="2025-09-21T15:24:00Z">
            <w:rPr>
              <w:ins w:id="2238" w:author="Chris Hogan" w:date="2025-09-21T09:22:00Z" w16du:dateUtc="2025-09-21T15:22:00Z"/>
            </w:rPr>
          </w:rPrChange>
        </w:rPr>
      </w:pPr>
      <w:ins w:id="2239" w:author="Chris Hogan" w:date="2025-09-21T09:22:00Z" w16du:dateUtc="2025-09-21T15:22:00Z">
        <w:r w:rsidRPr="002534A2">
          <w:rPr>
            <w:rFonts w:ascii="Courier New" w:hAnsi="Courier New" w:cs="Courier New"/>
            <w:sz w:val="16"/>
            <w:szCs w:val="16"/>
            <w:rPrChange w:id="2240" w:author="Chris Hogan" w:date="2025-09-21T09:24:00Z" w16du:dateUtc="2025-09-21T15:24:00Z">
              <w:rPr/>
            </w:rPrChange>
          </w:rPr>
          <w:t>[</w:t>
        </w:r>
      </w:ins>
    </w:p>
    <w:p w14:paraId="58068E33" w14:textId="08FE92B4" w:rsidR="00C4060A" w:rsidRPr="00C4060A" w:rsidRDefault="00C4060A" w:rsidP="00C4060A">
      <w:pPr>
        <w:rPr>
          <w:ins w:id="2241" w:author="Chris Hogan" w:date="2025-09-21T09:22:00Z" w16du:dateUtc="2025-09-21T15:22:00Z"/>
          <w:rFonts w:ascii="Courier New" w:hAnsi="Courier New" w:cs="Courier New"/>
          <w:sz w:val="16"/>
          <w:szCs w:val="16"/>
          <w:rPrChange w:id="2242" w:author="Chris Hogan" w:date="2025-09-21T09:23:00Z" w16du:dateUtc="2025-09-21T15:23:00Z">
            <w:rPr>
              <w:ins w:id="2243" w:author="Chris Hogan" w:date="2025-09-21T09:22:00Z" w16du:dateUtc="2025-09-21T15:22:00Z"/>
            </w:rPr>
          </w:rPrChange>
        </w:rPr>
      </w:pPr>
      <w:ins w:id="2244" w:author="Chris Hogan" w:date="2025-09-21T09:22:00Z" w16du:dateUtc="2025-09-21T15:22:00Z">
        <w:r w:rsidRPr="00C4060A">
          <w:rPr>
            <w:rFonts w:ascii="Courier New" w:hAnsi="Courier New" w:cs="Courier New"/>
            <w:sz w:val="16"/>
            <w:szCs w:val="16"/>
            <w:rPrChange w:id="2245" w:author="Chris Hogan" w:date="2025-09-21T09:23:00Z" w16du:dateUtc="2025-09-21T15:23:00Z">
              <w:rPr/>
            </w:rPrChange>
          </w:rPr>
          <w:t xml:space="preserve">    "jurisdiction": "CA-AB",</w:t>
        </w:r>
      </w:ins>
    </w:p>
    <w:p w14:paraId="0E8A2F45" w14:textId="5520AB71" w:rsidR="00C4060A" w:rsidRPr="00C4060A" w:rsidRDefault="00C4060A" w:rsidP="00C4060A">
      <w:pPr>
        <w:rPr>
          <w:ins w:id="2246" w:author="Chris Hogan" w:date="2025-09-21T09:22:00Z" w16du:dateUtc="2025-09-21T15:22:00Z"/>
          <w:rFonts w:ascii="Courier New" w:hAnsi="Courier New" w:cs="Courier New"/>
          <w:sz w:val="16"/>
          <w:szCs w:val="16"/>
          <w:rPrChange w:id="2247" w:author="Chris Hogan" w:date="2025-09-21T09:23:00Z" w16du:dateUtc="2025-09-21T15:23:00Z">
            <w:rPr>
              <w:ins w:id="2248" w:author="Chris Hogan" w:date="2025-09-21T09:22:00Z" w16du:dateUtc="2025-09-21T15:22:00Z"/>
            </w:rPr>
          </w:rPrChange>
        </w:rPr>
      </w:pPr>
      <w:ins w:id="2249" w:author="Chris Hogan" w:date="2025-09-21T09:22:00Z" w16du:dateUtc="2025-09-21T15:22:00Z">
        <w:r w:rsidRPr="00C4060A">
          <w:rPr>
            <w:rFonts w:ascii="Courier New" w:hAnsi="Courier New" w:cs="Courier New"/>
            <w:sz w:val="16"/>
            <w:szCs w:val="16"/>
            <w:rPrChange w:id="2250" w:author="Chris Hogan" w:date="2025-09-21T09:23:00Z" w16du:dateUtc="2025-09-21T15:23:00Z">
              <w:rPr/>
            </w:rPrChange>
          </w:rPr>
          <w:t xml:space="preserve">    "</w:t>
        </w:r>
        <w:proofErr w:type="spellStart"/>
        <w:proofErr w:type="gramStart"/>
        <w:r w:rsidRPr="00C4060A">
          <w:rPr>
            <w:rFonts w:ascii="Courier New" w:hAnsi="Courier New" w:cs="Courier New"/>
            <w:sz w:val="16"/>
            <w:szCs w:val="16"/>
            <w:rPrChange w:id="2251" w:author="Chris Hogan" w:date="2025-09-21T09:23:00Z" w16du:dateUtc="2025-09-21T15:23:00Z">
              <w:rPr/>
            </w:rPrChange>
          </w:rPr>
          <w:t>work</w:t>
        </w:r>
        <w:proofErr w:type="gramEnd"/>
        <w:r w:rsidRPr="00C4060A">
          <w:rPr>
            <w:rFonts w:ascii="Courier New" w:hAnsi="Courier New" w:cs="Courier New"/>
            <w:sz w:val="16"/>
            <w:szCs w:val="16"/>
            <w:rPrChange w:id="2252" w:author="Chris Hogan" w:date="2025-09-21T09:23:00Z" w16du:dateUtc="2025-09-21T15:23:00Z">
              <w:rPr/>
            </w:rPrChange>
          </w:rPr>
          <w:t>_schedule</w:t>
        </w:r>
        <w:proofErr w:type="spellEnd"/>
        <w:r w:rsidRPr="00C4060A">
          <w:rPr>
            <w:rFonts w:ascii="Courier New" w:hAnsi="Courier New" w:cs="Courier New"/>
            <w:sz w:val="16"/>
            <w:szCs w:val="16"/>
            <w:rPrChange w:id="2253" w:author="Chris Hogan" w:date="2025-09-21T09:23:00Z" w16du:dateUtc="2025-09-21T15:23:00Z">
              <w:rPr/>
            </w:rPrChange>
          </w:rPr>
          <w:t>": "5x8"</w:t>
        </w:r>
      </w:ins>
    </w:p>
    <w:p w14:paraId="11C0A0AE" w14:textId="5E286F6D" w:rsidR="00066611" w:rsidRDefault="00C4060A" w:rsidP="00C4060A">
      <w:pPr>
        <w:rPr>
          <w:ins w:id="2254" w:author="Chris Hogan" w:date="2025-09-21T09:28:00Z" w16du:dateUtc="2025-09-21T15:28:00Z"/>
          <w:rFonts w:ascii="Courier New" w:hAnsi="Courier New" w:cs="Courier New"/>
          <w:sz w:val="16"/>
          <w:szCs w:val="16"/>
        </w:rPr>
      </w:pPr>
      <w:ins w:id="2255" w:author="Chris Hogan" w:date="2025-09-21T09:22:00Z" w16du:dateUtc="2025-09-21T15:22:00Z">
        <w:r w:rsidRPr="00C4060A">
          <w:rPr>
            <w:rFonts w:ascii="Courier New" w:hAnsi="Courier New" w:cs="Courier New"/>
            <w:sz w:val="16"/>
            <w:szCs w:val="16"/>
            <w:rPrChange w:id="2256" w:author="Chris Hogan" w:date="2025-09-21T09:23:00Z" w16du:dateUtc="2025-09-21T15:23:00Z">
              <w:rPr/>
            </w:rPrChange>
          </w:rPr>
          <w:t>]</w:t>
        </w:r>
      </w:ins>
    </w:p>
    <w:p w14:paraId="4A22D24F" w14:textId="77777777" w:rsidR="000D7C4F" w:rsidRDefault="000D7C4F" w:rsidP="00C4060A">
      <w:pPr>
        <w:rPr>
          <w:ins w:id="2257" w:author="Chris Hogan" w:date="2025-09-21T09:28:00Z" w16du:dateUtc="2025-09-21T15:28:00Z"/>
          <w:rFonts w:ascii="Courier New" w:hAnsi="Courier New" w:cs="Courier New"/>
          <w:sz w:val="16"/>
          <w:szCs w:val="16"/>
        </w:rPr>
      </w:pPr>
    </w:p>
    <w:p w14:paraId="3F13710C" w14:textId="77777777" w:rsidR="006442A0" w:rsidRPr="00280B76" w:rsidRDefault="006442A0">
      <w:pPr>
        <w:pStyle w:val="Heading3"/>
        <w:rPr>
          <w:ins w:id="2258" w:author="Chris Hogan" w:date="2025-09-21T09:29:00Z" w16du:dateUtc="2025-09-21T15:29:00Z"/>
          <w:rPrChange w:id="2259" w:author="Chris Hogan" w:date="2025-09-21T09:29:00Z" w16du:dateUtc="2025-09-21T15:29:00Z">
            <w:rPr>
              <w:ins w:id="2260" w:author="Chris Hogan" w:date="2025-09-21T09:29:00Z" w16du:dateUtc="2025-09-21T15:29:00Z"/>
              <w:rFonts w:ascii="Courier New" w:hAnsi="Courier New" w:cs="Courier New"/>
              <w:sz w:val="16"/>
              <w:szCs w:val="16"/>
            </w:rPr>
          </w:rPrChange>
        </w:rPr>
        <w:pPrChange w:id="2261" w:author="Chris Hogan" w:date="2025-09-21T09:29:00Z" w16du:dateUtc="2025-09-21T15:29:00Z">
          <w:pPr/>
        </w:pPrChange>
      </w:pPr>
      <w:ins w:id="2262" w:author="Chris Hogan" w:date="2025-09-21T09:29:00Z" w16du:dateUtc="2025-09-21T15:29:00Z">
        <w:r w:rsidRPr="00280B76">
          <w:rPr>
            <w:rPrChange w:id="2263" w:author="Chris Hogan" w:date="2025-09-21T09:29:00Z" w16du:dateUtc="2025-09-21T15:29:00Z">
              <w:rPr>
                <w:rFonts w:ascii="Courier New" w:hAnsi="Courier New" w:cs="Courier New"/>
                <w:sz w:val="16"/>
                <w:szCs w:val="16"/>
              </w:rPr>
            </w:rPrChange>
          </w:rPr>
          <w:t>facts</w:t>
        </w:r>
      </w:ins>
    </w:p>
    <w:p w14:paraId="2EF4481E" w14:textId="2DEDAD3C" w:rsidR="001D29E0" w:rsidRDefault="006442A0" w:rsidP="001D29E0">
      <w:pPr>
        <w:rPr>
          <w:ins w:id="2264" w:author="Chris Hogan" w:date="2025-09-21T10:23:00Z" w16du:dateUtc="2025-09-21T16:23:00Z"/>
        </w:rPr>
      </w:pPr>
      <w:ins w:id="2265" w:author="Chris Hogan" w:date="2025-09-21T09:29:00Z" w16du:dateUtc="2025-09-21T15:29:00Z">
        <w:r w:rsidRPr="00730CBF">
          <w:rPr>
            <w:b/>
            <w:bCs/>
            <w:rPrChange w:id="2266" w:author="Chris Hogan" w:date="2025-09-21T10:27:00Z" w16du:dateUtc="2025-09-21T16:27:00Z">
              <w:rPr>
                <w:rFonts w:ascii="Courier New" w:hAnsi="Courier New" w:cs="Courier New"/>
                <w:sz w:val="16"/>
                <w:szCs w:val="16"/>
              </w:rPr>
            </w:rPrChange>
          </w:rPr>
          <w:t>Why:</w:t>
        </w:r>
        <w:r w:rsidRPr="00280B76">
          <w:rPr>
            <w:rPrChange w:id="2267" w:author="Chris Hogan" w:date="2025-09-21T09:29:00Z" w16du:dateUtc="2025-09-21T15:29:00Z">
              <w:rPr>
                <w:rFonts w:ascii="Courier New" w:hAnsi="Courier New" w:cs="Courier New"/>
                <w:sz w:val="16"/>
                <w:szCs w:val="16"/>
              </w:rPr>
            </w:rPrChange>
          </w:rPr>
          <w:t xml:space="preserve"> </w:t>
        </w:r>
      </w:ins>
      <w:ins w:id="2268" w:author="Chris Hogan" w:date="2025-09-21T10:23:00Z" w16du:dateUtc="2025-09-21T16:23:00Z">
        <w:r w:rsidR="001D29E0">
          <w:t xml:space="preserve">Declares the case/event </w:t>
        </w:r>
        <w:r w:rsidR="00B4112B">
          <w:t>inputs</w:t>
        </w:r>
        <w:r w:rsidR="001D29E0">
          <w:t xml:space="preserve"> (evidence) </w:t>
        </w:r>
      </w:ins>
      <w:ins w:id="2269" w:author="Chris Hogan" w:date="2025-09-21T10:43:00Z" w16du:dateUtc="2025-09-21T16:43:00Z">
        <w:r w:rsidR="00352FE9">
          <w:t xml:space="preserve">that a rule evaluator will need </w:t>
        </w:r>
        <w:r w:rsidR="003D216F">
          <w:t>to evaluate th</w:t>
        </w:r>
      </w:ins>
      <w:ins w:id="2270" w:author="Chris Hogan" w:date="2025-09-21T10:44:00Z" w16du:dateUtc="2025-09-21T16:44:00Z">
        <w:r w:rsidR="003D216F">
          <w:t>e rule</w:t>
        </w:r>
      </w:ins>
      <w:ins w:id="2271" w:author="Chris Hogan" w:date="2025-09-21T10:23:00Z" w16du:dateUtc="2025-09-21T16:23:00Z">
        <w:r w:rsidR="001D29E0">
          <w:t xml:space="preserve">. </w:t>
        </w:r>
      </w:ins>
    </w:p>
    <w:p w14:paraId="6C7F812F" w14:textId="56780E0F" w:rsidR="001D29E0" w:rsidRDefault="001D29E0" w:rsidP="001D29E0">
      <w:pPr>
        <w:rPr>
          <w:ins w:id="2272" w:author="Chris Hogan" w:date="2025-09-21T10:23:00Z" w16du:dateUtc="2025-09-21T16:23:00Z"/>
        </w:rPr>
      </w:pPr>
      <w:ins w:id="2273" w:author="Chris Hogan" w:date="2025-09-21T10:23:00Z" w16du:dateUtc="2025-09-21T16:23:00Z">
        <w:r>
          <w:t xml:space="preserve">Facts improve understandability (you know exactly what </w:t>
        </w:r>
      </w:ins>
      <w:ins w:id="2274" w:author="Chris Hogan" w:date="2025-09-21T10:25:00Z" w16du:dateUtc="2025-09-21T16:25:00Z">
        <w:r w:rsidR="00BE75B8">
          <w:t xml:space="preserve">input </w:t>
        </w:r>
      </w:ins>
      <w:ins w:id="2275" w:author="Chris Hogan" w:date="2025-09-21T10:23:00Z" w16du:dateUtc="2025-09-21T16:23:00Z">
        <w:r>
          <w:t>data matter</w:t>
        </w:r>
      </w:ins>
      <w:ins w:id="2276" w:author="Chris Hogan" w:date="2025-09-21T10:25:00Z" w16du:dateUtc="2025-09-21T16:25:00Z">
        <w:r w:rsidR="00BE75B8">
          <w:t>s</w:t>
        </w:r>
      </w:ins>
      <w:ins w:id="2277" w:author="Chris Hogan" w:date="2025-09-21T10:23:00Z" w16du:dateUtc="2025-09-21T16:23:00Z">
        <w:r>
          <w:t xml:space="preserve">), help executability (the </w:t>
        </w:r>
      </w:ins>
      <w:ins w:id="2278" w:author="Chris Hogan" w:date="2025-09-21T10:25:00Z" w16du:dateUtc="2025-09-21T16:25:00Z">
        <w:r w:rsidR="00BE75B8">
          <w:t xml:space="preserve">rule </w:t>
        </w:r>
      </w:ins>
      <w:ins w:id="2279" w:author="Chris Hogan" w:date="2025-09-21T10:23:00Z" w16du:dateUtc="2025-09-21T16:23:00Z">
        <w:r>
          <w:t>evaluator can validate inputs before running logic), and support scalability (data schemas can be managed separately from rule logic).</w:t>
        </w:r>
      </w:ins>
    </w:p>
    <w:p w14:paraId="4D6E4DF5" w14:textId="06445063" w:rsidR="006442A0" w:rsidRDefault="006442A0" w:rsidP="00280B76">
      <w:pPr>
        <w:rPr>
          <w:ins w:id="2280" w:author="Chris Hogan" w:date="2025-09-22T09:46:00Z" w16du:dateUtc="2025-09-22T15:46:00Z"/>
        </w:rPr>
      </w:pPr>
      <w:ins w:id="2281" w:author="Chris Hogan" w:date="2025-09-21T09:29:00Z" w16du:dateUtc="2025-09-21T15:29:00Z">
        <w:r w:rsidRPr="00730CBF">
          <w:rPr>
            <w:b/>
            <w:bCs/>
            <w:rPrChange w:id="2282" w:author="Chris Hogan" w:date="2025-09-21T10:27:00Z" w16du:dateUtc="2025-09-21T16:27:00Z">
              <w:rPr>
                <w:rFonts w:ascii="Courier New" w:hAnsi="Courier New" w:cs="Courier New"/>
                <w:sz w:val="16"/>
                <w:szCs w:val="16"/>
              </w:rPr>
            </w:rPrChange>
          </w:rPr>
          <w:t>What:</w:t>
        </w:r>
        <w:r w:rsidRPr="00280B76">
          <w:rPr>
            <w:rPrChange w:id="2283" w:author="Chris Hogan" w:date="2025-09-21T09:29:00Z" w16du:dateUtc="2025-09-21T15:29:00Z">
              <w:rPr>
                <w:rFonts w:ascii="Courier New" w:hAnsi="Courier New" w:cs="Courier New"/>
                <w:sz w:val="16"/>
                <w:szCs w:val="16"/>
              </w:rPr>
            </w:rPrChange>
          </w:rPr>
          <w:t xml:space="preserve"> </w:t>
        </w:r>
      </w:ins>
      <w:ins w:id="2284" w:author="Chris Hogan" w:date="2025-09-21T09:37:00Z" w16du:dateUtc="2025-09-21T15:37:00Z">
        <w:r w:rsidR="000741F3" w:rsidRPr="00600C4F">
          <w:rPr>
            <w:highlight w:val="yellow"/>
            <w:rPrChange w:id="2285" w:author="Chris Hogan" w:date="2025-09-22T09:47:00Z" w16du:dateUtc="2025-09-22T15:47:00Z">
              <w:rPr/>
            </w:rPrChange>
          </w:rPr>
          <w:t>Array of Key/Value pairs</w:t>
        </w:r>
        <w:r w:rsidR="000741F3" w:rsidRPr="000741F3">
          <w:t>.</w:t>
        </w:r>
        <w:r w:rsidR="000741F3">
          <w:t xml:space="preserve"> </w:t>
        </w:r>
      </w:ins>
      <w:ins w:id="2286" w:author="Chris Hogan" w:date="2025-09-21T09:29:00Z" w16du:dateUtc="2025-09-21T15:29:00Z">
        <w:r w:rsidRPr="00280B76">
          <w:rPr>
            <w:rPrChange w:id="2287" w:author="Chris Hogan" w:date="2025-09-21T09:29:00Z" w16du:dateUtc="2025-09-21T15:29:00Z">
              <w:rPr>
                <w:rFonts w:ascii="Courier New" w:hAnsi="Courier New" w:cs="Courier New"/>
                <w:sz w:val="16"/>
                <w:szCs w:val="16"/>
              </w:rPr>
            </w:rPrChange>
          </w:rPr>
          <w:t>→ type (</w:t>
        </w:r>
        <w:proofErr w:type="spellStart"/>
        <w:r w:rsidRPr="00280B76">
          <w:rPr>
            <w:rPrChange w:id="2288" w:author="Chris Hogan" w:date="2025-09-21T09:29:00Z" w16du:dateUtc="2025-09-21T15:29:00Z">
              <w:rPr>
                <w:rFonts w:ascii="Courier New" w:hAnsi="Courier New" w:cs="Courier New"/>
                <w:sz w:val="16"/>
                <w:szCs w:val="16"/>
              </w:rPr>
            </w:rPrChange>
          </w:rPr>
          <w:t>number|boolean|string|date</w:t>
        </w:r>
        <w:proofErr w:type="spellEnd"/>
        <w:r w:rsidRPr="00280B76">
          <w:rPr>
            <w:rPrChange w:id="2289" w:author="Chris Hogan" w:date="2025-09-21T09:29:00Z" w16du:dateUtc="2025-09-21T15:29:00Z">
              <w:rPr>
                <w:rFonts w:ascii="Courier New" w:hAnsi="Courier New" w:cs="Courier New"/>
                <w:sz w:val="16"/>
                <w:szCs w:val="16"/>
              </w:rPr>
            </w:rPrChange>
          </w:rPr>
          <w:t>).</w:t>
        </w:r>
      </w:ins>
    </w:p>
    <w:p w14:paraId="39909A01" w14:textId="11FC193A" w:rsidR="0023660A" w:rsidRPr="00280B76" w:rsidRDefault="0023660A" w:rsidP="00280B76">
      <w:pPr>
        <w:rPr>
          <w:ins w:id="2290" w:author="Chris Hogan" w:date="2025-09-21T09:29:00Z" w16du:dateUtc="2025-09-21T15:29:00Z"/>
          <w:rPrChange w:id="2291" w:author="Chris Hogan" w:date="2025-09-21T09:29:00Z" w16du:dateUtc="2025-09-21T15:29:00Z">
            <w:rPr>
              <w:ins w:id="2292" w:author="Chris Hogan" w:date="2025-09-21T09:29:00Z" w16du:dateUtc="2025-09-21T15:29:00Z"/>
              <w:rFonts w:ascii="Courier New" w:hAnsi="Courier New" w:cs="Courier New"/>
              <w:sz w:val="16"/>
              <w:szCs w:val="16"/>
            </w:rPr>
          </w:rPrChange>
        </w:rPr>
      </w:pPr>
      <w:ins w:id="2293" w:author="Chris Hogan" w:date="2025-09-22T09:46:00Z" w16du:dateUtc="2025-09-22T15:46:00Z">
        <w:r w:rsidRPr="002424C0">
          <w:rPr>
            <w:highlight w:val="yellow"/>
          </w:rPr>
          <w:t>Or should it be Dictionary Object?</w:t>
        </w:r>
      </w:ins>
    </w:p>
    <w:p w14:paraId="172CE028" w14:textId="034D08CD" w:rsidR="006442A0" w:rsidRPr="00730CBF" w:rsidRDefault="006442A0" w:rsidP="00280B76">
      <w:pPr>
        <w:rPr>
          <w:ins w:id="2294" w:author="Chris Hogan" w:date="2025-09-21T09:29:00Z" w16du:dateUtc="2025-09-21T15:29:00Z"/>
          <w:b/>
          <w:bCs/>
          <w:rPrChange w:id="2295" w:author="Chris Hogan" w:date="2025-09-21T10:27:00Z" w16du:dateUtc="2025-09-21T16:27:00Z">
            <w:rPr>
              <w:ins w:id="2296" w:author="Chris Hogan" w:date="2025-09-21T09:29:00Z" w16du:dateUtc="2025-09-21T15:29:00Z"/>
              <w:rFonts w:ascii="Courier New" w:hAnsi="Courier New" w:cs="Courier New"/>
              <w:sz w:val="16"/>
              <w:szCs w:val="16"/>
            </w:rPr>
          </w:rPrChange>
        </w:rPr>
      </w:pPr>
      <w:ins w:id="2297" w:author="Chris Hogan" w:date="2025-09-21T09:29:00Z" w16du:dateUtc="2025-09-21T15:29:00Z">
        <w:r w:rsidRPr="00730CBF">
          <w:rPr>
            <w:b/>
            <w:bCs/>
            <w:rPrChange w:id="2298" w:author="Chris Hogan" w:date="2025-09-21T10:27:00Z" w16du:dateUtc="2025-09-21T16:27:00Z">
              <w:rPr>
                <w:rFonts w:ascii="Courier New" w:hAnsi="Courier New" w:cs="Courier New"/>
                <w:sz w:val="16"/>
                <w:szCs w:val="16"/>
              </w:rPr>
            </w:rPrChange>
          </w:rPr>
          <w:t>Example:</w:t>
        </w:r>
      </w:ins>
    </w:p>
    <w:p w14:paraId="0402AE5D" w14:textId="1B846E81" w:rsidR="008D7A84" w:rsidRPr="008D7A84" w:rsidRDefault="005A0154" w:rsidP="008D7A84">
      <w:pPr>
        <w:rPr>
          <w:ins w:id="2299" w:author="Chris Hogan" w:date="2025-09-21T10:27:00Z" w16du:dateUtc="2025-09-21T16:27:00Z"/>
          <w:rFonts w:ascii="Courier New" w:hAnsi="Courier New" w:cs="Courier New"/>
          <w:sz w:val="16"/>
          <w:szCs w:val="16"/>
        </w:rPr>
      </w:pPr>
      <w:ins w:id="2300" w:author="Chris Hogan" w:date="2025-09-22T09:47:00Z" w16du:dateUtc="2025-09-22T15:47:00Z">
        <w:r>
          <w:rPr>
            <w:rFonts w:ascii="Courier New" w:hAnsi="Courier New" w:cs="Courier New"/>
            <w:sz w:val="16"/>
            <w:szCs w:val="16"/>
          </w:rPr>
          <w:t>{</w:t>
        </w:r>
      </w:ins>
    </w:p>
    <w:p w14:paraId="58CEE4CC" w14:textId="392D4BDC" w:rsidR="008D7A84" w:rsidRPr="008D7A84" w:rsidRDefault="008D7A84" w:rsidP="008D7A84">
      <w:pPr>
        <w:rPr>
          <w:ins w:id="2301" w:author="Chris Hogan" w:date="2025-09-21T10:27:00Z" w16du:dateUtc="2025-09-21T16:27:00Z"/>
          <w:rFonts w:ascii="Courier New" w:hAnsi="Courier New" w:cs="Courier New"/>
          <w:sz w:val="16"/>
          <w:szCs w:val="16"/>
        </w:rPr>
      </w:pPr>
      <w:ins w:id="2302" w:author="Chris Hogan" w:date="2025-09-21T10:27:00Z" w16du:dateUtc="2025-09-21T16:27:00Z">
        <w:r w:rsidRPr="008D7A84">
          <w:rPr>
            <w:rFonts w:ascii="Courier New" w:hAnsi="Courier New" w:cs="Courier New"/>
            <w:sz w:val="16"/>
            <w:szCs w:val="16"/>
          </w:rPr>
          <w:t xml:space="preserve">    "</w:t>
        </w:r>
        <w:proofErr w:type="spellStart"/>
        <w:proofErr w:type="gramStart"/>
        <w:r w:rsidRPr="008D7A84">
          <w:rPr>
            <w:rFonts w:ascii="Courier New" w:hAnsi="Courier New" w:cs="Courier New"/>
            <w:sz w:val="16"/>
            <w:szCs w:val="16"/>
          </w:rPr>
          <w:t>shift</w:t>
        </w:r>
        <w:proofErr w:type="gramEnd"/>
        <w:r w:rsidRPr="008D7A84">
          <w:rPr>
            <w:rFonts w:ascii="Courier New" w:hAnsi="Courier New" w:cs="Courier New"/>
            <w:sz w:val="16"/>
            <w:szCs w:val="16"/>
          </w:rPr>
          <w:t>_date</w:t>
        </w:r>
        <w:proofErr w:type="spellEnd"/>
        <w:r w:rsidRPr="008D7A84">
          <w:rPr>
            <w:rFonts w:ascii="Courier New" w:hAnsi="Courier New" w:cs="Courier New"/>
            <w:sz w:val="16"/>
            <w:szCs w:val="16"/>
          </w:rPr>
          <w:t>": "date",</w:t>
        </w:r>
      </w:ins>
    </w:p>
    <w:p w14:paraId="142C5049" w14:textId="7CD98AEE" w:rsidR="008D7A84" w:rsidRPr="008D7A84" w:rsidRDefault="008D7A84" w:rsidP="008D7A84">
      <w:pPr>
        <w:rPr>
          <w:ins w:id="2303" w:author="Chris Hogan" w:date="2025-09-21T10:27:00Z" w16du:dateUtc="2025-09-21T16:27:00Z"/>
          <w:rFonts w:ascii="Courier New" w:hAnsi="Courier New" w:cs="Courier New"/>
          <w:sz w:val="16"/>
          <w:szCs w:val="16"/>
        </w:rPr>
      </w:pPr>
      <w:ins w:id="2304" w:author="Chris Hogan" w:date="2025-09-21T10:27:00Z" w16du:dateUtc="2025-09-21T16:27:00Z">
        <w:r w:rsidRPr="008D7A84">
          <w:rPr>
            <w:rFonts w:ascii="Courier New" w:hAnsi="Courier New" w:cs="Courier New"/>
            <w:sz w:val="16"/>
            <w:szCs w:val="16"/>
          </w:rPr>
          <w:t xml:space="preserve">    "</w:t>
        </w:r>
        <w:proofErr w:type="spellStart"/>
        <w:proofErr w:type="gramStart"/>
        <w:r w:rsidRPr="008D7A84">
          <w:rPr>
            <w:rFonts w:ascii="Courier New" w:hAnsi="Courier New" w:cs="Courier New"/>
            <w:sz w:val="16"/>
            <w:szCs w:val="16"/>
          </w:rPr>
          <w:t>hours</w:t>
        </w:r>
        <w:proofErr w:type="gramEnd"/>
        <w:r w:rsidRPr="008D7A84">
          <w:rPr>
            <w:rFonts w:ascii="Courier New" w:hAnsi="Courier New" w:cs="Courier New"/>
            <w:sz w:val="16"/>
            <w:szCs w:val="16"/>
          </w:rPr>
          <w:t>_worked_in_shift</w:t>
        </w:r>
        <w:proofErr w:type="spellEnd"/>
        <w:r w:rsidRPr="008D7A84">
          <w:rPr>
            <w:rFonts w:ascii="Courier New" w:hAnsi="Courier New" w:cs="Courier New"/>
            <w:sz w:val="16"/>
            <w:szCs w:val="16"/>
          </w:rPr>
          <w:t>": "number",</w:t>
        </w:r>
      </w:ins>
    </w:p>
    <w:p w14:paraId="0310C2C3" w14:textId="69360AA9" w:rsidR="008D7A84" w:rsidRPr="008D7A84" w:rsidRDefault="008D7A84" w:rsidP="008D7A84">
      <w:pPr>
        <w:rPr>
          <w:ins w:id="2305" w:author="Chris Hogan" w:date="2025-09-21T10:27:00Z" w16du:dateUtc="2025-09-21T16:27:00Z"/>
          <w:rFonts w:ascii="Courier New" w:hAnsi="Courier New" w:cs="Courier New"/>
          <w:sz w:val="16"/>
          <w:szCs w:val="16"/>
        </w:rPr>
      </w:pPr>
      <w:ins w:id="2306" w:author="Chris Hogan" w:date="2025-09-21T10:27:00Z" w16du:dateUtc="2025-09-21T16:27:00Z">
        <w:r w:rsidRPr="008D7A84">
          <w:rPr>
            <w:rFonts w:ascii="Courier New" w:hAnsi="Courier New" w:cs="Courier New"/>
            <w:sz w:val="16"/>
            <w:szCs w:val="16"/>
          </w:rPr>
          <w:t xml:space="preserve">    "</w:t>
        </w:r>
        <w:proofErr w:type="spellStart"/>
        <w:proofErr w:type="gramStart"/>
        <w:r w:rsidRPr="008D7A84">
          <w:rPr>
            <w:rFonts w:ascii="Courier New" w:hAnsi="Courier New" w:cs="Courier New"/>
            <w:sz w:val="16"/>
            <w:szCs w:val="16"/>
          </w:rPr>
          <w:t>meals</w:t>
        </w:r>
        <w:proofErr w:type="gramEnd"/>
        <w:r w:rsidRPr="008D7A84">
          <w:rPr>
            <w:rFonts w:ascii="Courier New" w:hAnsi="Courier New" w:cs="Courier New"/>
            <w:sz w:val="16"/>
            <w:szCs w:val="16"/>
          </w:rPr>
          <w:t>_received_count</w:t>
        </w:r>
        <w:proofErr w:type="spellEnd"/>
        <w:r w:rsidRPr="008D7A84">
          <w:rPr>
            <w:rFonts w:ascii="Courier New" w:hAnsi="Courier New" w:cs="Courier New"/>
            <w:sz w:val="16"/>
            <w:szCs w:val="16"/>
          </w:rPr>
          <w:t>": "number"</w:t>
        </w:r>
      </w:ins>
    </w:p>
    <w:p w14:paraId="34C1E8F3" w14:textId="2157271F" w:rsidR="00280B76" w:rsidRDefault="005A0154" w:rsidP="008D7A84">
      <w:pPr>
        <w:rPr>
          <w:ins w:id="2307" w:author="Chris Hogan" w:date="2025-09-21T10:27:00Z" w16du:dateUtc="2025-09-21T16:27:00Z"/>
          <w:rFonts w:ascii="Courier New" w:hAnsi="Courier New" w:cs="Courier New"/>
          <w:sz w:val="16"/>
          <w:szCs w:val="16"/>
        </w:rPr>
      </w:pPr>
      <w:ins w:id="2308" w:author="Chris Hogan" w:date="2025-09-22T09:47:00Z" w16du:dateUtc="2025-09-22T15:47:00Z">
        <w:r>
          <w:rPr>
            <w:rFonts w:ascii="Courier New" w:hAnsi="Courier New" w:cs="Courier New"/>
            <w:sz w:val="16"/>
            <w:szCs w:val="16"/>
          </w:rPr>
          <w:t>}</w:t>
        </w:r>
      </w:ins>
    </w:p>
    <w:p w14:paraId="402E4F75" w14:textId="77777777" w:rsidR="008D7A84" w:rsidRPr="002E64EC" w:rsidRDefault="008D7A84" w:rsidP="002E64EC">
      <w:pPr>
        <w:rPr>
          <w:ins w:id="2309" w:author="Chris Hogan" w:date="2025-09-21T09:29:00Z" w16du:dateUtc="2025-09-21T15:29:00Z"/>
          <w:rPrChange w:id="2310" w:author="Chris Hogan" w:date="2025-09-21T10:28:00Z" w16du:dateUtc="2025-09-21T16:28:00Z">
            <w:rPr>
              <w:ins w:id="2311" w:author="Chris Hogan" w:date="2025-09-21T09:29:00Z" w16du:dateUtc="2025-09-21T15:29:00Z"/>
              <w:rFonts w:ascii="Courier New" w:hAnsi="Courier New" w:cs="Courier New"/>
              <w:sz w:val="16"/>
              <w:szCs w:val="16"/>
            </w:rPr>
          </w:rPrChange>
        </w:rPr>
      </w:pPr>
    </w:p>
    <w:p w14:paraId="130C3427" w14:textId="4AF313D9" w:rsidR="00280B76" w:rsidRDefault="00280B76">
      <w:pPr>
        <w:pStyle w:val="Heading2"/>
        <w:rPr>
          <w:ins w:id="2312" w:author="Chris Hogan" w:date="2025-09-21T09:30:00Z" w16du:dateUtc="2025-09-21T15:30:00Z"/>
        </w:rPr>
        <w:pPrChange w:id="2313" w:author="Chris Hogan" w:date="2025-09-21T09:31:00Z" w16du:dateUtc="2025-09-21T15:31:00Z">
          <w:pPr/>
        </w:pPrChange>
      </w:pPr>
      <w:ins w:id="2314" w:author="Chris Hogan" w:date="2025-09-21T09:30:00Z">
        <w:r w:rsidRPr="00280B76">
          <w:lastRenderedPageBreak/>
          <w:t>Evaluation &amp; Outcomes</w:t>
        </w:r>
      </w:ins>
    </w:p>
    <w:p w14:paraId="41E71535" w14:textId="77777777" w:rsidR="00280B76" w:rsidRPr="002E64EC" w:rsidRDefault="00280B76" w:rsidP="002E64EC">
      <w:pPr>
        <w:rPr>
          <w:ins w:id="2315" w:author="Chris Hogan" w:date="2025-09-21T09:30:00Z" w16du:dateUtc="2025-09-21T15:30:00Z"/>
          <w:rPrChange w:id="2316" w:author="Chris Hogan" w:date="2025-09-21T10:28:00Z" w16du:dateUtc="2025-09-21T16:28:00Z">
            <w:rPr>
              <w:ins w:id="2317" w:author="Chris Hogan" w:date="2025-09-21T09:30:00Z" w16du:dateUtc="2025-09-21T15:30:00Z"/>
              <w:rFonts w:ascii="Courier New" w:hAnsi="Courier New" w:cs="Courier New"/>
              <w:sz w:val="16"/>
              <w:szCs w:val="16"/>
            </w:rPr>
          </w:rPrChange>
        </w:rPr>
      </w:pPr>
    </w:p>
    <w:p w14:paraId="2F3C8E7C" w14:textId="7789458F" w:rsidR="008D7B6F" w:rsidRPr="001D09ED" w:rsidRDefault="00BE7DA6">
      <w:pPr>
        <w:pStyle w:val="Heading3"/>
        <w:rPr>
          <w:ins w:id="2318" w:author="Chris Hogan" w:date="2025-09-21T09:30:00Z"/>
          <w:rPrChange w:id="2319" w:author="Chris Hogan" w:date="2025-09-21T09:38:00Z" w16du:dateUtc="2025-09-21T15:38:00Z">
            <w:rPr>
              <w:ins w:id="2320" w:author="Chris Hogan" w:date="2025-09-21T09:30:00Z"/>
              <w:rFonts w:ascii="Courier New" w:hAnsi="Courier New" w:cs="Courier New"/>
              <w:sz w:val="16"/>
              <w:szCs w:val="16"/>
              <w:lang w:val="en-CA"/>
            </w:rPr>
          </w:rPrChange>
        </w:rPr>
        <w:pPrChange w:id="2321" w:author="Chris Hogan" w:date="2025-09-21T12:42:00Z" w16du:dateUtc="2025-09-21T18:42:00Z">
          <w:pPr/>
        </w:pPrChange>
      </w:pPr>
      <w:ins w:id="2322" w:author="Chris Hogan" w:date="2025-09-22T13:57:00Z" w16du:dateUtc="2025-09-22T19:57:00Z">
        <w:r>
          <w:t>t</w:t>
        </w:r>
      </w:ins>
      <w:ins w:id="2323" w:author="Chris Hogan" w:date="2025-09-21T14:43:00Z" w16du:dateUtc="2025-09-21T20:43:00Z">
        <w:r w:rsidR="00EC44BB">
          <w:t>rigger</w:t>
        </w:r>
      </w:ins>
      <w:ins w:id="2324" w:author="Chris Hogan" w:date="2025-09-22T09:22:00Z" w16du:dateUtc="2025-09-22T15:22:00Z">
        <w:r w:rsidR="005B14D1">
          <w:t xml:space="preserve"> (previously called criteria)</w:t>
        </w:r>
      </w:ins>
    </w:p>
    <w:p w14:paraId="25FFF35E" w14:textId="2784C523" w:rsidR="0098117C" w:rsidRDefault="008D7B6F" w:rsidP="0098117C">
      <w:pPr>
        <w:rPr>
          <w:ins w:id="2325" w:author="Chris Hogan" w:date="2025-09-21T10:32:00Z" w16du:dateUtc="2025-09-21T16:32:00Z"/>
        </w:rPr>
      </w:pPr>
      <w:ins w:id="2326" w:author="Chris Hogan" w:date="2025-09-21T09:30:00Z">
        <w:r w:rsidRPr="00A3793F">
          <w:rPr>
            <w:b/>
            <w:bCs/>
            <w:rPrChange w:id="2327" w:author="Chris Hogan" w:date="2025-09-21T10:32:00Z" w16du:dateUtc="2025-09-21T16:32:00Z">
              <w:rPr>
                <w:rFonts w:ascii="Courier New" w:hAnsi="Courier New" w:cs="Courier New"/>
                <w:b/>
                <w:bCs/>
                <w:sz w:val="16"/>
                <w:szCs w:val="16"/>
                <w:lang w:val="en-CA"/>
              </w:rPr>
            </w:rPrChange>
          </w:rPr>
          <w:t>Why:</w:t>
        </w:r>
        <w:r w:rsidRPr="001D09ED">
          <w:rPr>
            <w:rPrChange w:id="2328" w:author="Chris Hogan" w:date="2025-09-21T09:38:00Z" w16du:dateUtc="2025-09-21T15:38:00Z">
              <w:rPr>
                <w:rFonts w:ascii="Courier New" w:hAnsi="Courier New" w:cs="Courier New"/>
                <w:sz w:val="16"/>
                <w:szCs w:val="16"/>
                <w:lang w:val="en-CA"/>
              </w:rPr>
            </w:rPrChange>
          </w:rPr>
          <w:t xml:space="preserve"> </w:t>
        </w:r>
      </w:ins>
      <w:ins w:id="2329" w:author="Chris Hogan" w:date="2025-09-21T10:32:00Z" w16du:dateUtc="2025-09-21T16:32:00Z">
        <w:r w:rsidR="0098117C">
          <w:t xml:space="preserve">Declares the logic that decides if a rule that is in scope </w:t>
        </w:r>
        <w:proofErr w:type="gramStart"/>
        <w:r w:rsidR="0098117C">
          <w:t>actually applies</w:t>
        </w:r>
        <w:proofErr w:type="gramEnd"/>
        <w:r w:rsidR="0098117C">
          <w:t xml:space="preserve"> to a case/event. </w:t>
        </w:r>
      </w:ins>
    </w:p>
    <w:p w14:paraId="67282B5F" w14:textId="77777777" w:rsidR="0098117C" w:rsidRDefault="0098117C" w:rsidP="0098117C">
      <w:pPr>
        <w:rPr>
          <w:ins w:id="2330" w:author="Chris Hogan" w:date="2025-09-21T10:32:00Z" w16du:dateUtc="2025-09-21T16:32:00Z"/>
        </w:rPr>
      </w:pPr>
      <w:ins w:id="2331" w:author="Chris Hogan" w:date="2025-09-21T10:32:00Z" w16du:dateUtc="2025-09-21T16:32:00Z">
        <w:r>
          <w:t xml:space="preserve">Triggers provide value by making applicability explicit and machine-executable, while staying human-readable. </w:t>
        </w:r>
      </w:ins>
    </w:p>
    <w:p w14:paraId="41330A48" w14:textId="1F4119A8" w:rsidR="008D7B6F" w:rsidRPr="001D09ED" w:rsidRDefault="0098117C">
      <w:pPr>
        <w:rPr>
          <w:ins w:id="2332" w:author="Chris Hogan" w:date="2025-09-21T09:30:00Z"/>
          <w:rPrChange w:id="2333" w:author="Chris Hogan" w:date="2025-09-21T09:38:00Z" w16du:dateUtc="2025-09-21T15:38:00Z">
            <w:rPr>
              <w:ins w:id="2334" w:author="Chris Hogan" w:date="2025-09-21T09:30:00Z"/>
              <w:rFonts w:ascii="Courier New" w:hAnsi="Courier New" w:cs="Courier New"/>
              <w:sz w:val="16"/>
              <w:szCs w:val="16"/>
              <w:lang w:val="en-CA"/>
            </w:rPr>
          </w:rPrChange>
        </w:rPr>
        <w:pPrChange w:id="2335" w:author="Chris Hogan" w:date="2025-09-21T09:38:00Z" w16du:dateUtc="2025-09-21T15:38:00Z">
          <w:pPr>
            <w:numPr>
              <w:numId w:val="24"/>
            </w:numPr>
            <w:tabs>
              <w:tab w:val="num" w:pos="720"/>
            </w:tabs>
            <w:ind w:left="720" w:hanging="360"/>
          </w:pPr>
        </w:pPrChange>
      </w:pPr>
      <w:ins w:id="2336" w:author="Chris Hogan" w:date="2025-09-21T10:32:00Z" w16du:dateUtc="2025-09-21T16:32:00Z">
        <w:r>
          <w:t>Separating trigger logic from subjects/context/facts makes rules easier to understand, ensures executability (logic expressed consistently as AST), and supports scalability (conditions can be updated without rewriting scope or inputs).</w:t>
        </w:r>
      </w:ins>
    </w:p>
    <w:p w14:paraId="5E1E40D3" w14:textId="41F256F6" w:rsidR="008D7B6F" w:rsidRPr="001D09ED" w:rsidRDefault="008D7B6F">
      <w:pPr>
        <w:rPr>
          <w:ins w:id="2337" w:author="Chris Hogan" w:date="2025-09-21T09:30:00Z"/>
          <w:rPrChange w:id="2338" w:author="Chris Hogan" w:date="2025-09-21T09:38:00Z" w16du:dateUtc="2025-09-21T15:38:00Z">
            <w:rPr>
              <w:ins w:id="2339" w:author="Chris Hogan" w:date="2025-09-21T09:30:00Z"/>
              <w:rFonts w:ascii="Courier New" w:hAnsi="Courier New" w:cs="Courier New"/>
              <w:sz w:val="16"/>
              <w:szCs w:val="16"/>
              <w:lang w:val="en-CA"/>
            </w:rPr>
          </w:rPrChange>
        </w:rPr>
        <w:pPrChange w:id="2340" w:author="Chris Hogan" w:date="2025-09-21T09:38:00Z" w16du:dateUtc="2025-09-21T15:38:00Z">
          <w:pPr>
            <w:numPr>
              <w:numId w:val="24"/>
            </w:numPr>
            <w:tabs>
              <w:tab w:val="num" w:pos="720"/>
            </w:tabs>
            <w:ind w:left="720" w:hanging="360"/>
          </w:pPr>
        </w:pPrChange>
      </w:pPr>
      <w:ins w:id="2341" w:author="Chris Hogan" w:date="2025-09-21T09:30:00Z">
        <w:r w:rsidRPr="00A05BD0">
          <w:rPr>
            <w:b/>
            <w:bCs/>
            <w:rPrChange w:id="2342" w:author="Chris Hogan" w:date="2025-09-21T10:33:00Z" w16du:dateUtc="2025-09-21T16:33:00Z">
              <w:rPr>
                <w:rFonts w:ascii="Courier New" w:hAnsi="Courier New" w:cs="Courier New"/>
                <w:b/>
                <w:bCs/>
                <w:sz w:val="16"/>
                <w:szCs w:val="16"/>
                <w:lang w:val="en-CA"/>
              </w:rPr>
            </w:rPrChange>
          </w:rPr>
          <w:t>What:</w:t>
        </w:r>
        <w:r w:rsidRPr="001D09ED">
          <w:rPr>
            <w:rPrChange w:id="2343" w:author="Chris Hogan" w:date="2025-09-21T09:38:00Z" w16du:dateUtc="2025-09-21T15:38:00Z">
              <w:rPr>
                <w:rFonts w:ascii="Courier New" w:hAnsi="Courier New" w:cs="Courier New"/>
                <w:sz w:val="16"/>
                <w:szCs w:val="16"/>
                <w:lang w:val="en-CA"/>
              </w:rPr>
            </w:rPrChange>
          </w:rPr>
          <w:t xml:space="preserve"> Boolean expression</w:t>
        </w:r>
      </w:ins>
      <w:ins w:id="2344" w:author="Chris Hogan" w:date="2025-09-21T10:33:00Z" w16du:dateUtc="2025-09-21T16:33:00Z">
        <w:r w:rsidR="00A05BD0">
          <w:t xml:space="preserve"> (</w:t>
        </w:r>
      </w:ins>
      <w:ins w:id="2345" w:author="Chris Hogan" w:date="2025-09-21T09:40:00Z" w16du:dateUtc="2025-09-21T15:40:00Z">
        <w:r w:rsidR="003A11D8">
          <w:t>as an Abstract Syntax Tree</w:t>
        </w:r>
      </w:ins>
      <w:ins w:id="2346" w:author="Chris Hogan" w:date="2025-09-21T10:33:00Z" w16du:dateUtc="2025-09-21T16:33:00Z">
        <w:r w:rsidR="00A05BD0">
          <w:t>)</w:t>
        </w:r>
      </w:ins>
    </w:p>
    <w:p w14:paraId="49A9C23B" w14:textId="77777777" w:rsidR="008D7B6F" w:rsidRPr="00A05BD0" w:rsidRDefault="008D7B6F">
      <w:pPr>
        <w:rPr>
          <w:ins w:id="2347" w:author="Chris Hogan" w:date="2025-09-21T09:30:00Z"/>
          <w:b/>
          <w:bCs/>
          <w:rPrChange w:id="2348" w:author="Chris Hogan" w:date="2025-09-21T10:33:00Z" w16du:dateUtc="2025-09-21T16:33:00Z">
            <w:rPr>
              <w:ins w:id="2349" w:author="Chris Hogan" w:date="2025-09-21T09:30:00Z"/>
              <w:rFonts w:ascii="Courier New" w:hAnsi="Courier New" w:cs="Courier New"/>
              <w:sz w:val="16"/>
              <w:szCs w:val="16"/>
              <w:lang w:val="en-CA"/>
            </w:rPr>
          </w:rPrChange>
        </w:rPr>
        <w:pPrChange w:id="2350" w:author="Chris Hogan" w:date="2025-09-21T09:38:00Z" w16du:dateUtc="2025-09-21T15:38:00Z">
          <w:pPr>
            <w:numPr>
              <w:numId w:val="24"/>
            </w:numPr>
            <w:tabs>
              <w:tab w:val="num" w:pos="720"/>
            </w:tabs>
            <w:ind w:left="720" w:hanging="360"/>
          </w:pPr>
        </w:pPrChange>
      </w:pPr>
      <w:ins w:id="2351" w:author="Chris Hogan" w:date="2025-09-21T09:30:00Z">
        <w:r w:rsidRPr="00A05BD0">
          <w:rPr>
            <w:b/>
            <w:bCs/>
            <w:rPrChange w:id="2352" w:author="Chris Hogan" w:date="2025-09-21T10:33:00Z" w16du:dateUtc="2025-09-21T16:33:00Z">
              <w:rPr>
                <w:rFonts w:ascii="Courier New" w:hAnsi="Courier New" w:cs="Courier New"/>
                <w:b/>
                <w:bCs/>
                <w:sz w:val="16"/>
                <w:szCs w:val="16"/>
                <w:lang w:val="en-CA"/>
              </w:rPr>
            </w:rPrChange>
          </w:rPr>
          <w:t>Example:</w:t>
        </w:r>
      </w:ins>
    </w:p>
    <w:p w14:paraId="79464BB4" w14:textId="77777777" w:rsidR="00FF46A4" w:rsidRPr="00FF46A4" w:rsidRDefault="00FF46A4" w:rsidP="00FF46A4">
      <w:pPr>
        <w:rPr>
          <w:ins w:id="2353" w:author="Chris Hogan" w:date="2025-09-21T10:33:00Z" w16du:dateUtc="2025-09-21T16:33:00Z"/>
          <w:rFonts w:ascii="Courier New" w:hAnsi="Courier New" w:cs="Courier New"/>
          <w:sz w:val="16"/>
          <w:szCs w:val="16"/>
          <w:lang w:val="en-CA"/>
        </w:rPr>
      </w:pPr>
      <w:ins w:id="2354" w:author="Chris Hogan" w:date="2025-09-21T10:33:00Z" w16du:dateUtc="2025-09-21T16:33:00Z">
        <w:r w:rsidRPr="00FF46A4">
          <w:rPr>
            <w:rFonts w:ascii="Courier New" w:hAnsi="Courier New" w:cs="Courier New"/>
            <w:sz w:val="16"/>
            <w:szCs w:val="16"/>
            <w:lang w:val="en-CA"/>
          </w:rPr>
          <w:t>{</w:t>
        </w:r>
      </w:ins>
    </w:p>
    <w:p w14:paraId="2C9E0634" w14:textId="12F496DE" w:rsidR="00FF46A4" w:rsidRPr="00FF46A4" w:rsidRDefault="00FF46A4" w:rsidP="00FF46A4">
      <w:pPr>
        <w:rPr>
          <w:ins w:id="2355" w:author="Chris Hogan" w:date="2025-09-21T10:33:00Z" w16du:dateUtc="2025-09-21T16:33:00Z"/>
          <w:rFonts w:ascii="Courier New" w:hAnsi="Courier New" w:cs="Courier New"/>
          <w:sz w:val="16"/>
          <w:szCs w:val="16"/>
          <w:lang w:val="en-CA"/>
        </w:rPr>
      </w:pPr>
      <w:ins w:id="2356" w:author="Chris Hogan" w:date="2025-09-21T10:33:00Z" w16du:dateUtc="2025-09-21T16:33:00Z">
        <w:r w:rsidRPr="00FF46A4">
          <w:rPr>
            <w:rFonts w:ascii="Courier New" w:hAnsi="Courier New" w:cs="Courier New"/>
            <w:sz w:val="16"/>
            <w:szCs w:val="16"/>
            <w:lang w:val="en-CA"/>
          </w:rPr>
          <w:t xml:space="preserve">    "==": [{"var": "</w:t>
        </w:r>
        <w:proofErr w:type="spellStart"/>
        <w:r w:rsidRPr="00FF46A4">
          <w:rPr>
            <w:rFonts w:ascii="Courier New" w:hAnsi="Courier New" w:cs="Courier New"/>
            <w:sz w:val="16"/>
            <w:szCs w:val="16"/>
            <w:lang w:val="en-CA"/>
          </w:rPr>
          <w:t>context.work_schedule</w:t>
        </w:r>
        <w:proofErr w:type="spellEnd"/>
        <w:r w:rsidRPr="00FF46A4">
          <w:rPr>
            <w:rFonts w:ascii="Courier New" w:hAnsi="Courier New" w:cs="Courier New"/>
            <w:sz w:val="16"/>
            <w:szCs w:val="16"/>
            <w:lang w:val="en-CA"/>
          </w:rPr>
          <w:t>"},</w:t>
        </w:r>
        <w:r>
          <w:rPr>
            <w:rFonts w:ascii="Courier New" w:hAnsi="Courier New" w:cs="Courier New"/>
            <w:sz w:val="16"/>
            <w:szCs w:val="16"/>
            <w:lang w:val="en-CA"/>
          </w:rPr>
          <w:t xml:space="preserve"> </w:t>
        </w:r>
        <w:r w:rsidRPr="00FF46A4">
          <w:rPr>
            <w:rFonts w:ascii="Courier New" w:hAnsi="Courier New" w:cs="Courier New"/>
            <w:sz w:val="16"/>
            <w:szCs w:val="16"/>
            <w:lang w:val="en-CA"/>
          </w:rPr>
          <w:t>"5x8"]</w:t>
        </w:r>
      </w:ins>
    </w:p>
    <w:p w14:paraId="108D3AA3" w14:textId="4560B68E" w:rsidR="008D7B6F" w:rsidRPr="008D7B6F" w:rsidRDefault="00FF46A4" w:rsidP="00FF46A4">
      <w:pPr>
        <w:rPr>
          <w:ins w:id="2357" w:author="Chris Hogan" w:date="2025-09-21T09:30:00Z"/>
          <w:rFonts w:ascii="Courier New" w:hAnsi="Courier New" w:cs="Courier New"/>
          <w:sz w:val="16"/>
          <w:szCs w:val="16"/>
          <w:lang w:val="en-CA"/>
        </w:rPr>
      </w:pPr>
      <w:ins w:id="2358" w:author="Chris Hogan" w:date="2025-09-21T10:33:00Z" w16du:dateUtc="2025-09-21T16:33:00Z">
        <w:r w:rsidRPr="00FF46A4">
          <w:rPr>
            <w:rFonts w:ascii="Courier New" w:hAnsi="Courier New" w:cs="Courier New"/>
            <w:sz w:val="16"/>
            <w:szCs w:val="16"/>
            <w:lang w:val="en-CA"/>
          </w:rPr>
          <w:t>}</w:t>
        </w:r>
      </w:ins>
    </w:p>
    <w:p w14:paraId="299F1984" w14:textId="77777777" w:rsidR="008D7B6F" w:rsidRDefault="008D7B6F" w:rsidP="006442A0">
      <w:pPr>
        <w:rPr>
          <w:ins w:id="2359" w:author="Chris Hogan" w:date="2025-09-21T09:30:00Z" w16du:dateUtc="2025-09-21T15:30:00Z"/>
          <w:rFonts w:ascii="Courier New" w:hAnsi="Courier New" w:cs="Courier New"/>
          <w:sz w:val="16"/>
          <w:szCs w:val="16"/>
        </w:rPr>
      </w:pPr>
    </w:p>
    <w:p w14:paraId="2F9F5925" w14:textId="5E633750" w:rsidR="008D7B6F" w:rsidRPr="0018570F" w:rsidRDefault="00EC44BB">
      <w:pPr>
        <w:pStyle w:val="Heading3"/>
        <w:rPr>
          <w:ins w:id="2360" w:author="Chris Hogan" w:date="2025-09-21T09:30:00Z"/>
          <w:rPrChange w:id="2361" w:author="Chris Hogan" w:date="2025-09-21T09:49:00Z" w16du:dateUtc="2025-09-21T15:49:00Z">
            <w:rPr>
              <w:ins w:id="2362" w:author="Chris Hogan" w:date="2025-09-21T09:30:00Z"/>
              <w:lang w:val="en-CA"/>
            </w:rPr>
          </w:rPrChange>
        </w:rPr>
        <w:pPrChange w:id="2363" w:author="Chris Hogan" w:date="2025-09-21T09:49:00Z" w16du:dateUtc="2025-09-21T15:49:00Z">
          <w:pPr/>
        </w:pPrChange>
      </w:pPr>
      <w:proofErr w:type="spellStart"/>
      <w:proofErr w:type="gramStart"/>
      <w:ins w:id="2364" w:author="Chris Hogan" w:date="2025-09-21T14:43:00Z" w16du:dateUtc="2025-09-21T20:43:00Z">
        <w:r>
          <w:t>trigger.recurs</w:t>
        </w:r>
      </w:ins>
      <w:proofErr w:type="spellEnd"/>
      <w:proofErr w:type="gramEnd"/>
      <w:ins w:id="2365" w:author="Chris Hogan" w:date="2025-09-21T12:56:00Z" w16du:dateUtc="2025-09-21T18:56:00Z">
        <w:r w:rsidR="00346EF9">
          <w:t xml:space="preserve"> (optional)</w:t>
        </w:r>
      </w:ins>
    </w:p>
    <w:p w14:paraId="06162621" w14:textId="675B84EA" w:rsidR="00A174CA" w:rsidRDefault="008D7B6F" w:rsidP="00A343A6">
      <w:pPr>
        <w:rPr>
          <w:ins w:id="2366" w:author="Chris Hogan" w:date="2025-09-21T14:49:00Z" w16du:dateUtc="2025-09-21T20:49:00Z"/>
        </w:rPr>
      </w:pPr>
      <w:ins w:id="2367" w:author="Chris Hogan" w:date="2025-09-21T09:30:00Z">
        <w:r w:rsidRPr="00063111">
          <w:rPr>
            <w:b/>
            <w:bCs/>
            <w:rPrChange w:id="2368" w:author="Chris Hogan" w:date="2025-09-21T12:56:00Z" w16du:dateUtc="2025-09-21T18:56:00Z">
              <w:rPr>
                <w:rFonts w:ascii="Courier New" w:hAnsi="Courier New" w:cs="Courier New"/>
                <w:b/>
                <w:bCs/>
                <w:sz w:val="16"/>
                <w:szCs w:val="16"/>
                <w:lang w:val="en-CA"/>
              </w:rPr>
            </w:rPrChange>
          </w:rPr>
          <w:t>Why:</w:t>
        </w:r>
        <w:r w:rsidRPr="0018570F">
          <w:rPr>
            <w:rPrChange w:id="2369" w:author="Chris Hogan" w:date="2025-09-21T09:49:00Z" w16du:dateUtc="2025-09-21T15:49:00Z">
              <w:rPr>
                <w:rFonts w:ascii="Courier New" w:hAnsi="Courier New" w:cs="Courier New"/>
                <w:sz w:val="16"/>
                <w:szCs w:val="16"/>
                <w:lang w:val="en-CA"/>
              </w:rPr>
            </w:rPrChange>
          </w:rPr>
          <w:t xml:space="preserve"> </w:t>
        </w:r>
      </w:ins>
      <w:ins w:id="2370" w:author="Chris Hogan" w:date="2025-09-21T14:57:00Z" w16du:dateUtc="2025-09-21T20:57:00Z">
        <w:r w:rsidR="00A343A6">
          <w:t xml:space="preserve">Some rules in contracts or agreements specify recurrence patterns within the same case/event (e.g. “meal break </w:t>
        </w:r>
        <w:r w:rsidR="00AE6511">
          <w:t xml:space="preserve">at 10 hours and </w:t>
        </w:r>
        <w:r w:rsidR="00A343A6" w:rsidRPr="00AE6511">
          <w:rPr>
            <w:i/>
            <w:iCs/>
            <w:rPrChange w:id="2371" w:author="Chris Hogan" w:date="2025-09-21T14:57:00Z" w16du:dateUtc="2025-09-21T20:57:00Z">
              <w:rPr/>
            </w:rPrChange>
          </w:rPr>
          <w:t xml:space="preserve">every 4 hours </w:t>
        </w:r>
        <w:r w:rsidR="00AE6511" w:rsidRPr="00AE6511">
          <w:rPr>
            <w:i/>
            <w:iCs/>
            <w:rPrChange w:id="2372" w:author="Chris Hogan" w:date="2025-09-21T14:57:00Z" w16du:dateUtc="2025-09-21T20:57:00Z">
              <w:rPr/>
            </w:rPrChange>
          </w:rPr>
          <w:t>thereafter</w:t>
        </w:r>
        <w:r w:rsidR="00A343A6">
          <w:t xml:space="preserve">”). </w:t>
        </w:r>
      </w:ins>
      <w:proofErr w:type="spellStart"/>
      <w:proofErr w:type="gramStart"/>
      <w:ins w:id="2373" w:author="Chris Hogan" w:date="2025-09-21T14:58:00Z" w16du:dateUtc="2025-09-21T20:58:00Z">
        <w:r w:rsidR="008C4264">
          <w:t>trigger.r</w:t>
        </w:r>
      </w:ins>
      <w:ins w:id="2374" w:author="Chris Hogan" w:date="2025-09-21T14:57:00Z" w16du:dateUtc="2025-09-21T20:57:00Z">
        <w:r w:rsidR="00A343A6">
          <w:t>ecurs</w:t>
        </w:r>
        <w:proofErr w:type="spellEnd"/>
        <w:proofErr w:type="gramEnd"/>
        <w:r w:rsidR="00A343A6">
          <w:t xml:space="preserve"> declares how those </w:t>
        </w:r>
      </w:ins>
      <w:ins w:id="2375" w:author="Chris Hogan" w:date="2025-09-22T12:34:00Z" w16du:dateUtc="2025-09-22T18:34:00Z">
        <w:r w:rsidR="00876DEE">
          <w:t>obligations</w:t>
        </w:r>
      </w:ins>
      <w:ins w:id="2376" w:author="Chris Hogan" w:date="2025-09-21T14:57:00Z" w16du:dateUtc="2025-09-21T20:57:00Z">
        <w:r w:rsidR="00A343A6">
          <w:t xml:space="preserve"> repeat</w:t>
        </w:r>
      </w:ins>
      <w:ins w:id="2377" w:author="Chris Hogan" w:date="2025-09-21T14:58:00Z" w16du:dateUtc="2025-09-21T20:58:00Z">
        <w:r w:rsidR="008C4264">
          <w:t xml:space="preserve">. </w:t>
        </w:r>
      </w:ins>
      <w:ins w:id="2378" w:author="Chris Hogan" w:date="2025-09-21T14:57:00Z" w16du:dateUtc="2025-09-21T20:57:00Z">
        <w:r w:rsidR="00A343A6">
          <w:t xml:space="preserve">It does not mean the rule re-applies to new cases or events. Instead, once the trigger has fired, recurs </w:t>
        </w:r>
        <w:proofErr w:type="gramStart"/>
        <w:r w:rsidR="00A343A6">
          <w:t>specifies</w:t>
        </w:r>
        <w:proofErr w:type="gramEnd"/>
        <w:r w:rsidR="00A343A6">
          <w:t xml:space="preserve"> the cadence for creating additional instances of the same </w:t>
        </w:r>
      </w:ins>
      <w:ins w:id="2379" w:author="Chris Hogan" w:date="2025-09-22T12:34:00Z" w16du:dateUtc="2025-09-22T18:34:00Z">
        <w:r w:rsidR="00876DEE">
          <w:t>obligations</w:t>
        </w:r>
      </w:ins>
      <w:ins w:id="2380" w:author="Chris Hogan" w:date="2025-09-21T14:57:00Z" w16du:dateUtc="2025-09-21T20:57:00Z">
        <w:r w:rsidR="00A343A6">
          <w:t xml:space="preserve"> in this case/event</w:t>
        </w:r>
      </w:ins>
      <w:ins w:id="2381" w:author="Chris Hogan" w:date="2025-09-21T14:49:00Z" w16du:dateUtc="2025-09-21T20:49:00Z">
        <w:r w:rsidR="00A174CA">
          <w:t>.</w:t>
        </w:r>
      </w:ins>
    </w:p>
    <w:p w14:paraId="1AC17198" w14:textId="77777777" w:rsidR="00A174CA" w:rsidRDefault="00A174CA" w:rsidP="00A174CA">
      <w:pPr>
        <w:rPr>
          <w:ins w:id="2382" w:author="Chris Hogan" w:date="2025-09-21T14:49:00Z" w16du:dateUtc="2025-09-21T20:49:00Z"/>
        </w:rPr>
      </w:pPr>
      <w:ins w:id="2383" w:author="Chris Hogan" w:date="2025-09-21T14:49:00Z" w16du:dateUtc="2025-09-21T20:49:00Z">
        <w:r>
          <w:t>This separation adds clarity:</w:t>
        </w:r>
      </w:ins>
    </w:p>
    <w:p w14:paraId="0A2F9124" w14:textId="29D289B2" w:rsidR="00A174CA" w:rsidRDefault="00A174CA">
      <w:pPr>
        <w:pStyle w:val="ListParagraph"/>
        <w:numPr>
          <w:ilvl w:val="0"/>
          <w:numId w:val="34"/>
        </w:numPr>
        <w:rPr>
          <w:ins w:id="2384" w:author="Chris Hogan" w:date="2025-09-21T14:49:00Z" w16du:dateUtc="2025-09-21T20:49:00Z"/>
        </w:rPr>
        <w:pPrChange w:id="2385" w:author="Chris Hogan" w:date="2025-09-21T14:50:00Z" w16du:dateUtc="2025-09-21T20:50:00Z">
          <w:pPr/>
        </w:pPrChange>
      </w:pPr>
      <w:ins w:id="2386" w:author="Chris Hogan" w:date="2025-09-21T14:49:00Z" w16du:dateUtc="2025-09-21T20:49:00Z">
        <w:r>
          <w:t xml:space="preserve">Trigger decides if the rule applies at all (first </w:t>
        </w:r>
      </w:ins>
      <w:ins w:id="2387" w:author="Chris Hogan" w:date="2025-09-21T14:50:00Z" w16du:dateUtc="2025-09-21T20:50:00Z">
        <w:r w:rsidR="0014064E">
          <w:t xml:space="preserve">set of </w:t>
        </w:r>
      </w:ins>
      <w:ins w:id="2388" w:author="Chris Hogan" w:date="2025-09-22T12:34:00Z" w16du:dateUtc="2025-09-22T18:34:00Z">
        <w:r w:rsidR="00876DEE">
          <w:t>obligations</w:t>
        </w:r>
      </w:ins>
      <w:ins w:id="2389" w:author="Chris Hogan" w:date="2025-09-21T14:49:00Z" w16du:dateUtc="2025-09-21T20:49:00Z">
        <w:r>
          <w:t>).</w:t>
        </w:r>
      </w:ins>
    </w:p>
    <w:p w14:paraId="5DDFB90A" w14:textId="1326777F" w:rsidR="00A174CA" w:rsidRDefault="00A174CA">
      <w:pPr>
        <w:pStyle w:val="ListParagraph"/>
        <w:numPr>
          <w:ilvl w:val="0"/>
          <w:numId w:val="34"/>
        </w:numPr>
        <w:rPr>
          <w:ins w:id="2390" w:author="Chris Hogan" w:date="2025-09-21T14:49:00Z" w16du:dateUtc="2025-09-21T20:49:00Z"/>
        </w:rPr>
        <w:pPrChange w:id="2391" w:author="Chris Hogan" w:date="2025-09-21T14:50:00Z" w16du:dateUtc="2025-09-21T20:50:00Z">
          <w:pPr/>
        </w:pPrChange>
      </w:pPr>
      <w:ins w:id="2392" w:author="Chris Hogan" w:date="2025-09-21T14:49:00Z" w16du:dateUtc="2025-09-21T20:49:00Z">
        <w:r>
          <w:t xml:space="preserve">Recurs </w:t>
        </w:r>
      </w:ins>
      <w:ins w:id="2393" w:author="Chris Hogan" w:date="2025-09-21T14:52:00Z" w16du:dateUtc="2025-09-21T20:52:00Z">
        <w:r w:rsidR="008530FE">
          <w:t xml:space="preserve">specifies how that same provision repeats </w:t>
        </w:r>
        <w:r w:rsidR="003A3D36">
          <w:t>within the case/event</w:t>
        </w:r>
      </w:ins>
      <w:ins w:id="2394" w:author="Chris Hogan" w:date="2025-09-21T14:53:00Z" w16du:dateUtc="2025-09-21T20:53:00Z">
        <w:r w:rsidR="006243C5">
          <w:t xml:space="preserve"> (subsequent sets of </w:t>
        </w:r>
      </w:ins>
      <w:ins w:id="2395" w:author="Chris Hogan" w:date="2025-09-22T12:34:00Z" w16du:dateUtc="2025-09-22T18:34:00Z">
        <w:r w:rsidR="00876DEE">
          <w:t>obligations</w:t>
        </w:r>
      </w:ins>
      <w:ins w:id="2396" w:author="Chris Hogan" w:date="2025-09-21T14:53:00Z" w16du:dateUtc="2025-09-21T20:53:00Z">
        <w:r w:rsidR="006243C5">
          <w:t>)</w:t>
        </w:r>
      </w:ins>
      <w:ins w:id="2397" w:author="Chris Hogan" w:date="2025-09-21T14:49:00Z" w16du:dateUtc="2025-09-21T20:49:00Z">
        <w:r>
          <w:t>.</w:t>
        </w:r>
      </w:ins>
    </w:p>
    <w:p w14:paraId="5324B5A9" w14:textId="3E52C9B3" w:rsidR="00A174CA" w:rsidRDefault="00A174CA" w:rsidP="00A174CA">
      <w:pPr>
        <w:rPr>
          <w:ins w:id="2398" w:author="Chris Hogan" w:date="2025-09-21T14:49:00Z" w16du:dateUtc="2025-09-21T20:49:00Z"/>
        </w:rPr>
      </w:pPr>
      <w:ins w:id="2399" w:author="Chris Hogan" w:date="2025-09-21T14:49:00Z" w16du:dateUtc="2025-09-21T20:49:00Z">
        <w:r>
          <w:t xml:space="preserve">Keeping </w:t>
        </w:r>
        <w:proofErr w:type="gramStart"/>
        <w:r>
          <w:t>recurs</w:t>
        </w:r>
        <w:proofErr w:type="gramEnd"/>
        <w:r>
          <w:t xml:space="preserve"> separate makes rules easier to read, aligns with contract language that often specifies repeating obligations, and ensures </w:t>
        </w:r>
      </w:ins>
      <w:ins w:id="2400" w:author="Chris Hogan" w:date="2025-09-21T14:53:00Z" w16du:dateUtc="2025-09-21T20:53:00Z">
        <w:r w:rsidR="00095D1B">
          <w:t xml:space="preserve">rule </w:t>
        </w:r>
      </w:ins>
      <w:ins w:id="2401" w:author="Chris Hogan" w:date="2025-09-21T14:49:00Z" w16du:dateUtc="2025-09-21T20:49:00Z">
        <w:r>
          <w:t xml:space="preserve">evaluators handle repetition consistently without hidden logic or duplicated </w:t>
        </w:r>
      </w:ins>
      <w:ins w:id="2402" w:author="Chris Hogan" w:date="2025-09-22T12:35:00Z" w16du:dateUtc="2025-09-22T18:35:00Z">
        <w:r w:rsidR="00876DEE">
          <w:t>obligations</w:t>
        </w:r>
      </w:ins>
      <w:ins w:id="2403" w:author="Chris Hogan" w:date="2025-09-21T14:49:00Z" w16du:dateUtc="2025-09-21T20:49:00Z">
        <w:r>
          <w:t>.</w:t>
        </w:r>
      </w:ins>
    </w:p>
    <w:p w14:paraId="10F82FBF" w14:textId="05471FDC" w:rsidR="00A174CA" w:rsidRDefault="00A174CA" w:rsidP="00A174CA">
      <w:pPr>
        <w:rPr>
          <w:ins w:id="2404" w:author="Chris Hogan" w:date="2025-09-21T14:49:00Z" w16du:dateUtc="2025-09-21T20:49:00Z"/>
        </w:rPr>
      </w:pPr>
      <w:ins w:id="2405" w:author="Chris Hogan" w:date="2025-09-21T14:49:00Z" w16du:dateUtc="2025-09-21T20:49:00Z">
        <w:r w:rsidRPr="00133268">
          <w:rPr>
            <w:b/>
            <w:bCs/>
            <w:rPrChange w:id="2406" w:author="Chris Hogan" w:date="2025-09-21T14:59:00Z" w16du:dateUtc="2025-09-21T20:59:00Z">
              <w:rPr/>
            </w:rPrChange>
          </w:rPr>
          <w:t>What:</w:t>
        </w:r>
        <w:r>
          <w:t xml:space="preserve"> </w:t>
        </w:r>
      </w:ins>
      <w:ins w:id="2407" w:author="Chris Hogan" w:date="2025-09-21T15:36:00Z" w16du:dateUtc="2025-09-21T21:36:00Z">
        <w:r w:rsidR="00063402">
          <w:t xml:space="preserve">Array of </w:t>
        </w:r>
      </w:ins>
      <w:ins w:id="2408" w:author="Chris Hogan" w:date="2025-09-21T14:49:00Z" w16du:dateUtc="2025-09-21T20:49:00Z">
        <w:r>
          <w:t>Object with:</w:t>
        </w:r>
      </w:ins>
    </w:p>
    <w:p w14:paraId="1C4C639E" w14:textId="6D843326" w:rsidR="00A174CA" w:rsidRPr="00D47E18" w:rsidRDefault="005C339F">
      <w:pPr>
        <w:pStyle w:val="ListParagraph"/>
        <w:numPr>
          <w:ilvl w:val="0"/>
          <w:numId w:val="36"/>
        </w:numPr>
        <w:rPr>
          <w:ins w:id="2409" w:author="Chris Hogan" w:date="2025-09-21T15:35:00Z" w16du:dateUtc="2025-09-21T21:35:00Z"/>
        </w:rPr>
        <w:pPrChange w:id="2410" w:author="Chris Hogan" w:date="2025-09-21T15:35:00Z" w16du:dateUtc="2025-09-21T21:35:00Z">
          <w:pPr/>
        </w:pPrChange>
      </w:pPr>
      <w:ins w:id="2411" w:author="Chris Hogan" w:date="2025-09-21T15:35:00Z" w16du:dateUtc="2025-09-21T21:35:00Z">
        <w:r w:rsidRPr="00D47E18">
          <w:t>frequency</w:t>
        </w:r>
      </w:ins>
      <w:ins w:id="2412" w:author="Chris Hogan" w:date="2025-09-21T14:49:00Z" w16du:dateUtc="2025-09-21T20:49:00Z">
        <w:r w:rsidR="00A174CA" w:rsidRPr="00D47E18">
          <w:t xml:space="preserve"> {unit, interval} — cadence for additional </w:t>
        </w:r>
      </w:ins>
      <w:ins w:id="2413" w:author="Chris Hogan" w:date="2025-09-22T12:35:00Z" w16du:dateUtc="2025-09-22T18:35:00Z">
        <w:r w:rsidR="00876DEE">
          <w:t>obligations</w:t>
        </w:r>
      </w:ins>
      <w:ins w:id="2414" w:author="Chris Hogan" w:date="2025-09-21T14:49:00Z" w16du:dateUtc="2025-09-21T20:49:00Z">
        <w:r w:rsidR="00A174CA" w:rsidRPr="00D47E18">
          <w:t xml:space="preserve"> after the first</w:t>
        </w:r>
      </w:ins>
    </w:p>
    <w:p w14:paraId="089C7C89" w14:textId="30EDA0F6" w:rsidR="005C339F" w:rsidRPr="00D47E18" w:rsidRDefault="005C339F">
      <w:pPr>
        <w:pStyle w:val="ListParagraph"/>
        <w:numPr>
          <w:ilvl w:val="0"/>
          <w:numId w:val="36"/>
        </w:numPr>
        <w:rPr>
          <w:ins w:id="2415" w:author="Chris Hogan" w:date="2025-09-21T14:49:00Z" w16du:dateUtc="2025-09-21T20:49:00Z"/>
        </w:rPr>
        <w:pPrChange w:id="2416" w:author="Chris Hogan" w:date="2025-09-21T15:35:00Z" w16du:dateUtc="2025-09-21T21:35:00Z">
          <w:pPr/>
        </w:pPrChange>
      </w:pPr>
      <w:ins w:id="2417" w:author="Chris Hogan" w:date="2025-09-21T15:35:00Z" w16du:dateUtc="2025-09-21T21:35:00Z">
        <w:r w:rsidRPr="00D47E18">
          <w:t>interval</w:t>
        </w:r>
      </w:ins>
    </w:p>
    <w:p w14:paraId="399664D6" w14:textId="43A53D16" w:rsidR="00A174CA" w:rsidRPr="00D47E18" w:rsidRDefault="00A174CA">
      <w:pPr>
        <w:pStyle w:val="ListParagraph"/>
        <w:numPr>
          <w:ilvl w:val="0"/>
          <w:numId w:val="36"/>
        </w:numPr>
        <w:rPr>
          <w:ins w:id="2418" w:author="Chris Hogan" w:date="2025-09-21T14:49:00Z" w16du:dateUtc="2025-09-21T20:49:00Z"/>
        </w:rPr>
        <w:pPrChange w:id="2419" w:author="Chris Hogan" w:date="2025-09-21T15:35:00Z" w16du:dateUtc="2025-09-21T21:35:00Z">
          <w:pPr/>
        </w:pPrChange>
      </w:pPr>
      <w:ins w:id="2420" w:author="Chris Hogan" w:date="2025-09-21T14:49:00Z" w16du:dateUtc="2025-09-21T20:49:00Z">
        <w:r w:rsidRPr="00D47E18">
          <w:t>count — number of follow-ons beyond the first</w:t>
        </w:r>
      </w:ins>
    </w:p>
    <w:p w14:paraId="01757AD6" w14:textId="7CD77959" w:rsidR="00A174CA" w:rsidRDefault="00063402" w:rsidP="00A82DA8">
      <w:pPr>
        <w:rPr>
          <w:ins w:id="2421" w:author="Chris Hogan" w:date="2025-09-21T15:36:00Z" w16du:dateUtc="2025-09-21T21:36:00Z"/>
        </w:rPr>
      </w:pPr>
      <w:ins w:id="2422" w:author="Chris Hogan" w:date="2025-09-21T15:36:00Z" w16du:dateUtc="2025-09-21T21:36:00Z">
        <w:r>
          <w:t xml:space="preserve">Note, inspiration for </w:t>
        </w:r>
        <w:proofErr w:type="spellStart"/>
        <w:proofErr w:type="gramStart"/>
        <w:r>
          <w:t>trigger.recurs</w:t>
        </w:r>
        <w:proofErr w:type="spellEnd"/>
        <w:proofErr w:type="gramEnd"/>
        <w:r>
          <w:t xml:space="preserve"> was drawn from </w:t>
        </w:r>
      </w:ins>
      <w:ins w:id="2423" w:author="Chris Hogan" w:date="2025-09-21T15:37:00Z" w16du:dateUtc="2025-09-21T21:37:00Z">
        <w:r w:rsidR="001577B9">
          <w:t>widely adopted approach to recurrence patter</w:t>
        </w:r>
        <w:r w:rsidR="00103A77">
          <w:t>n</w:t>
        </w:r>
        <w:r w:rsidR="001577B9">
          <w:t xml:space="preserve">s </w:t>
        </w:r>
        <w:r w:rsidR="00103A77">
          <w:t>established</w:t>
        </w:r>
        <w:r w:rsidR="001577B9">
          <w:t xml:space="preserve"> by RFC </w:t>
        </w:r>
        <w:r w:rsidR="001577B9" w:rsidRPr="001577B9">
          <w:t>5545</w:t>
        </w:r>
        <w:r w:rsidR="001577B9">
          <w:t xml:space="preserve"> </w:t>
        </w:r>
      </w:ins>
      <w:ins w:id="2424" w:author="Chris Hogan" w:date="2025-09-21T15:38:00Z" w16du:dateUtc="2025-09-21T21:38:00Z">
        <w:r w:rsidR="00A82DA8">
          <w:t>“Internet Calendaring and Scheduling Core Object Specification (iCalendar)”</w:t>
        </w:r>
        <w:r w:rsidR="006265F0">
          <w:t>.</w:t>
        </w:r>
      </w:ins>
    </w:p>
    <w:p w14:paraId="199684DA" w14:textId="43C3EBF2" w:rsidR="008D7B6F" w:rsidRPr="0018570F" w:rsidRDefault="008D7B6F">
      <w:pPr>
        <w:rPr>
          <w:ins w:id="2425" w:author="Chris Hogan" w:date="2025-09-21T09:30:00Z"/>
          <w:rPrChange w:id="2426" w:author="Chris Hogan" w:date="2025-09-21T09:49:00Z" w16du:dateUtc="2025-09-21T15:49:00Z">
            <w:rPr>
              <w:ins w:id="2427" w:author="Chris Hogan" w:date="2025-09-21T09:30:00Z"/>
              <w:rFonts w:ascii="Courier New" w:hAnsi="Courier New" w:cs="Courier New"/>
              <w:sz w:val="16"/>
              <w:szCs w:val="16"/>
              <w:lang w:val="en-CA"/>
            </w:rPr>
          </w:rPrChange>
        </w:rPr>
        <w:pPrChange w:id="2428" w:author="Chris Hogan" w:date="2025-09-21T09:49:00Z" w16du:dateUtc="2025-09-21T15:49:00Z">
          <w:pPr>
            <w:numPr>
              <w:numId w:val="25"/>
            </w:numPr>
            <w:tabs>
              <w:tab w:val="num" w:pos="720"/>
            </w:tabs>
            <w:ind w:left="720" w:hanging="360"/>
          </w:pPr>
        </w:pPrChange>
      </w:pPr>
      <w:ins w:id="2429" w:author="Chris Hogan" w:date="2025-09-21T09:30:00Z">
        <w:r w:rsidRPr="00346EF9">
          <w:rPr>
            <w:b/>
            <w:bCs/>
            <w:rPrChange w:id="2430" w:author="Chris Hogan" w:date="2025-09-21T12:57:00Z" w16du:dateUtc="2025-09-21T18:57:00Z">
              <w:rPr>
                <w:rFonts w:ascii="Courier New" w:hAnsi="Courier New" w:cs="Courier New"/>
                <w:b/>
                <w:bCs/>
                <w:sz w:val="16"/>
                <w:szCs w:val="16"/>
                <w:lang w:val="en-CA"/>
              </w:rPr>
            </w:rPrChange>
          </w:rPr>
          <w:lastRenderedPageBreak/>
          <w:t>What:</w:t>
        </w:r>
        <w:r w:rsidRPr="0018570F">
          <w:rPr>
            <w:rPrChange w:id="2431" w:author="Chris Hogan" w:date="2025-09-21T09:49:00Z" w16du:dateUtc="2025-09-21T15:49:00Z">
              <w:rPr>
                <w:rFonts w:ascii="Courier New" w:hAnsi="Courier New" w:cs="Courier New"/>
                <w:sz w:val="16"/>
                <w:szCs w:val="16"/>
                <w:lang w:val="en-CA"/>
              </w:rPr>
            </w:rPrChange>
          </w:rPr>
          <w:t xml:space="preserve"> </w:t>
        </w:r>
      </w:ins>
      <w:ins w:id="2432" w:author="Chris Hogan" w:date="2025-09-21T13:17:00Z" w16du:dateUtc="2025-09-21T19:17:00Z">
        <w:r w:rsidR="00ED7141">
          <w:t xml:space="preserve">Array of </w:t>
        </w:r>
      </w:ins>
      <w:ins w:id="2433" w:author="Chris Hogan" w:date="2025-09-21T09:30:00Z">
        <w:r w:rsidRPr="0018570F">
          <w:rPr>
            <w:rPrChange w:id="2434" w:author="Chris Hogan" w:date="2025-09-21T09:49:00Z" w16du:dateUtc="2025-09-21T15:49:00Z">
              <w:rPr>
                <w:rFonts w:ascii="Courier New" w:hAnsi="Courier New" w:cs="Courier New"/>
                <w:sz w:val="16"/>
                <w:szCs w:val="16"/>
                <w:lang w:val="en-CA"/>
              </w:rPr>
            </w:rPrChange>
          </w:rPr>
          <w:t>Object</w:t>
        </w:r>
      </w:ins>
      <w:ins w:id="2435" w:author="Chris Hogan" w:date="2025-09-21T13:17:00Z" w16du:dateUtc="2025-09-21T19:17:00Z">
        <w:r w:rsidR="00ED7141">
          <w:t>s</w:t>
        </w:r>
      </w:ins>
    </w:p>
    <w:p w14:paraId="3E7356DE" w14:textId="77777777" w:rsidR="008D7B6F" w:rsidRPr="00063402" w:rsidRDefault="008D7B6F">
      <w:pPr>
        <w:rPr>
          <w:ins w:id="2436" w:author="Chris Hogan" w:date="2025-09-21T09:30:00Z"/>
          <w:b/>
          <w:bCs/>
          <w:rPrChange w:id="2437" w:author="Chris Hogan" w:date="2025-09-21T15:36:00Z" w16du:dateUtc="2025-09-21T21:36:00Z">
            <w:rPr>
              <w:ins w:id="2438" w:author="Chris Hogan" w:date="2025-09-21T09:30:00Z"/>
              <w:rFonts w:ascii="Courier New" w:hAnsi="Courier New" w:cs="Courier New"/>
              <w:sz w:val="16"/>
              <w:szCs w:val="16"/>
              <w:lang w:val="en-CA"/>
            </w:rPr>
          </w:rPrChange>
        </w:rPr>
        <w:pPrChange w:id="2439" w:author="Chris Hogan" w:date="2025-09-21T09:49:00Z" w16du:dateUtc="2025-09-21T15:49:00Z">
          <w:pPr>
            <w:numPr>
              <w:numId w:val="25"/>
            </w:numPr>
            <w:tabs>
              <w:tab w:val="num" w:pos="720"/>
            </w:tabs>
            <w:ind w:left="720" w:hanging="360"/>
          </w:pPr>
        </w:pPrChange>
      </w:pPr>
      <w:ins w:id="2440" w:author="Chris Hogan" w:date="2025-09-21T09:30:00Z">
        <w:r w:rsidRPr="00063402">
          <w:rPr>
            <w:b/>
            <w:bCs/>
            <w:rPrChange w:id="2441" w:author="Chris Hogan" w:date="2025-09-21T15:36:00Z" w16du:dateUtc="2025-09-21T21:36:00Z">
              <w:rPr>
                <w:rFonts w:ascii="Courier New" w:hAnsi="Courier New" w:cs="Courier New"/>
                <w:b/>
                <w:bCs/>
                <w:sz w:val="16"/>
                <w:szCs w:val="16"/>
                <w:lang w:val="en-CA"/>
              </w:rPr>
            </w:rPrChange>
          </w:rPr>
          <w:t>Example:</w:t>
        </w:r>
      </w:ins>
    </w:p>
    <w:p w14:paraId="06950CA1" w14:textId="77777777" w:rsidR="00D65364" w:rsidRPr="00D65364" w:rsidRDefault="00D65364" w:rsidP="00D65364">
      <w:pPr>
        <w:rPr>
          <w:ins w:id="2442" w:author="Chris Hogan" w:date="2025-09-21T15:07:00Z" w16du:dateUtc="2025-09-21T21:07:00Z"/>
          <w:rFonts w:ascii="Courier New" w:hAnsi="Courier New" w:cs="Courier New"/>
          <w:sz w:val="16"/>
          <w:szCs w:val="16"/>
        </w:rPr>
      </w:pPr>
      <w:ins w:id="2443" w:author="Chris Hogan" w:date="2025-09-21T15:07:00Z" w16du:dateUtc="2025-09-21T21:07:00Z">
        <w:r w:rsidRPr="00D65364">
          <w:rPr>
            <w:rFonts w:ascii="Courier New" w:hAnsi="Courier New" w:cs="Courier New"/>
            <w:sz w:val="16"/>
            <w:szCs w:val="16"/>
          </w:rPr>
          <w:t>{</w:t>
        </w:r>
      </w:ins>
    </w:p>
    <w:p w14:paraId="0457B1F9" w14:textId="667B30D1" w:rsidR="00D65364" w:rsidRPr="00D65364" w:rsidRDefault="00D65364" w:rsidP="00D65364">
      <w:pPr>
        <w:rPr>
          <w:ins w:id="2444" w:author="Chris Hogan" w:date="2025-09-21T15:07:00Z" w16du:dateUtc="2025-09-21T21:07:00Z"/>
          <w:rFonts w:ascii="Courier New" w:hAnsi="Courier New" w:cs="Courier New"/>
          <w:sz w:val="16"/>
          <w:szCs w:val="16"/>
        </w:rPr>
      </w:pPr>
      <w:ins w:id="2445" w:author="Chris Hogan" w:date="2025-09-21T15:07:00Z" w16du:dateUtc="2025-09-21T21:07:00Z">
        <w:r w:rsidRPr="00D65364">
          <w:rPr>
            <w:rFonts w:ascii="Courier New" w:hAnsi="Courier New" w:cs="Courier New"/>
            <w:sz w:val="16"/>
            <w:szCs w:val="16"/>
          </w:rPr>
          <w:t xml:space="preserve">    "when</w:t>
        </w:r>
        <w:proofErr w:type="gramStart"/>
        <w:r w:rsidRPr="00D65364">
          <w:rPr>
            <w:rFonts w:ascii="Courier New" w:hAnsi="Courier New" w:cs="Courier New"/>
            <w:sz w:val="16"/>
            <w:szCs w:val="16"/>
          </w:rPr>
          <w:t>": {</w:t>
        </w:r>
        <w:proofErr w:type="gramEnd"/>
        <w:r w:rsidRPr="00D65364">
          <w:rPr>
            <w:rFonts w:ascii="Courier New" w:hAnsi="Courier New" w:cs="Courier New"/>
            <w:sz w:val="16"/>
            <w:szCs w:val="16"/>
          </w:rPr>
          <w:t>"</w:t>
        </w:r>
        <w:proofErr w:type="spellStart"/>
        <w:r w:rsidRPr="00D65364">
          <w:rPr>
            <w:rFonts w:ascii="Courier New" w:hAnsi="Courier New" w:cs="Courier New"/>
            <w:sz w:val="16"/>
            <w:szCs w:val="16"/>
          </w:rPr>
          <w:t>gte</w:t>
        </w:r>
        <w:proofErr w:type="spellEnd"/>
        <w:r w:rsidRPr="00D65364">
          <w:rPr>
            <w:rFonts w:ascii="Courier New" w:hAnsi="Courier New" w:cs="Courier New"/>
            <w:sz w:val="16"/>
            <w:szCs w:val="16"/>
          </w:rPr>
          <w:t>"</w:t>
        </w:r>
        <w:proofErr w:type="gramStart"/>
        <w:r w:rsidRPr="00D65364">
          <w:rPr>
            <w:rFonts w:ascii="Courier New" w:hAnsi="Courier New" w:cs="Courier New"/>
            <w:sz w:val="16"/>
            <w:szCs w:val="16"/>
          </w:rPr>
          <w:t>: [{</w:t>
        </w:r>
        <w:proofErr w:type="gramEnd"/>
        <w:r w:rsidRPr="00D65364">
          <w:rPr>
            <w:rFonts w:ascii="Courier New" w:hAnsi="Courier New" w:cs="Courier New"/>
            <w:sz w:val="16"/>
            <w:szCs w:val="16"/>
          </w:rPr>
          <w:t>"var": "</w:t>
        </w:r>
        <w:proofErr w:type="spellStart"/>
        <w:proofErr w:type="gramStart"/>
        <w:r w:rsidRPr="00D65364">
          <w:rPr>
            <w:rFonts w:ascii="Courier New" w:hAnsi="Courier New" w:cs="Courier New"/>
            <w:sz w:val="16"/>
            <w:szCs w:val="16"/>
          </w:rPr>
          <w:t>facts.hours</w:t>
        </w:r>
        <w:proofErr w:type="gramEnd"/>
        <w:r w:rsidRPr="00D65364">
          <w:rPr>
            <w:rFonts w:ascii="Courier New" w:hAnsi="Courier New" w:cs="Courier New"/>
            <w:sz w:val="16"/>
            <w:szCs w:val="16"/>
          </w:rPr>
          <w:t>_worked_in_</w:t>
        </w:r>
        <w:proofErr w:type="gramStart"/>
        <w:r w:rsidRPr="00D65364">
          <w:rPr>
            <w:rFonts w:ascii="Courier New" w:hAnsi="Courier New" w:cs="Courier New"/>
            <w:sz w:val="16"/>
            <w:szCs w:val="16"/>
          </w:rPr>
          <w:t>shift</w:t>
        </w:r>
        <w:proofErr w:type="spellEnd"/>
        <w:r w:rsidRPr="00D65364">
          <w:rPr>
            <w:rFonts w:ascii="Courier New" w:hAnsi="Courier New" w:cs="Courier New"/>
            <w:sz w:val="16"/>
            <w:szCs w:val="16"/>
          </w:rPr>
          <w:t>"}</w:t>
        </w:r>
        <w:proofErr w:type="gramEnd"/>
        <w:r w:rsidRPr="00D65364">
          <w:rPr>
            <w:rFonts w:ascii="Courier New" w:hAnsi="Courier New" w:cs="Courier New"/>
            <w:sz w:val="16"/>
            <w:szCs w:val="16"/>
          </w:rPr>
          <w:t>,</w:t>
        </w:r>
      </w:ins>
      <w:ins w:id="2446" w:author="Chris Hogan" w:date="2025-09-21T15:08:00Z" w16du:dateUtc="2025-09-21T21:08:00Z">
        <w:r w:rsidR="005F487B">
          <w:rPr>
            <w:rFonts w:ascii="Courier New" w:hAnsi="Courier New" w:cs="Courier New"/>
            <w:sz w:val="16"/>
            <w:szCs w:val="16"/>
          </w:rPr>
          <w:t xml:space="preserve"> </w:t>
        </w:r>
      </w:ins>
      <w:ins w:id="2447" w:author="Chris Hogan" w:date="2025-09-21T15:07:00Z" w16du:dateUtc="2025-09-21T21:07:00Z">
        <w:r w:rsidRPr="00D65364">
          <w:rPr>
            <w:rFonts w:ascii="Courier New" w:hAnsi="Courier New" w:cs="Courier New"/>
            <w:sz w:val="16"/>
            <w:szCs w:val="16"/>
          </w:rPr>
          <w:t>10</w:t>
        </w:r>
        <w:proofErr w:type="gramStart"/>
        <w:r w:rsidRPr="00D65364">
          <w:rPr>
            <w:rFonts w:ascii="Courier New" w:hAnsi="Courier New" w:cs="Courier New"/>
            <w:sz w:val="16"/>
            <w:szCs w:val="16"/>
          </w:rPr>
          <w:t>] }</w:t>
        </w:r>
        <w:proofErr w:type="gramEnd"/>
        <w:r w:rsidRPr="00D65364">
          <w:rPr>
            <w:rFonts w:ascii="Courier New" w:hAnsi="Courier New" w:cs="Courier New"/>
            <w:sz w:val="16"/>
            <w:szCs w:val="16"/>
          </w:rPr>
          <w:t>,</w:t>
        </w:r>
      </w:ins>
    </w:p>
    <w:p w14:paraId="0331F221" w14:textId="77777777" w:rsidR="00C8635E" w:rsidRDefault="00D65364" w:rsidP="00D65364">
      <w:pPr>
        <w:rPr>
          <w:ins w:id="2448" w:author="Chris Hogan" w:date="2025-09-21T15:34:00Z" w16du:dateUtc="2025-09-21T21:34:00Z"/>
          <w:rFonts w:ascii="Courier New" w:hAnsi="Courier New" w:cs="Courier New"/>
          <w:sz w:val="16"/>
          <w:szCs w:val="16"/>
        </w:rPr>
      </w:pPr>
      <w:ins w:id="2449" w:author="Chris Hogan" w:date="2025-09-21T15:07:00Z" w16du:dateUtc="2025-09-21T21:07:00Z">
        <w:r w:rsidRPr="00D65364">
          <w:rPr>
            <w:rFonts w:ascii="Courier New" w:hAnsi="Courier New" w:cs="Courier New"/>
            <w:sz w:val="16"/>
            <w:szCs w:val="16"/>
          </w:rPr>
          <w:t xml:space="preserve">    "recurs": </w:t>
        </w:r>
      </w:ins>
      <w:ins w:id="2450" w:author="Chris Hogan" w:date="2025-09-21T15:33:00Z" w16du:dateUtc="2025-09-21T21:33:00Z">
        <w:r w:rsidR="000C1D33">
          <w:rPr>
            <w:rFonts w:ascii="Courier New" w:hAnsi="Courier New" w:cs="Courier New"/>
            <w:sz w:val="16"/>
            <w:szCs w:val="16"/>
          </w:rPr>
          <w:t>[</w:t>
        </w:r>
      </w:ins>
    </w:p>
    <w:p w14:paraId="3353605E" w14:textId="52DB45CA" w:rsidR="00D65364" w:rsidRPr="00D65364" w:rsidRDefault="00B703FA" w:rsidP="00D65364">
      <w:pPr>
        <w:rPr>
          <w:ins w:id="2451" w:author="Chris Hogan" w:date="2025-09-21T15:07:00Z" w16du:dateUtc="2025-09-21T21:07:00Z"/>
          <w:rFonts w:ascii="Courier New" w:hAnsi="Courier New" w:cs="Courier New"/>
          <w:sz w:val="16"/>
          <w:szCs w:val="16"/>
        </w:rPr>
      </w:pPr>
      <w:ins w:id="2452" w:author="Chris Hogan" w:date="2025-09-21T15:34:00Z" w16du:dateUtc="2025-09-21T21:34:00Z">
        <w:r w:rsidRPr="00D65364">
          <w:rPr>
            <w:rFonts w:ascii="Courier New" w:hAnsi="Courier New" w:cs="Courier New"/>
            <w:sz w:val="16"/>
            <w:szCs w:val="16"/>
          </w:rPr>
          <w:t xml:space="preserve">        </w:t>
        </w:r>
      </w:ins>
      <w:ins w:id="2453" w:author="Chris Hogan" w:date="2025-09-21T15:07:00Z" w16du:dateUtc="2025-09-21T21:07:00Z">
        <w:r w:rsidR="00D65364" w:rsidRPr="00D65364">
          <w:rPr>
            <w:rFonts w:ascii="Courier New" w:hAnsi="Courier New" w:cs="Courier New"/>
            <w:sz w:val="16"/>
            <w:szCs w:val="16"/>
          </w:rPr>
          <w:t>{</w:t>
        </w:r>
      </w:ins>
    </w:p>
    <w:p w14:paraId="6EF9C100" w14:textId="5B42A9E8" w:rsidR="00D65364" w:rsidRPr="00D65364" w:rsidRDefault="00D65364" w:rsidP="00F4198B">
      <w:pPr>
        <w:rPr>
          <w:ins w:id="2454" w:author="Chris Hogan" w:date="2025-09-21T15:07:00Z" w16du:dateUtc="2025-09-21T21:07:00Z"/>
          <w:rFonts w:ascii="Courier New" w:hAnsi="Courier New" w:cs="Courier New"/>
          <w:sz w:val="16"/>
          <w:szCs w:val="16"/>
        </w:rPr>
      </w:pPr>
      <w:ins w:id="2455" w:author="Chris Hogan" w:date="2025-09-21T15:07:00Z" w16du:dateUtc="2025-09-21T21:07:00Z">
        <w:r w:rsidRPr="00D65364">
          <w:rPr>
            <w:rFonts w:ascii="Courier New" w:hAnsi="Courier New" w:cs="Courier New"/>
            <w:sz w:val="16"/>
            <w:szCs w:val="16"/>
          </w:rPr>
          <w:t xml:space="preserve">      </w:t>
        </w:r>
      </w:ins>
      <w:ins w:id="2456" w:author="Chris Hogan" w:date="2025-09-21T15:34:00Z" w16du:dateUtc="2025-09-21T21:34:00Z">
        <w:r w:rsidR="00B703FA" w:rsidRPr="00D65364">
          <w:rPr>
            <w:rFonts w:ascii="Courier New" w:hAnsi="Courier New" w:cs="Courier New"/>
            <w:sz w:val="16"/>
            <w:szCs w:val="16"/>
          </w:rPr>
          <w:t xml:space="preserve">    </w:t>
        </w:r>
      </w:ins>
      <w:ins w:id="2457" w:author="Chris Hogan" w:date="2025-09-21T15:07:00Z" w16du:dateUtc="2025-09-21T21:07:00Z">
        <w:r w:rsidRPr="00D65364">
          <w:rPr>
            <w:rFonts w:ascii="Courier New" w:hAnsi="Courier New" w:cs="Courier New"/>
            <w:sz w:val="16"/>
            <w:szCs w:val="16"/>
          </w:rPr>
          <w:t xml:space="preserve">  "</w:t>
        </w:r>
      </w:ins>
      <w:ins w:id="2458" w:author="Chris Hogan" w:date="2025-09-21T15:10:00Z" w16du:dateUtc="2025-09-21T21:10:00Z">
        <w:r w:rsidR="00003A5F">
          <w:rPr>
            <w:rFonts w:ascii="Courier New" w:hAnsi="Courier New" w:cs="Courier New"/>
            <w:sz w:val="16"/>
            <w:szCs w:val="16"/>
          </w:rPr>
          <w:t>frequency</w:t>
        </w:r>
      </w:ins>
      <w:ins w:id="2459" w:author="Chris Hogan" w:date="2025-09-21T15:07:00Z" w16du:dateUtc="2025-09-21T21:07:00Z">
        <w:r w:rsidRPr="00D65364">
          <w:rPr>
            <w:rFonts w:ascii="Courier New" w:hAnsi="Courier New" w:cs="Courier New"/>
            <w:sz w:val="16"/>
            <w:szCs w:val="16"/>
          </w:rPr>
          <w:t>": "hourly",</w:t>
        </w:r>
      </w:ins>
    </w:p>
    <w:p w14:paraId="7E6E1209" w14:textId="40F5052F" w:rsidR="00D65364" w:rsidRPr="00D65364" w:rsidRDefault="00D65364" w:rsidP="00D65364">
      <w:pPr>
        <w:rPr>
          <w:ins w:id="2460" w:author="Chris Hogan" w:date="2025-09-21T15:07:00Z" w16du:dateUtc="2025-09-21T21:07:00Z"/>
          <w:rFonts w:ascii="Courier New" w:hAnsi="Courier New" w:cs="Courier New"/>
          <w:sz w:val="16"/>
          <w:szCs w:val="16"/>
        </w:rPr>
      </w:pPr>
      <w:ins w:id="2461" w:author="Chris Hogan" w:date="2025-09-21T15:07:00Z" w16du:dateUtc="2025-09-21T21:07:00Z">
        <w:r w:rsidRPr="00D65364">
          <w:rPr>
            <w:rFonts w:ascii="Courier New" w:hAnsi="Courier New" w:cs="Courier New"/>
            <w:sz w:val="16"/>
            <w:szCs w:val="16"/>
          </w:rPr>
          <w:t xml:space="preserve">    </w:t>
        </w:r>
      </w:ins>
      <w:ins w:id="2462" w:author="Chris Hogan" w:date="2025-09-21T15:34:00Z" w16du:dateUtc="2025-09-21T21:34:00Z">
        <w:r w:rsidR="00B703FA" w:rsidRPr="00D65364">
          <w:rPr>
            <w:rFonts w:ascii="Courier New" w:hAnsi="Courier New" w:cs="Courier New"/>
            <w:sz w:val="16"/>
            <w:szCs w:val="16"/>
          </w:rPr>
          <w:t xml:space="preserve">    </w:t>
        </w:r>
      </w:ins>
      <w:ins w:id="2463" w:author="Chris Hogan" w:date="2025-09-21T15:07:00Z" w16du:dateUtc="2025-09-21T21:07:00Z">
        <w:r w:rsidRPr="00D65364">
          <w:rPr>
            <w:rFonts w:ascii="Courier New" w:hAnsi="Courier New" w:cs="Courier New"/>
            <w:sz w:val="16"/>
            <w:szCs w:val="16"/>
          </w:rPr>
          <w:t xml:space="preserve">    "interval": 4</w:t>
        </w:r>
      </w:ins>
      <w:ins w:id="2464" w:author="Chris Hogan" w:date="2025-09-21T15:10:00Z" w16du:dateUtc="2025-09-21T21:10:00Z">
        <w:r w:rsidR="00F4198B">
          <w:rPr>
            <w:rFonts w:ascii="Courier New" w:hAnsi="Courier New" w:cs="Courier New"/>
            <w:sz w:val="16"/>
            <w:szCs w:val="16"/>
          </w:rPr>
          <w:t>,</w:t>
        </w:r>
      </w:ins>
    </w:p>
    <w:p w14:paraId="04AEFCD0" w14:textId="2AC70281" w:rsidR="00D65364" w:rsidRPr="00D65364" w:rsidRDefault="00D65364" w:rsidP="00D65364">
      <w:pPr>
        <w:rPr>
          <w:ins w:id="2465" w:author="Chris Hogan" w:date="2025-09-21T15:07:00Z" w16du:dateUtc="2025-09-21T21:07:00Z"/>
          <w:rFonts w:ascii="Courier New" w:hAnsi="Courier New" w:cs="Courier New"/>
          <w:sz w:val="16"/>
          <w:szCs w:val="16"/>
        </w:rPr>
      </w:pPr>
      <w:ins w:id="2466" w:author="Chris Hogan" w:date="2025-09-21T15:07:00Z" w16du:dateUtc="2025-09-21T21:07:00Z">
        <w:r w:rsidRPr="00D65364">
          <w:rPr>
            <w:rFonts w:ascii="Courier New" w:hAnsi="Courier New" w:cs="Courier New"/>
            <w:sz w:val="16"/>
            <w:szCs w:val="16"/>
          </w:rPr>
          <w:t xml:space="preserve">    </w:t>
        </w:r>
      </w:ins>
      <w:ins w:id="2467" w:author="Chris Hogan" w:date="2025-09-21T15:34:00Z" w16du:dateUtc="2025-09-21T21:34:00Z">
        <w:r w:rsidR="00B703FA" w:rsidRPr="00D65364">
          <w:rPr>
            <w:rFonts w:ascii="Courier New" w:hAnsi="Courier New" w:cs="Courier New"/>
            <w:sz w:val="16"/>
            <w:szCs w:val="16"/>
          </w:rPr>
          <w:t xml:space="preserve">    </w:t>
        </w:r>
      </w:ins>
      <w:ins w:id="2468" w:author="Chris Hogan" w:date="2025-09-21T15:07:00Z" w16du:dateUtc="2025-09-21T21:07:00Z">
        <w:r w:rsidRPr="00D65364">
          <w:rPr>
            <w:rFonts w:ascii="Courier New" w:hAnsi="Courier New" w:cs="Courier New"/>
            <w:sz w:val="16"/>
            <w:szCs w:val="16"/>
          </w:rPr>
          <w:t xml:space="preserve">    "count</w:t>
        </w:r>
        <w:proofErr w:type="gramStart"/>
        <w:r w:rsidRPr="00D65364">
          <w:rPr>
            <w:rFonts w:ascii="Courier New" w:hAnsi="Courier New" w:cs="Courier New"/>
            <w:sz w:val="16"/>
            <w:szCs w:val="16"/>
          </w:rPr>
          <w:t>": {</w:t>
        </w:r>
        <w:proofErr w:type="gramEnd"/>
      </w:ins>
    </w:p>
    <w:p w14:paraId="4825730E" w14:textId="229F077A" w:rsidR="00D65364" w:rsidRPr="00D65364" w:rsidRDefault="00D65364" w:rsidP="00D65364">
      <w:pPr>
        <w:rPr>
          <w:ins w:id="2469" w:author="Chris Hogan" w:date="2025-09-21T15:07:00Z" w16du:dateUtc="2025-09-21T21:07:00Z"/>
          <w:rFonts w:ascii="Courier New" w:hAnsi="Courier New" w:cs="Courier New"/>
          <w:sz w:val="16"/>
          <w:szCs w:val="16"/>
        </w:rPr>
      </w:pPr>
      <w:ins w:id="2470" w:author="Chris Hogan" w:date="2025-09-21T15:07:00Z" w16du:dateUtc="2025-09-21T21:07:00Z">
        <w:r w:rsidRPr="00D65364">
          <w:rPr>
            <w:rFonts w:ascii="Courier New" w:hAnsi="Courier New" w:cs="Courier New"/>
            <w:sz w:val="16"/>
            <w:szCs w:val="16"/>
          </w:rPr>
          <w:t xml:space="preserve">     </w:t>
        </w:r>
      </w:ins>
      <w:ins w:id="2471" w:author="Chris Hogan" w:date="2025-09-21T15:34:00Z" w16du:dateUtc="2025-09-21T21:34:00Z">
        <w:r w:rsidR="00B703FA" w:rsidRPr="00D65364">
          <w:rPr>
            <w:rFonts w:ascii="Courier New" w:hAnsi="Courier New" w:cs="Courier New"/>
            <w:sz w:val="16"/>
            <w:szCs w:val="16"/>
          </w:rPr>
          <w:t xml:space="preserve">    </w:t>
        </w:r>
      </w:ins>
      <w:ins w:id="2472" w:author="Chris Hogan" w:date="2025-09-21T15:07:00Z" w16du:dateUtc="2025-09-21T21:07:00Z">
        <w:r w:rsidRPr="00D65364">
          <w:rPr>
            <w:rFonts w:ascii="Courier New" w:hAnsi="Courier New" w:cs="Courier New"/>
            <w:sz w:val="16"/>
            <w:szCs w:val="16"/>
          </w:rPr>
          <w:t xml:space="preserve">       "floor</w:t>
        </w:r>
        <w:proofErr w:type="gramStart"/>
        <w:r w:rsidRPr="00D65364">
          <w:rPr>
            <w:rFonts w:ascii="Courier New" w:hAnsi="Courier New" w:cs="Courier New"/>
            <w:sz w:val="16"/>
            <w:szCs w:val="16"/>
          </w:rPr>
          <w:t>": {</w:t>
        </w:r>
        <w:proofErr w:type="gramEnd"/>
      </w:ins>
    </w:p>
    <w:p w14:paraId="0FE8AB02" w14:textId="0D9E2267" w:rsidR="00D65364" w:rsidRPr="00D65364" w:rsidRDefault="00D65364" w:rsidP="00CF33A4">
      <w:pPr>
        <w:rPr>
          <w:ins w:id="2473" w:author="Chris Hogan" w:date="2025-09-21T15:07:00Z" w16du:dateUtc="2025-09-21T21:07:00Z"/>
          <w:rFonts w:ascii="Courier New" w:hAnsi="Courier New" w:cs="Courier New"/>
          <w:sz w:val="16"/>
          <w:szCs w:val="16"/>
        </w:rPr>
      </w:pPr>
      <w:ins w:id="2474" w:author="Chris Hogan" w:date="2025-09-21T15:07:00Z" w16du:dateUtc="2025-09-21T21:07:00Z">
        <w:r w:rsidRPr="00D65364">
          <w:rPr>
            <w:rFonts w:ascii="Courier New" w:hAnsi="Courier New" w:cs="Courier New"/>
            <w:sz w:val="16"/>
            <w:szCs w:val="16"/>
          </w:rPr>
          <w:t xml:space="preserve">  </w:t>
        </w:r>
      </w:ins>
      <w:ins w:id="2475" w:author="Chris Hogan" w:date="2025-09-21T15:34:00Z" w16du:dateUtc="2025-09-21T21:34:00Z">
        <w:r w:rsidR="00B703FA" w:rsidRPr="00D65364">
          <w:rPr>
            <w:rFonts w:ascii="Courier New" w:hAnsi="Courier New" w:cs="Courier New"/>
            <w:sz w:val="16"/>
            <w:szCs w:val="16"/>
          </w:rPr>
          <w:t xml:space="preserve">    </w:t>
        </w:r>
      </w:ins>
      <w:ins w:id="2476" w:author="Chris Hogan" w:date="2025-09-21T15:07:00Z" w16du:dateUtc="2025-09-21T21:07:00Z">
        <w:r w:rsidRPr="00D65364">
          <w:rPr>
            <w:rFonts w:ascii="Courier New" w:hAnsi="Courier New" w:cs="Courier New"/>
            <w:sz w:val="16"/>
            <w:szCs w:val="16"/>
          </w:rPr>
          <w:t xml:space="preserve">              "/": [{"max": [0, {"-": [</w:t>
        </w:r>
      </w:ins>
      <w:ins w:id="2477" w:author="Chris Hogan" w:date="2025-09-21T15:29:00Z" w16du:dateUtc="2025-09-21T21:29:00Z">
        <w:r w:rsidR="008766F7">
          <w:rPr>
            <w:rFonts w:ascii="Courier New" w:hAnsi="Courier New" w:cs="Courier New"/>
            <w:sz w:val="16"/>
            <w:szCs w:val="16"/>
          </w:rPr>
          <w:t xml:space="preserve"> </w:t>
        </w:r>
      </w:ins>
      <w:ins w:id="2478" w:author="Chris Hogan" w:date="2025-09-21T15:07:00Z" w16du:dateUtc="2025-09-21T21:07:00Z">
        <w:r w:rsidRPr="00D65364">
          <w:rPr>
            <w:rFonts w:ascii="Courier New" w:hAnsi="Courier New" w:cs="Courier New"/>
            <w:sz w:val="16"/>
            <w:szCs w:val="16"/>
          </w:rPr>
          <w:t>{"var": "</w:t>
        </w:r>
        <w:proofErr w:type="spellStart"/>
        <w:proofErr w:type="gramStart"/>
        <w:r w:rsidRPr="00D65364">
          <w:rPr>
            <w:rFonts w:ascii="Courier New" w:hAnsi="Courier New" w:cs="Courier New"/>
            <w:sz w:val="16"/>
            <w:szCs w:val="16"/>
          </w:rPr>
          <w:t>facts.hours</w:t>
        </w:r>
        <w:proofErr w:type="gramEnd"/>
        <w:r w:rsidRPr="00D65364">
          <w:rPr>
            <w:rFonts w:ascii="Courier New" w:hAnsi="Courier New" w:cs="Courier New"/>
            <w:sz w:val="16"/>
            <w:szCs w:val="16"/>
          </w:rPr>
          <w:t>_worked_in_shift</w:t>
        </w:r>
        <w:proofErr w:type="spellEnd"/>
        <w:r w:rsidRPr="00D65364">
          <w:rPr>
            <w:rFonts w:ascii="Courier New" w:hAnsi="Courier New" w:cs="Courier New"/>
            <w:sz w:val="16"/>
            <w:szCs w:val="16"/>
          </w:rPr>
          <w:t>"},</w:t>
        </w:r>
      </w:ins>
      <w:ins w:id="2479" w:author="Chris Hogan" w:date="2025-09-21T15:26:00Z" w16du:dateUtc="2025-09-21T21:26:00Z">
        <w:r w:rsidR="00CF33A4">
          <w:rPr>
            <w:rFonts w:ascii="Courier New" w:hAnsi="Courier New" w:cs="Courier New"/>
            <w:sz w:val="16"/>
            <w:szCs w:val="16"/>
          </w:rPr>
          <w:t xml:space="preserve"> </w:t>
        </w:r>
      </w:ins>
      <w:ins w:id="2480" w:author="Chris Hogan" w:date="2025-09-21T15:07:00Z" w16du:dateUtc="2025-09-21T21:07:00Z">
        <w:r w:rsidRPr="00D65364">
          <w:rPr>
            <w:rFonts w:ascii="Courier New" w:hAnsi="Courier New" w:cs="Courier New"/>
            <w:sz w:val="16"/>
            <w:szCs w:val="16"/>
          </w:rPr>
          <w:t>10]}</w:t>
        </w:r>
        <w:proofErr w:type="gramStart"/>
        <w:r w:rsidRPr="00D65364">
          <w:rPr>
            <w:rFonts w:ascii="Courier New" w:hAnsi="Courier New" w:cs="Courier New"/>
            <w:sz w:val="16"/>
            <w:szCs w:val="16"/>
          </w:rPr>
          <w:t>] }</w:t>
        </w:r>
        <w:proofErr w:type="gramEnd"/>
        <w:r w:rsidRPr="00D65364">
          <w:rPr>
            <w:rFonts w:ascii="Courier New" w:hAnsi="Courier New" w:cs="Courier New"/>
            <w:sz w:val="16"/>
            <w:szCs w:val="16"/>
          </w:rPr>
          <w:t>,</w:t>
        </w:r>
      </w:ins>
    </w:p>
    <w:p w14:paraId="365338B6" w14:textId="66C9D98B" w:rsidR="00D65364" w:rsidRPr="00D65364" w:rsidRDefault="00D65364" w:rsidP="00D65364">
      <w:pPr>
        <w:rPr>
          <w:ins w:id="2481" w:author="Chris Hogan" w:date="2025-09-21T15:07:00Z" w16du:dateUtc="2025-09-21T21:07:00Z"/>
          <w:rFonts w:ascii="Courier New" w:hAnsi="Courier New" w:cs="Courier New"/>
          <w:sz w:val="16"/>
          <w:szCs w:val="16"/>
        </w:rPr>
      </w:pPr>
      <w:ins w:id="2482" w:author="Chris Hogan" w:date="2025-09-21T15:07:00Z" w16du:dateUtc="2025-09-21T21:07:00Z">
        <w:r w:rsidRPr="00D65364">
          <w:rPr>
            <w:rFonts w:ascii="Courier New" w:hAnsi="Courier New" w:cs="Courier New"/>
            <w:sz w:val="16"/>
            <w:szCs w:val="16"/>
          </w:rPr>
          <w:t xml:space="preserve">            </w:t>
        </w:r>
      </w:ins>
      <w:ins w:id="2483" w:author="Chris Hogan" w:date="2025-09-21T15:34:00Z" w16du:dateUtc="2025-09-21T21:34:00Z">
        <w:r w:rsidR="00B703FA" w:rsidRPr="00D65364">
          <w:rPr>
            <w:rFonts w:ascii="Courier New" w:hAnsi="Courier New" w:cs="Courier New"/>
            <w:sz w:val="16"/>
            <w:szCs w:val="16"/>
          </w:rPr>
          <w:t xml:space="preserve">    </w:t>
        </w:r>
      </w:ins>
      <w:ins w:id="2484" w:author="Chris Hogan" w:date="2025-09-21T15:07:00Z" w16du:dateUtc="2025-09-21T21:07:00Z">
        <w:r w:rsidRPr="00D65364">
          <w:rPr>
            <w:rFonts w:ascii="Courier New" w:hAnsi="Courier New" w:cs="Courier New"/>
            <w:sz w:val="16"/>
            <w:szCs w:val="16"/>
          </w:rPr>
          <w:t xml:space="preserve">        4]</w:t>
        </w:r>
      </w:ins>
    </w:p>
    <w:p w14:paraId="31B35CFC" w14:textId="0E899D5D" w:rsidR="00D65364" w:rsidRPr="00D65364" w:rsidRDefault="00D65364" w:rsidP="00D65364">
      <w:pPr>
        <w:rPr>
          <w:ins w:id="2485" w:author="Chris Hogan" w:date="2025-09-21T15:07:00Z" w16du:dateUtc="2025-09-21T21:07:00Z"/>
          <w:rFonts w:ascii="Courier New" w:hAnsi="Courier New" w:cs="Courier New"/>
          <w:sz w:val="16"/>
          <w:szCs w:val="16"/>
        </w:rPr>
      </w:pPr>
      <w:ins w:id="2486" w:author="Chris Hogan" w:date="2025-09-21T15:07:00Z" w16du:dateUtc="2025-09-21T21:07:00Z">
        <w:r w:rsidRPr="00D65364">
          <w:rPr>
            <w:rFonts w:ascii="Courier New" w:hAnsi="Courier New" w:cs="Courier New"/>
            <w:sz w:val="16"/>
            <w:szCs w:val="16"/>
          </w:rPr>
          <w:t xml:space="preserve">        </w:t>
        </w:r>
      </w:ins>
      <w:ins w:id="2487" w:author="Chris Hogan" w:date="2025-09-21T15:34:00Z" w16du:dateUtc="2025-09-21T21:34:00Z">
        <w:r w:rsidR="00B703FA" w:rsidRPr="00D65364">
          <w:rPr>
            <w:rFonts w:ascii="Courier New" w:hAnsi="Courier New" w:cs="Courier New"/>
            <w:sz w:val="16"/>
            <w:szCs w:val="16"/>
          </w:rPr>
          <w:t xml:space="preserve">    </w:t>
        </w:r>
      </w:ins>
      <w:ins w:id="2488" w:author="Chris Hogan" w:date="2025-09-21T15:07:00Z" w16du:dateUtc="2025-09-21T21:07:00Z">
        <w:r w:rsidRPr="00D65364">
          <w:rPr>
            <w:rFonts w:ascii="Courier New" w:hAnsi="Courier New" w:cs="Courier New"/>
            <w:sz w:val="16"/>
            <w:szCs w:val="16"/>
          </w:rPr>
          <w:t xml:space="preserve">    }</w:t>
        </w:r>
      </w:ins>
    </w:p>
    <w:p w14:paraId="4902F23C" w14:textId="17601871" w:rsidR="00D65364" w:rsidRPr="00D65364" w:rsidRDefault="00D65364" w:rsidP="00D65364">
      <w:pPr>
        <w:rPr>
          <w:ins w:id="2489" w:author="Chris Hogan" w:date="2025-09-21T15:07:00Z" w16du:dateUtc="2025-09-21T21:07:00Z"/>
          <w:rFonts w:ascii="Courier New" w:hAnsi="Courier New" w:cs="Courier New"/>
          <w:sz w:val="16"/>
          <w:szCs w:val="16"/>
        </w:rPr>
      </w:pPr>
      <w:ins w:id="2490" w:author="Chris Hogan" w:date="2025-09-21T15:07:00Z" w16du:dateUtc="2025-09-21T21:07:00Z">
        <w:r w:rsidRPr="00D65364">
          <w:rPr>
            <w:rFonts w:ascii="Courier New" w:hAnsi="Courier New" w:cs="Courier New"/>
            <w:sz w:val="16"/>
            <w:szCs w:val="16"/>
          </w:rPr>
          <w:t xml:space="preserve">    </w:t>
        </w:r>
      </w:ins>
      <w:ins w:id="2491" w:author="Chris Hogan" w:date="2025-09-21T15:34:00Z" w16du:dateUtc="2025-09-21T21:34:00Z">
        <w:r w:rsidR="00B703FA" w:rsidRPr="00D65364">
          <w:rPr>
            <w:rFonts w:ascii="Courier New" w:hAnsi="Courier New" w:cs="Courier New"/>
            <w:sz w:val="16"/>
            <w:szCs w:val="16"/>
          </w:rPr>
          <w:t xml:space="preserve">    </w:t>
        </w:r>
      </w:ins>
      <w:ins w:id="2492" w:author="Chris Hogan" w:date="2025-09-21T15:07:00Z" w16du:dateUtc="2025-09-21T21:07:00Z">
        <w:r w:rsidRPr="00D65364">
          <w:rPr>
            <w:rFonts w:ascii="Courier New" w:hAnsi="Courier New" w:cs="Courier New"/>
            <w:sz w:val="16"/>
            <w:szCs w:val="16"/>
          </w:rPr>
          <w:t xml:space="preserve">    }</w:t>
        </w:r>
      </w:ins>
    </w:p>
    <w:p w14:paraId="78BF2003" w14:textId="0AE16357" w:rsidR="00C8635E" w:rsidRDefault="00B703FA" w:rsidP="00D65364">
      <w:pPr>
        <w:rPr>
          <w:ins w:id="2493" w:author="Chris Hogan" w:date="2025-09-21T15:34:00Z" w16du:dateUtc="2025-09-21T21:34:00Z"/>
          <w:rFonts w:ascii="Courier New" w:hAnsi="Courier New" w:cs="Courier New"/>
          <w:sz w:val="16"/>
          <w:szCs w:val="16"/>
        </w:rPr>
      </w:pPr>
      <w:ins w:id="2494" w:author="Chris Hogan" w:date="2025-09-21T15:34:00Z" w16du:dateUtc="2025-09-21T21:34:00Z">
        <w:r w:rsidRPr="00D65364">
          <w:rPr>
            <w:rFonts w:ascii="Courier New" w:hAnsi="Courier New" w:cs="Courier New"/>
            <w:sz w:val="16"/>
            <w:szCs w:val="16"/>
          </w:rPr>
          <w:t xml:space="preserve">    </w:t>
        </w:r>
      </w:ins>
      <w:ins w:id="2495" w:author="Chris Hogan" w:date="2025-09-21T15:07:00Z" w16du:dateUtc="2025-09-21T21:07:00Z">
        <w:r w:rsidR="00D65364" w:rsidRPr="00D65364">
          <w:rPr>
            <w:rFonts w:ascii="Courier New" w:hAnsi="Courier New" w:cs="Courier New"/>
            <w:sz w:val="16"/>
            <w:szCs w:val="16"/>
          </w:rPr>
          <w:t xml:space="preserve">    }</w:t>
        </w:r>
      </w:ins>
    </w:p>
    <w:p w14:paraId="1113B49A" w14:textId="75979CB1" w:rsidR="00D65364" w:rsidRPr="00D65364" w:rsidRDefault="00C8635E" w:rsidP="00D65364">
      <w:pPr>
        <w:rPr>
          <w:ins w:id="2496" w:author="Chris Hogan" w:date="2025-09-21T15:07:00Z" w16du:dateUtc="2025-09-21T21:07:00Z"/>
          <w:rFonts w:ascii="Courier New" w:hAnsi="Courier New" w:cs="Courier New"/>
          <w:sz w:val="16"/>
          <w:szCs w:val="16"/>
        </w:rPr>
      </w:pPr>
      <w:ins w:id="2497" w:author="Chris Hogan" w:date="2025-09-21T15:34:00Z" w16du:dateUtc="2025-09-21T21:34:00Z">
        <w:r>
          <w:rPr>
            <w:rFonts w:ascii="Courier New" w:hAnsi="Courier New" w:cs="Courier New"/>
            <w:sz w:val="16"/>
            <w:szCs w:val="16"/>
          </w:rPr>
          <w:t xml:space="preserve">    </w:t>
        </w:r>
      </w:ins>
      <w:ins w:id="2498" w:author="Chris Hogan" w:date="2025-09-21T15:33:00Z" w16du:dateUtc="2025-09-21T21:33:00Z">
        <w:r w:rsidR="000C1D33">
          <w:rPr>
            <w:rFonts w:ascii="Courier New" w:hAnsi="Courier New" w:cs="Courier New"/>
            <w:sz w:val="16"/>
            <w:szCs w:val="16"/>
          </w:rPr>
          <w:t>]</w:t>
        </w:r>
      </w:ins>
    </w:p>
    <w:p w14:paraId="474DB4B3" w14:textId="3C043264" w:rsidR="00D65364" w:rsidRDefault="00D65364" w:rsidP="00D65364">
      <w:pPr>
        <w:rPr>
          <w:ins w:id="2499" w:author="Chris Hogan" w:date="2025-09-21T15:07:00Z" w16du:dateUtc="2025-09-21T21:07:00Z"/>
          <w:rFonts w:ascii="Courier New" w:hAnsi="Courier New" w:cs="Courier New"/>
          <w:sz w:val="16"/>
          <w:szCs w:val="16"/>
        </w:rPr>
      </w:pPr>
      <w:ins w:id="2500" w:author="Chris Hogan" w:date="2025-09-21T15:07:00Z" w16du:dateUtc="2025-09-21T21:07:00Z">
        <w:r w:rsidRPr="00D65364">
          <w:rPr>
            <w:rFonts w:ascii="Courier New" w:hAnsi="Courier New" w:cs="Courier New"/>
            <w:sz w:val="16"/>
            <w:szCs w:val="16"/>
          </w:rPr>
          <w:t>}</w:t>
        </w:r>
      </w:ins>
    </w:p>
    <w:p w14:paraId="6A874D16" w14:textId="77777777" w:rsidR="00727339" w:rsidRPr="00727339" w:rsidRDefault="00727339" w:rsidP="00727339">
      <w:pPr>
        <w:rPr>
          <w:ins w:id="2501" w:author="Chris Hogan" w:date="2025-09-21T09:30:00Z" w16du:dateUtc="2025-09-21T15:30:00Z"/>
          <w:rPrChange w:id="2502" w:author="Chris Hogan" w:date="2025-09-21T12:57:00Z" w16du:dateUtc="2025-09-21T18:57:00Z">
            <w:rPr>
              <w:ins w:id="2503" w:author="Chris Hogan" w:date="2025-09-21T09:30:00Z" w16du:dateUtc="2025-09-21T15:30:00Z"/>
              <w:rFonts w:ascii="Courier New" w:hAnsi="Courier New" w:cs="Courier New"/>
              <w:sz w:val="16"/>
              <w:szCs w:val="16"/>
            </w:rPr>
          </w:rPrChange>
        </w:rPr>
      </w:pPr>
    </w:p>
    <w:p w14:paraId="2F14373A" w14:textId="28E649C0" w:rsidR="008D7B6F" w:rsidRPr="0018570F" w:rsidRDefault="0028506B">
      <w:pPr>
        <w:pStyle w:val="Heading3"/>
        <w:rPr>
          <w:ins w:id="2504" w:author="Chris Hogan" w:date="2025-09-21T09:30:00Z"/>
          <w:rPrChange w:id="2505" w:author="Chris Hogan" w:date="2025-09-21T09:49:00Z" w16du:dateUtc="2025-09-21T15:49:00Z">
            <w:rPr>
              <w:ins w:id="2506" w:author="Chris Hogan" w:date="2025-09-21T09:30:00Z"/>
              <w:lang w:val="en-CA"/>
            </w:rPr>
          </w:rPrChange>
        </w:rPr>
        <w:pPrChange w:id="2507" w:author="Chris Hogan" w:date="2025-09-21T09:49:00Z" w16du:dateUtc="2025-09-21T15:49:00Z">
          <w:pPr/>
        </w:pPrChange>
      </w:pPr>
      <w:ins w:id="2508" w:author="Chris Hogan" w:date="2025-09-22T12:32:00Z" w16du:dateUtc="2025-09-22T18:32:00Z">
        <w:r>
          <w:t>obligations</w:t>
        </w:r>
      </w:ins>
    </w:p>
    <w:p w14:paraId="4687DB9E" w14:textId="77777777" w:rsidR="007F19CE" w:rsidRDefault="00812D45" w:rsidP="00812D45">
      <w:pPr>
        <w:rPr>
          <w:ins w:id="2509" w:author="Chris Hogan" w:date="2025-09-21T10:40:00Z" w16du:dateUtc="2025-09-21T16:40:00Z"/>
        </w:rPr>
      </w:pPr>
      <w:ins w:id="2510" w:author="Chris Hogan" w:date="2025-09-21T10:34:00Z" w16du:dateUtc="2025-09-21T16:34:00Z">
        <w:r w:rsidRPr="000551C2">
          <w:rPr>
            <w:b/>
            <w:bCs/>
            <w:rPrChange w:id="2511" w:author="Chris Hogan" w:date="2025-09-21T10:35:00Z" w16du:dateUtc="2025-09-21T16:35:00Z">
              <w:rPr/>
            </w:rPrChange>
          </w:rPr>
          <w:t>Why:</w:t>
        </w:r>
        <w:r>
          <w:t xml:space="preserve"> Declares the outcomes that </w:t>
        </w:r>
      </w:ins>
      <w:ins w:id="2512" w:author="Chris Hogan" w:date="2025-09-21T10:35:00Z" w16du:dateUtc="2025-09-21T16:35:00Z">
        <w:r w:rsidR="000551C2">
          <w:t xml:space="preserve">must </w:t>
        </w:r>
      </w:ins>
      <w:ins w:id="2513" w:author="Chris Hogan" w:date="2025-09-21T10:34:00Z" w16du:dateUtc="2025-09-21T16:34:00Z">
        <w:r>
          <w:t>follow once a rule applies (see Trigger).</w:t>
        </w:r>
      </w:ins>
    </w:p>
    <w:p w14:paraId="7202398E" w14:textId="77D808E0" w:rsidR="007F19CE" w:rsidRDefault="00876DEE" w:rsidP="00812D45">
      <w:pPr>
        <w:rPr>
          <w:ins w:id="2514" w:author="Chris Hogan" w:date="2025-09-21T10:40:00Z" w16du:dateUtc="2025-09-21T16:40:00Z"/>
        </w:rPr>
      </w:pPr>
      <w:ins w:id="2515" w:author="Chris Hogan" w:date="2025-09-22T12:35:00Z" w16du:dateUtc="2025-09-22T18:35:00Z">
        <w:r>
          <w:t>Obligations</w:t>
        </w:r>
      </w:ins>
      <w:ins w:id="2516" w:author="Chris Hogan" w:date="2025-09-21T10:34:00Z" w16du:dateUtc="2025-09-21T16:34:00Z">
        <w:r w:rsidR="00812D45">
          <w:t xml:space="preserve"> add value by making rules actionable, testable, and scalable</w:t>
        </w:r>
      </w:ins>
      <w:ins w:id="2517" w:author="Chris Hogan" w:date="2025-09-21T10:36:00Z" w16du:dateUtc="2025-09-21T16:36:00Z">
        <w:r w:rsidR="005E2DBE">
          <w:t>. T</w:t>
        </w:r>
      </w:ins>
      <w:ins w:id="2518" w:author="Chris Hogan" w:date="2025-09-21T10:34:00Z" w16du:dateUtc="2025-09-21T16:34:00Z">
        <w:r w:rsidR="00812D45">
          <w:t xml:space="preserve">hey describe expected results without executing them, leaving </w:t>
        </w:r>
      </w:ins>
      <w:ins w:id="2519" w:author="Chris Hogan" w:date="2025-09-21T10:36:00Z" w16du:dateUtc="2025-09-21T16:36:00Z">
        <w:r w:rsidR="00C66152">
          <w:t xml:space="preserve">rule </w:t>
        </w:r>
      </w:ins>
      <w:ins w:id="2520" w:author="Chris Hogan" w:date="2025-09-21T10:34:00Z" w16du:dateUtc="2025-09-21T16:34:00Z">
        <w:r w:rsidR="00812D45">
          <w:t xml:space="preserve">evaluators to check </w:t>
        </w:r>
      </w:ins>
      <w:ins w:id="2521" w:author="Chris Hogan" w:date="2025-09-21T10:41:00Z" w16du:dateUtc="2025-09-21T16:41:00Z">
        <w:r w:rsidR="0031732A">
          <w:t xml:space="preserve">whether the case/event passes or fails to meet </w:t>
        </w:r>
        <w:r w:rsidR="000F264B">
          <w:t>those results</w:t>
        </w:r>
      </w:ins>
      <w:ins w:id="2522" w:author="Chris Hogan" w:date="2025-09-21T10:34:00Z" w16du:dateUtc="2025-09-21T16:34:00Z">
        <w:r w:rsidR="00812D45">
          <w:t>.</w:t>
        </w:r>
      </w:ins>
    </w:p>
    <w:p w14:paraId="5D504236" w14:textId="27F5CCE2" w:rsidR="00D913B6" w:rsidRDefault="00812D45" w:rsidP="00812D45">
      <w:pPr>
        <w:rPr>
          <w:ins w:id="2523" w:author="Chris Hogan" w:date="2025-09-21T10:34:00Z" w16du:dateUtc="2025-09-21T16:34:00Z"/>
        </w:rPr>
      </w:pPr>
      <w:ins w:id="2524" w:author="Chris Hogan" w:date="2025-09-21T10:34:00Z" w16du:dateUtc="2025-09-21T16:34:00Z">
        <w:r>
          <w:t xml:space="preserve">Separating </w:t>
        </w:r>
      </w:ins>
      <w:ins w:id="2525" w:author="Chris Hogan" w:date="2025-09-22T12:33:00Z" w16du:dateUtc="2025-09-22T18:33:00Z">
        <w:r w:rsidR="0028506B">
          <w:t>obligations</w:t>
        </w:r>
      </w:ins>
      <w:ins w:id="2526" w:author="Chris Hogan" w:date="2025-09-21T10:34:00Z" w16du:dateUtc="2025-09-21T16:34:00Z">
        <w:r>
          <w:t xml:space="preserve"> from triggers keeps logic and outcomes distinct, improving understandability (what fires vs what it requires), </w:t>
        </w:r>
      </w:ins>
      <w:ins w:id="2527" w:author="Chris Hogan" w:date="2025-09-21T10:39:00Z" w16du:dateUtc="2025-09-21T16:39:00Z">
        <w:r w:rsidR="009106FE">
          <w:t>flexibility</w:t>
        </w:r>
      </w:ins>
      <w:ins w:id="2528" w:author="Chris Hogan" w:date="2025-09-21T10:34:00Z" w16du:dateUtc="2025-09-21T16:34:00Z">
        <w:r>
          <w:t xml:space="preserve"> (</w:t>
        </w:r>
      </w:ins>
      <w:ins w:id="2529" w:author="Chris Hogan" w:date="2025-09-22T12:33:00Z" w16du:dateUtc="2025-09-22T18:33:00Z">
        <w:r w:rsidR="0028506B">
          <w:t>obligations</w:t>
        </w:r>
      </w:ins>
      <w:ins w:id="2530" w:author="Chris Hogan" w:date="2025-09-21T10:34:00Z" w16du:dateUtc="2025-09-21T16:34:00Z">
        <w:r>
          <w:t xml:space="preserve"> can be </w:t>
        </w:r>
      </w:ins>
      <w:ins w:id="2531" w:author="Chris Hogan" w:date="2025-09-21T10:39:00Z" w16du:dateUtc="2025-09-21T16:39:00Z">
        <w:r w:rsidR="00166FFF">
          <w:t xml:space="preserve">created, replaced, modified as </w:t>
        </w:r>
        <w:r w:rsidR="00344BEA">
          <w:t>inter dependent</w:t>
        </w:r>
        <w:r w:rsidR="00166FFF">
          <w:t xml:space="preserve"> rules require</w:t>
        </w:r>
      </w:ins>
      <w:ins w:id="2532" w:author="Chris Hogan" w:date="2025-09-21T10:34:00Z" w16du:dateUtc="2025-09-21T16:34:00Z">
        <w:r>
          <w:t>)</w:t>
        </w:r>
      </w:ins>
      <w:ins w:id="2533" w:author="Chris Hogan" w:date="2025-09-21T10:40:00Z" w16du:dateUtc="2025-09-21T16:40:00Z">
        <w:r w:rsidR="00344BEA">
          <w:t xml:space="preserve">, and </w:t>
        </w:r>
        <w:r w:rsidR="00344BEA" w:rsidRPr="00344BEA">
          <w:t>executability (clear structure for rule evaluators)</w:t>
        </w:r>
        <w:r w:rsidR="00344BEA">
          <w:t>.</w:t>
        </w:r>
      </w:ins>
    </w:p>
    <w:p w14:paraId="0D4A37BD" w14:textId="77777777" w:rsidR="008D7B6F" w:rsidRPr="0018570F" w:rsidRDefault="008D7B6F">
      <w:pPr>
        <w:rPr>
          <w:ins w:id="2534" w:author="Chris Hogan" w:date="2025-09-21T09:30:00Z"/>
          <w:rPrChange w:id="2535" w:author="Chris Hogan" w:date="2025-09-21T09:49:00Z" w16du:dateUtc="2025-09-21T15:49:00Z">
            <w:rPr>
              <w:ins w:id="2536" w:author="Chris Hogan" w:date="2025-09-21T09:30:00Z"/>
              <w:rFonts w:ascii="Courier New" w:hAnsi="Courier New" w:cs="Courier New"/>
              <w:sz w:val="16"/>
              <w:szCs w:val="16"/>
              <w:lang w:val="en-CA"/>
            </w:rPr>
          </w:rPrChange>
        </w:rPr>
        <w:pPrChange w:id="2537" w:author="Chris Hogan" w:date="2025-09-21T09:49:00Z" w16du:dateUtc="2025-09-21T15:49:00Z">
          <w:pPr>
            <w:numPr>
              <w:numId w:val="26"/>
            </w:numPr>
            <w:tabs>
              <w:tab w:val="num" w:pos="720"/>
            </w:tabs>
            <w:ind w:left="720" w:hanging="360"/>
          </w:pPr>
        </w:pPrChange>
      </w:pPr>
      <w:ins w:id="2538" w:author="Chris Hogan" w:date="2025-09-21T09:30:00Z">
        <w:r w:rsidRPr="007F19CE">
          <w:rPr>
            <w:b/>
            <w:bCs/>
            <w:rPrChange w:id="2539" w:author="Chris Hogan" w:date="2025-09-21T10:40:00Z" w16du:dateUtc="2025-09-21T16:40:00Z">
              <w:rPr>
                <w:rFonts w:ascii="Courier New" w:hAnsi="Courier New" w:cs="Courier New"/>
                <w:b/>
                <w:bCs/>
                <w:sz w:val="16"/>
                <w:szCs w:val="16"/>
                <w:lang w:val="en-CA"/>
              </w:rPr>
            </w:rPrChange>
          </w:rPr>
          <w:t>What:</w:t>
        </w:r>
        <w:r w:rsidRPr="0018570F">
          <w:rPr>
            <w:rPrChange w:id="2540" w:author="Chris Hogan" w:date="2025-09-21T09:49:00Z" w16du:dateUtc="2025-09-21T15:49:00Z">
              <w:rPr>
                <w:rFonts w:ascii="Courier New" w:hAnsi="Courier New" w:cs="Courier New"/>
                <w:sz w:val="16"/>
                <w:szCs w:val="16"/>
                <w:lang w:val="en-CA"/>
              </w:rPr>
            </w:rPrChange>
          </w:rPr>
          <w:t xml:space="preserve"> Array of provision objects. Supported types include:</w:t>
        </w:r>
      </w:ins>
    </w:p>
    <w:p w14:paraId="6FC21382" w14:textId="6581CECC" w:rsidR="008D7B6F" w:rsidRPr="0018570F" w:rsidRDefault="00C04414" w:rsidP="0018570F">
      <w:pPr>
        <w:rPr>
          <w:ins w:id="2541" w:author="Chris Hogan" w:date="2025-09-21T09:30:00Z"/>
          <w:rPrChange w:id="2542" w:author="Chris Hogan" w:date="2025-09-21T09:49:00Z" w16du:dateUtc="2025-09-21T15:49:00Z">
            <w:rPr>
              <w:ins w:id="2543" w:author="Chris Hogan" w:date="2025-09-21T09:30:00Z"/>
              <w:rFonts w:ascii="Courier New" w:hAnsi="Courier New" w:cs="Courier New"/>
              <w:sz w:val="16"/>
              <w:szCs w:val="16"/>
              <w:lang w:val="en-CA"/>
            </w:rPr>
          </w:rPrChange>
        </w:rPr>
      </w:pPr>
      <w:ins w:id="2544" w:author="Chris Hogan" w:date="2025-09-22T02:43:00Z" w16du:dateUtc="2025-09-22T08:43:00Z">
        <w:r w:rsidRPr="00C04414">
          <w:rPr>
            <w:highlight w:val="yellow"/>
            <w:rPrChange w:id="2545" w:author="Chris Hogan" w:date="2025-09-22T02:44:00Z" w16du:dateUtc="2025-09-22T08:44:00Z">
              <w:rPr/>
            </w:rPrChange>
          </w:rPr>
          <w:t>TBD</w:t>
        </w:r>
      </w:ins>
    </w:p>
    <w:p w14:paraId="31FB0D26" w14:textId="77777777" w:rsidR="008D7B6F" w:rsidRDefault="008D7B6F" w:rsidP="006442A0">
      <w:pPr>
        <w:rPr>
          <w:ins w:id="2546" w:author="Chris Hogan" w:date="2025-09-21T09:30:00Z" w16du:dateUtc="2025-09-21T15:30:00Z"/>
          <w:rFonts w:ascii="Courier New" w:hAnsi="Courier New" w:cs="Courier New"/>
          <w:sz w:val="16"/>
          <w:szCs w:val="16"/>
        </w:rPr>
      </w:pPr>
    </w:p>
    <w:p w14:paraId="28FAEDDB" w14:textId="1527983C" w:rsidR="00946676" w:rsidRDefault="00946676">
      <w:pPr>
        <w:pStyle w:val="Heading3"/>
        <w:rPr>
          <w:ins w:id="2547" w:author="Chris Hogan" w:date="2025-09-22T02:21:00Z" w16du:dateUtc="2025-09-22T08:21:00Z"/>
        </w:rPr>
      </w:pPr>
      <w:ins w:id="2548" w:author="Chris Hogan" w:date="2025-09-22T02:21:00Z" w16du:dateUtc="2025-09-22T08:21:00Z">
        <w:r>
          <w:t>operations</w:t>
        </w:r>
      </w:ins>
    </w:p>
    <w:p w14:paraId="50406B32" w14:textId="6C5297C6" w:rsidR="00D535BF" w:rsidRPr="00D535BF" w:rsidRDefault="00D535BF" w:rsidP="00D535BF">
      <w:pPr>
        <w:rPr>
          <w:ins w:id="2549" w:author="Chris Hogan" w:date="2025-09-22T02:28:00Z"/>
          <w:lang w:val="en-CA"/>
        </w:rPr>
      </w:pPr>
      <w:ins w:id="2550" w:author="Chris Hogan" w:date="2025-09-22T02:28:00Z">
        <w:r w:rsidRPr="00D535BF">
          <w:rPr>
            <w:b/>
            <w:bCs/>
            <w:lang w:val="en-CA"/>
          </w:rPr>
          <w:t>Why:</w:t>
        </w:r>
      </w:ins>
      <w:ins w:id="2551" w:author="Chris Hogan" w:date="2025-09-22T02:28:00Z" w16du:dateUtc="2025-09-22T08:28:00Z">
        <w:r>
          <w:rPr>
            <w:b/>
            <w:bCs/>
            <w:lang w:val="en-CA"/>
          </w:rPr>
          <w:t xml:space="preserve"> </w:t>
        </w:r>
      </w:ins>
      <w:ins w:id="2552" w:author="Chris Hogan" w:date="2025-09-22T02:28:00Z">
        <w:r w:rsidRPr="00D535BF">
          <w:rPr>
            <w:lang w:val="en-CA"/>
          </w:rPr>
          <w:t xml:space="preserve">Some rules do not create new </w:t>
        </w:r>
      </w:ins>
      <w:ins w:id="2553" w:author="Chris Hogan" w:date="2025-09-22T12:33:00Z" w16du:dateUtc="2025-09-22T18:33:00Z">
        <w:r w:rsidR="0028506B">
          <w:rPr>
            <w:lang w:val="en-CA"/>
          </w:rPr>
          <w:t>obligations</w:t>
        </w:r>
      </w:ins>
      <w:ins w:id="2554" w:author="Chris Hogan" w:date="2025-09-22T02:28:00Z">
        <w:r w:rsidRPr="00D535BF">
          <w:rPr>
            <w:lang w:val="en-CA"/>
          </w:rPr>
          <w:t xml:space="preserve"> but instead </w:t>
        </w:r>
        <w:r w:rsidRPr="00B85E9D">
          <w:rPr>
            <w:i/>
            <w:iCs/>
            <w:lang w:val="en-CA"/>
            <w:rPrChange w:id="2555" w:author="Chris Hogan" w:date="2025-09-22T02:29:00Z" w16du:dateUtc="2025-09-22T08:29:00Z">
              <w:rPr>
                <w:b/>
                <w:bCs/>
                <w:lang w:val="en-CA"/>
              </w:rPr>
            </w:rPrChange>
          </w:rPr>
          <w:t xml:space="preserve">transform </w:t>
        </w:r>
      </w:ins>
      <w:ins w:id="2556" w:author="Chris Hogan" w:date="2025-09-22T12:33:00Z" w16du:dateUtc="2025-09-22T18:33:00Z">
        <w:r w:rsidR="0028506B">
          <w:rPr>
            <w:i/>
            <w:iCs/>
            <w:lang w:val="en-CA"/>
          </w:rPr>
          <w:t>obligations</w:t>
        </w:r>
      </w:ins>
      <w:ins w:id="2557" w:author="Chris Hogan" w:date="2025-09-22T02:28:00Z">
        <w:r w:rsidRPr="00B85E9D">
          <w:rPr>
            <w:i/>
            <w:iCs/>
            <w:lang w:val="en-CA"/>
            <w:rPrChange w:id="2558" w:author="Chris Hogan" w:date="2025-09-22T02:29:00Z" w16du:dateUtc="2025-09-22T08:29:00Z">
              <w:rPr>
                <w:b/>
                <w:bCs/>
                <w:lang w:val="en-CA"/>
              </w:rPr>
            </w:rPrChange>
          </w:rPr>
          <w:t xml:space="preserve"> that were already emitted</w:t>
        </w:r>
        <w:r w:rsidRPr="00B85E9D">
          <w:rPr>
            <w:i/>
            <w:iCs/>
            <w:lang w:val="en-CA"/>
            <w:rPrChange w:id="2559" w:author="Chris Hogan" w:date="2025-09-22T02:29:00Z" w16du:dateUtc="2025-09-22T08:29:00Z">
              <w:rPr>
                <w:lang w:val="en-CA"/>
              </w:rPr>
            </w:rPrChange>
          </w:rPr>
          <w:t>.</w:t>
        </w:r>
        <w:r w:rsidRPr="00D535BF">
          <w:rPr>
            <w:lang w:val="en-CA"/>
          </w:rPr>
          <w:t xml:space="preserve"> For example, a rule may substitute an </w:t>
        </w:r>
      </w:ins>
      <w:ins w:id="2560" w:author="Chris Hogan" w:date="2025-09-22T02:29:00Z" w16du:dateUtc="2025-09-22T08:29:00Z">
        <w:r w:rsidR="00B85E9D">
          <w:rPr>
            <w:lang w:val="en-CA"/>
          </w:rPr>
          <w:t xml:space="preserve">allowance </w:t>
        </w:r>
      </w:ins>
      <w:ins w:id="2561" w:author="Chris Hogan" w:date="2025-09-22T02:28:00Z">
        <w:r w:rsidRPr="00D535BF">
          <w:rPr>
            <w:lang w:val="en-CA"/>
          </w:rPr>
          <w:t xml:space="preserve">in-lieu </w:t>
        </w:r>
      </w:ins>
      <w:ins w:id="2562" w:author="Chris Hogan" w:date="2025-09-22T02:29:00Z" w16du:dateUtc="2025-09-22T08:29:00Z">
        <w:r w:rsidR="00B85E9D">
          <w:rPr>
            <w:lang w:val="en-CA"/>
          </w:rPr>
          <w:t>of a meal</w:t>
        </w:r>
      </w:ins>
      <w:ins w:id="2563" w:author="Chris Hogan" w:date="2025-09-22T02:28:00Z">
        <w:r w:rsidRPr="00D535BF">
          <w:rPr>
            <w:lang w:val="en-CA"/>
          </w:rPr>
          <w:t xml:space="preserve"> not provided, remove an allowance under certain conditions, or top up an </w:t>
        </w:r>
      </w:ins>
      <w:ins w:id="2564" w:author="Chris Hogan" w:date="2025-09-22T02:29:00Z" w16du:dateUtc="2025-09-22T08:29:00Z">
        <w:r w:rsidR="002D7834">
          <w:rPr>
            <w:lang w:val="en-CA"/>
          </w:rPr>
          <w:t xml:space="preserve">allowance </w:t>
        </w:r>
      </w:ins>
      <w:ins w:id="2565" w:author="Chris Hogan" w:date="2025-09-22T02:28:00Z">
        <w:r w:rsidRPr="00D535BF">
          <w:rPr>
            <w:lang w:val="en-CA"/>
          </w:rPr>
          <w:t xml:space="preserve">amount to meet a minimum. Keeping these </w:t>
        </w:r>
      </w:ins>
      <w:ins w:id="2566" w:author="Chris Hogan" w:date="2025-09-22T02:29:00Z" w16du:dateUtc="2025-09-22T08:29:00Z">
        <w:r w:rsidR="002D7834">
          <w:rPr>
            <w:lang w:val="en-CA"/>
          </w:rPr>
          <w:t>oper</w:t>
        </w:r>
      </w:ins>
      <w:ins w:id="2567" w:author="Chris Hogan" w:date="2025-09-22T02:30:00Z" w16du:dateUtc="2025-09-22T08:30:00Z">
        <w:r w:rsidR="002D7834">
          <w:rPr>
            <w:lang w:val="en-CA"/>
          </w:rPr>
          <w:t xml:space="preserve">ations </w:t>
        </w:r>
      </w:ins>
      <w:ins w:id="2568" w:author="Chris Hogan" w:date="2025-09-22T02:28:00Z">
        <w:r w:rsidRPr="00D535BF">
          <w:rPr>
            <w:lang w:val="en-CA"/>
          </w:rPr>
          <w:t xml:space="preserve">separate from </w:t>
        </w:r>
      </w:ins>
      <w:ins w:id="2569" w:author="Chris Hogan" w:date="2025-09-22T12:33:00Z" w16du:dateUtc="2025-09-22T18:33:00Z">
        <w:r w:rsidR="0028506B">
          <w:rPr>
            <w:lang w:val="en-CA"/>
          </w:rPr>
          <w:t>obligations</w:t>
        </w:r>
      </w:ins>
      <w:ins w:id="2570" w:author="Chris Hogan" w:date="2025-09-22T02:28:00Z">
        <w:r w:rsidRPr="00D535BF">
          <w:rPr>
            <w:lang w:val="en-CA"/>
          </w:rPr>
          <w:t xml:space="preserve"> preserves clarity:</w:t>
        </w:r>
      </w:ins>
    </w:p>
    <w:p w14:paraId="525D3906" w14:textId="77777777" w:rsidR="00D535BF" w:rsidRPr="00D535BF" w:rsidRDefault="00D535BF" w:rsidP="00D535BF">
      <w:pPr>
        <w:numPr>
          <w:ilvl w:val="0"/>
          <w:numId w:val="37"/>
        </w:numPr>
        <w:rPr>
          <w:ins w:id="2571" w:author="Chris Hogan" w:date="2025-09-22T02:28:00Z"/>
          <w:lang w:val="en-CA"/>
        </w:rPr>
      </w:pPr>
      <w:ins w:id="2572" w:author="Chris Hogan" w:date="2025-09-22T02:28:00Z">
        <w:r w:rsidRPr="00D535BF">
          <w:rPr>
            <w:b/>
            <w:bCs/>
            <w:lang w:val="en-CA"/>
          </w:rPr>
          <w:t>Trigger</w:t>
        </w:r>
        <w:r w:rsidRPr="00D535BF">
          <w:rPr>
            <w:lang w:val="en-CA"/>
          </w:rPr>
          <w:t xml:space="preserve"> decides if the rule applies at all.</w:t>
        </w:r>
      </w:ins>
    </w:p>
    <w:p w14:paraId="5D618F8B" w14:textId="1FF3C89B" w:rsidR="00D535BF" w:rsidRPr="00D535BF" w:rsidRDefault="00D535BF" w:rsidP="00D535BF">
      <w:pPr>
        <w:numPr>
          <w:ilvl w:val="0"/>
          <w:numId w:val="37"/>
        </w:numPr>
        <w:rPr>
          <w:ins w:id="2573" w:author="Chris Hogan" w:date="2025-09-22T02:28:00Z"/>
          <w:lang w:val="en-CA"/>
        </w:rPr>
      </w:pPr>
      <w:proofErr w:type="spellStart"/>
      <w:ins w:id="2574" w:author="Chris Hogan" w:date="2025-09-22T02:28:00Z">
        <w:r w:rsidRPr="00D535BF">
          <w:rPr>
            <w:b/>
            <w:bCs/>
            <w:lang w:val="en-CA"/>
          </w:rPr>
          <w:lastRenderedPageBreak/>
          <w:t>Trigger.recurs</w:t>
        </w:r>
        <w:proofErr w:type="spellEnd"/>
        <w:r w:rsidRPr="00D535BF">
          <w:rPr>
            <w:lang w:val="en-CA"/>
          </w:rPr>
          <w:t xml:space="preserve"> specifies how many times </w:t>
        </w:r>
      </w:ins>
      <w:ins w:id="2575" w:author="Chris Hogan" w:date="2025-09-22T12:33:00Z" w16du:dateUtc="2025-09-22T18:33:00Z">
        <w:r w:rsidR="0028506B">
          <w:rPr>
            <w:lang w:val="en-CA"/>
          </w:rPr>
          <w:t>obligations</w:t>
        </w:r>
      </w:ins>
      <w:ins w:id="2576" w:author="Chris Hogan" w:date="2025-09-22T02:28:00Z">
        <w:r w:rsidRPr="00D535BF">
          <w:rPr>
            <w:lang w:val="en-CA"/>
          </w:rPr>
          <w:t xml:space="preserve"> repeat in the same case/event.</w:t>
        </w:r>
      </w:ins>
    </w:p>
    <w:p w14:paraId="02CCA4B6" w14:textId="59C4F755" w:rsidR="00D535BF" w:rsidRPr="00D535BF" w:rsidRDefault="0028506B" w:rsidP="00D535BF">
      <w:pPr>
        <w:numPr>
          <w:ilvl w:val="0"/>
          <w:numId w:val="37"/>
        </w:numPr>
        <w:rPr>
          <w:ins w:id="2577" w:author="Chris Hogan" w:date="2025-09-22T02:28:00Z"/>
          <w:lang w:val="en-CA"/>
        </w:rPr>
      </w:pPr>
      <w:ins w:id="2578" w:author="Chris Hogan" w:date="2025-09-22T12:33:00Z" w16du:dateUtc="2025-09-22T18:33:00Z">
        <w:r>
          <w:rPr>
            <w:b/>
            <w:bCs/>
            <w:lang w:val="en-CA"/>
          </w:rPr>
          <w:t>Obligations</w:t>
        </w:r>
      </w:ins>
      <w:ins w:id="2579" w:author="Chris Hogan" w:date="2025-09-22T02:28:00Z">
        <w:r w:rsidR="00D535BF" w:rsidRPr="00D535BF">
          <w:rPr>
            <w:lang w:val="en-CA"/>
          </w:rPr>
          <w:t xml:space="preserve"> declare what outcomes are emitted when the rule applies.</w:t>
        </w:r>
      </w:ins>
    </w:p>
    <w:p w14:paraId="7FD78C17" w14:textId="741B2A0A" w:rsidR="00D535BF" w:rsidRPr="00D535BF" w:rsidRDefault="00D535BF" w:rsidP="00D535BF">
      <w:pPr>
        <w:numPr>
          <w:ilvl w:val="0"/>
          <w:numId w:val="37"/>
        </w:numPr>
        <w:rPr>
          <w:ins w:id="2580" w:author="Chris Hogan" w:date="2025-09-22T02:28:00Z"/>
          <w:lang w:val="en-CA"/>
        </w:rPr>
      </w:pPr>
      <w:ins w:id="2581" w:author="Chris Hogan" w:date="2025-09-22T02:28:00Z">
        <w:r w:rsidRPr="00D535BF">
          <w:rPr>
            <w:b/>
            <w:bCs/>
            <w:lang w:val="en-CA"/>
          </w:rPr>
          <w:t>Operations</w:t>
        </w:r>
        <w:r w:rsidRPr="00D535BF">
          <w:rPr>
            <w:lang w:val="en-CA"/>
          </w:rPr>
          <w:t xml:space="preserve"> reshape </w:t>
        </w:r>
      </w:ins>
      <w:ins w:id="2582" w:author="Chris Hogan" w:date="2025-09-22T12:33:00Z" w16du:dateUtc="2025-09-22T18:33:00Z">
        <w:r w:rsidR="0028506B">
          <w:rPr>
            <w:lang w:val="en-CA"/>
          </w:rPr>
          <w:t>obligations</w:t>
        </w:r>
      </w:ins>
      <w:ins w:id="2583" w:author="Chris Hogan" w:date="2025-09-22T02:30:00Z" w16du:dateUtc="2025-09-22T08:30:00Z">
        <w:r w:rsidR="008B52BF">
          <w:rPr>
            <w:lang w:val="en-CA"/>
          </w:rPr>
          <w:t xml:space="preserve"> </w:t>
        </w:r>
      </w:ins>
      <w:ins w:id="2584" w:author="Chris Hogan" w:date="2025-09-22T02:28:00Z">
        <w:r w:rsidRPr="00D535BF">
          <w:rPr>
            <w:lang w:val="en-CA"/>
          </w:rPr>
          <w:t>after emission</w:t>
        </w:r>
      </w:ins>
      <w:ins w:id="2585" w:author="Chris Hogan" w:date="2025-09-22T02:30:00Z" w16du:dateUtc="2025-09-22T08:30:00Z">
        <w:r w:rsidR="008B52BF">
          <w:rPr>
            <w:lang w:val="en-CA"/>
          </w:rPr>
          <w:t xml:space="preserve"> if applicable</w:t>
        </w:r>
      </w:ins>
      <w:ins w:id="2586" w:author="Chris Hogan" w:date="2025-09-22T02:28:00Z">
        <w:r w:rsidRPr="00D535BF">
          <w:rPr>
            <w:lang w:val="en-CA"/>
          </w:rPr>
          <w:t>.</w:t>
        </w:r>
      </w:ins>
    </w:p>
    <w:p w14:paraId="0B26547C" w14:textId="530DA892" w:rsidR="00D535BF" w:rsidRPr="00D535BF" w:rsidRDefault="00D535BF" w:rsidP="00D535BF">
      <w:pPr>
        <w:rPr>
          <w:ins w:id="2587" w:author="Chris Hogan" w:date="2025-09-22T02:28:00Z"/>
          <w:lang w:val="en-CA"/>
        </w:rPr>
      </w:pPr>
      <w:ins w:id="2588" w:author="Chris Hogan" w:date="2025-09-22T02:28:00Z">
        <w:r w:rsidRPr="00D535BF">
          <w:rPr>
            <w:lang w:val="en-CA"/>
          </w:rPr>
          <w:t xml:space="preserve">This separation makes the knowledge base declarative and keeps </w:t>
        </w:r>
      </w:ins>
      <w:ins w:id="2589" w:author="Chris Hogan" w:date="2025-09-22T02:31:00Z" w16du:dateUtc="2025-09-22T08:31:00Z">
        <w:r w:rsidR="00DD15A1">
          <w:rPr>
            <w:lang w:val="en-CA"/>
          </w:rPr>
          <w:t xml:space="preserve">rule </w:t>
        </w:r>
      </w:ins>
      <w:ins w:id="2590" w:author="Chris Hogan" w:date="2025-09-22T02:28:00Z">
        <w:r w:rsidRPr="00D535BF">
          <w:rPr>
            <w:lang w:val="en-CA"/>
          </w:rPr>
          <w:t xml:space="preserve">evaluation order outside of the rules themselves. The </w:t>
        </w:r>
      </w:ins>
      <w:ins w:id="2591" w:author="Chris Hogan" w:date="2025-09-22T02:31:00Z" w16du:dateUtc="2025-09-22T08:31:00Z">
        <w:r w:rsidR="00411E56">
          <w:rPr>
            <w:lang w:val="en-CA"/>
          </w:rPr>
          <w:t xml:space="preserve">rule </w:t>
        </w:r>
      </w:ins>
      <w:ins w:id="2592" w:author="Chris Hogan" w:date="2025-09-22T02:28:00Z">
        <w:r w:rsidRPr="00D535BF">
          <w:rPr>
            <w:lang w:val="en-CA"/>
          </w:rPr>
          <w:t>evaluator always follows a fixed, deterministic sequence (</w:t>
        </w:r>
      </w:ins>
      <w:ins w:id="2593" w:author="Chris Hogan" w:date="2025-09-22T02:31:00Z" w16du:dateUtc="2025-09-22T08:31:00Z">
        <w:r w:rsidR="00411E56">
          <w:rPr>
            <w:lang w:val="en-CA"/>
          </w:rPr>
          <w:t xml:space="preserve">fetch rules </w:t>
        </w:r>
      </w:ins>
      <w:ins w:id="2594" w:author="Chris Hogan" w:date="2025-09-22T02:28:00Z">
        <w:r w:rsidRPr="00D535BF">
          <w:rPr>
            <w:lang w:val="en-CA"/>
          </w:rPr>
          <w:t xml:space="preserve">emit </w:t>
        </w:r>
      </w:ins>
      <w:ins w:id="2595" w:author="Chris Hogan" w:date="2025-09-22T12:33:00Z" w16du:dateUtc="2025-09-22T18:33:00Z">
        <w:r w:rsidR="0028506B">
          <w:rPr>
            <w:lang w:val="en-CA"/>
          </w:rPr>
          <w:t>obligations</w:t>
        </w:r>
      </w:ins>
      <w:ins w:id="2596" w:author="Chris Hogan" w:date="2025-09-22T02:31:00Z" w16du:dateUtc="2025-09-22T08:31:00Z">
        <w:r w:rsidR="00411E56">
          <w:rPr>
            <w:lang w:val="en-CA"/>
          </w:rPr>
          <w:t xml:space="preserve"> </w:t>
        </w:r>
      </w:ins>
      <w:ins w:id="2597" w:author="Chris Hogan" w:date="2025-09-22T02:28:00Z">
        <w:r w:rsidRPr="00D535BF">
          <w:rPr>
            <w:lang w:val="en-CA"/>
          </w:rPr>
          <w:t xml:space="preserve">→ check for missing </w:t>
        </w:r>
      </w:ins>
      <w:ins w:id="2598" w:author="Chris Hogan" w:date="2025-09-22T02:32:00Z" w16du:dateUtc="2025-09-22T08:32:00Z">
        <w:r w:rsidR="003952F7">
          <w:rPr>
            <w:lang w:val="en-CA"/>
          </w:rPr>
          <w:t xml:space="preserve">fulfillments </w:t>
        </w:r>
      </w:ins>
      <w:ins w:id="2599" w:author="Chris Hogan" w:date="2025-09-22T02:28:00Z">
        <w:r w:rsidRPr="00D535BF">
          <w:rPr>
            <w:lang w:val="en-CA"/>
          </w:rPr>
          <w:t xml:space="preserve">→ apply substitutions → apply removals/top-ups/caps → </w:t>
        </w:r>
      </w:ins>
      <w:ins w:id="2600" w:author="Chris Hogan" w:date="2025-09-22T02:32:00Z" w16du:dateUtc="2025-09-22T08:32:00Z">
        <w:r w:rsidR="007543A0">
          <w:rPr>
            <w:lang w:val="en-CA"/>
          </w:rPr>
          <w:t>normalize</w:t>
        </w:r>
      </w:ins>
      <w:ins w:id="2601" w:author="Chris Hogan" w:date="2025-09-22T02:28:00Z">
        <w:r w:rsidRPr="00D535BF">
          <w:rPr>
            <w:lang w:val="en-CA"/>
          </w:rPr>
          <w:t xml:space="preserve">). </w:t>
        </w:r>
      </w:ins>
      <w:ins w:id="2602" w:author="Chris Hogan" w:date="2025-09-22T02:32:00Z" w16du:dateUtc="2025-09-22T08:32:00Z">
        <w:r w:rsidR="007543A0">
          <w:rPr>
            <w:lang w:val="en-CA"/>
          </w:rPr>
          <w:t>Rule a</w:t>
        </w:r>
      </w:ins>
      <w:ins w:id="2603" w:author="Chris Hogan" w:date="2025-09-22T02:28:00Z">
        <w:r w:rsidRPr="00D535BF">
          <w:rPr>
            <w:lang w:val="en-CA"/>
          </w:rPr>
          <w:t xml:space="preserve">uthors do not encode relationships between rules or control sequencing, which avoids ambiguity, prevents cycles, and ensures consistent results and audit trails. </w:t>
        </w:r>
      </w:ins>
      <w:ins w:id="2604" w:author="Chris Hogan" w:date="2025-09-22T02:33:00Z" w16du:dateUtc="2025-09-22T08:33:00Z">
        <w:r w:rsidR="00967E7C">
          <w:rPr>
            <w:lang w:val="en-CA"/>
          </w:rPr>
          <w:t xml:space="preserve">Operations select </w:t>
        </w:r>
      </w:ins>
      <w:ins w:id="2605" w:author="Chris Hogan" w:date="2025-09-22T12:33:00Z" w16du:dateUtc="2025-09-22T18:33:00Z">
        <w:r w:rsidR="0028506B">
          <w:rPr>
            <w:lang w:val="en-CA"/>
          </w:rPr>
          <w:t>obligations</w:t>
        </w:r>
      </w:ins>
      <w:ins w:id="2606" w:author="Chris Hogan" w:date="2025-09-22T02:28:00Z">
        <w:r w:rsidRPr="00D535BF">
          <w:rPr>
            <w:lang w:val="en-CA"/>
          </w:rPr>
          <w:t xml:space="preserve"> directly (via stable tags) rather than referencing rule IDs, </w:t>
        </w:r>
      </w:ins>
      <w:ins w:id="2607" w:author="Chris Hogan" w:date="2025-09-22T02:33:00Z" w16du:dateUtc="2025-09-22T08:33:00Z">
        <w:r w:rsidR="00CF6785">
          <w:rPr>
            <w:lang w:val="en-CA"/>
          </w:rPr>
          <w:t>which</w:t>
        </w:r>
      </w:ins>
      <w:ins w:id="2608" w:author="Chris Hogan" w:date="2025-09-22T02:28:00Z">
        <w:r w:rsidRPr="00D535BF">
          <w:rPr>
            <w:lang w:val="en-CA"/>
          </w:rPr>
          <w:t xml:space="preserve">, simplifies LLM extraction, </w:t>
        </w:r>
      </w:ins>
      <w:ins w:id="2609" w:author="Chris Hogan" w:date="2025-09-22T02:33:00Z" w16du:dateUtc="2025-09-22T08:33:00Z">
        <w:r w:rsidR="00CF6785" w:rsidRPr="00D535BF">
          <w:rPr>
            <w:lang w:val="en-CA"/>
          </w:rPr>
          <w:t>eliminates fragile dependencies</w:t>
        </w:r>
        <w:r w:rsidR="00CF6785">
          <w:rPr>
            <w:lang w:val="en-CA"/>
          </w:rPr>
          <w:t xml:space="preserve">, </w:t>
        </w:r>
      </w:ins>
      <w:ins w:id="2610" w:author="Chris Hogan" w:date="2025-09-22T02:28:00Z">
        <w:r w:rsidRPr="00D535BF">
          <w:rPr>
            <w:lang w:val="en-CA"/>
          </w:rPr>
          <w:t>and keeps rule authoring focused on policy intent rather than evaluator mechanics.</w:t>
        </w:r>
      </w:ins>
    </w:p>
    <w:p w14:paraId="5883C27B" w14:textId="184AFEA6" w:rsidR="00D535BF" w:rsidRPr="00D535BF" w:rsidRDefault="00D535BF" w:rsidP="00D535BF">
      <w:pPr>
        <w:rPr>
          <w:ins w:id="2611" w:author="Chris Hogan" w:date="2025-09-22T02:28:00Z"/>
          <w:lang w:val="en-CA"/>
        </w:rPr>
      </w:pPr>
      <w:ins w:id="2612" w:author="Chris Hogan" w:date="2025-09-22T02:28:00Z">
        <w:r w:rsidRPr="00D535BF">
          <w:rPr>
            <w:b/>
            <w:bCs/>
            <w:lang w:val="en-CA"/>
          </w:rPr>
          <w:t>What:</w:t>
        </w:r>
      </w:ins>
      <w:ins w:id="2613" w:author="Chris Hogan" w:date="2025-09-22T02:34:00Z" w16du:dateUtc="2025-09-22T08:34:00Z">
        <w:r w:rsidR="00CF6785">
          <w:rPr>
            <w:b/>
            <w:bCs/>
            <w:lang w:val="en-CA"/>
          </w:rPr>
          <w:t xml:space="preserve"> </w:t>
        </w:r>
      </w:ins>
      <w:ins w:id="2614" w:author="Chris Hogan" w:date="2025-09-22T02:28:00Z">
        <w:r w:rsidRPr="00D535BF">
          <w:rPr>
            <w:lang w:val="en-CA"/>
          </w:rPr>
          <w:t xml:space="preserve">Array of </w:t>
        </w:r>
      </w:ins>
      <w:ins w:id="2615" w:author="Chris Hogan" w:date="2025-09-22T02:34:00Z" w16du:dateUtc="2025-09-22T08:34:00Z">
        <w:r w:rsidR="00CF6785">
          <w:rPr>
            <w:lang w:val="en-CA"/>
          </w:rPr>
          <w:t>O</w:t>
        </w:r>
      </w:ins>
      <w:ins w:id="2616" w:author="Chris Hogan" w:date="2025-09-22T02:28:00Z">
        <w:r w:rsidRPr="00D535BF">
          <w:rPr>
            <w:lang w:val="en-CA"/>
          </w:rPr>
          <w:t>bjects</w:t>
        </w:r>
      </w:ins>
      <w:ins w:id="2617" w:author="Chris Hogan" w:date="2025-09-22T02:34:00Z" w16du:dateUtc="2025-09-22T08:34:00Z">
        <w:r w:rsidR="00695F46">
          <w:rPr>
            <w:lang w:val="en-CA"/>
          </w:rPr>
          <w:t xml:space="preserve"> with</w:t>
        </w:r>
      </w:ins>
      <w:ins w:id="2618" w:author="Chris Hogan" w:date="2025-09-22T02:28:00Z">
        <w:r w:rsidRPr="00D535BF">
          <w:rPr>
            <w:lang w:val="en-CA"/>
          </w:rPr>
          <w:t>:</w:t>
        </w:r>
      </w:ins>
    </w:p>
    <w:p w14:paraId="51C8D3AE" w14:textId="494D3298" w:rsidR="00D535BF" w:rsidRPr="00D535BF" w:rsidRDefault="00695F46" w:rsidP="00D535BF">
      <w:pPr>
        <w:numPr>
          <w:ilvl w:val="0"/>
          <w:numId w:val="38"/>
        </w:numPr>
        <w:rPr>
          <w:ins w:id="2619" w:author="Chris Hogan" w:date="2025-09-22T02:28:00Z"/>
          <w:lang w:val="en-CA"/>
        </w:rPr>
      </w:pPr>
      <w:ins w:id="2620" w:author="Chris Hogan" w:date="2025-09-22T02:34:00Z" w16du:dateUtc="2025-09-22T08:34:00Z">
        <w:r>
          <w:rPr>
            <w:lang w:val="en-CA"/>
          </w:rPr>
          <w:t>o</w:t>
        </w:r>
      </w:ins>
      <w:ins w:id="2621" w:author="Chris Hogan" w:date="2025-09-22T02:28:00Z">
        <w:r w:rsidR="00D535BF" w:rsidRPr="00D535BF">
          <w:rPr>
            <w:lang w:val="en-CA"/>
          </w:rPr>
          <w:t>p</w:t>
        </w:r>
      </w:ins>
      <w:ins w:id="2622" w:author="Chris Hogan" w:date="2025-09-22T02:34:00Z" w16du:dateUtc="2025-09-22T08:34:00Z">
        <w:r>
          <w:rPr>
            <w:lang w:val="en-CA"/>
          </w:rPr>
          <w:t xml:space="preserve">: </w:t>
        </w:r>
      </w:ins>
      <w:ins w:id="2623" w:author="Chris Hogan" w:date="2025-09-22T02:28:00Z">
        <w:r w:rsidR="00D535BF" w:rsidRPr="00D535BF">
          <w:rPr>
            <w:lang w:val="en-CA"/>
          </w:rPr>
          <w:t xml:space="preserve">the action (substitute | remove | </w:t>
        </w:r>
        <w:proofErr w:type="spellStart"/>
        <w:r w:rsidR="00D535BF" w:rsidRPr="00D535BF">
          <w:rPr>
            <w:lang w:val="en-CA"/>
          </w:rPr>
          <w:t>top_up</w:t>
        </w:r>
        <w:proofErr w:type="spellEnd"/>
        <w:r w:rsidR="00D535BF" w:rsidRPr="00D535BF">
          <w:rPr>
            <w:lang w:val="en-CA"/>
          </w:rPr>
          <w:t xml:space="preserve"> | cap).</w:t>
        </w:r>
      </w:ins>
    </w:p>
    <w:p w14:paraId="206DA2BD" w14:textId="66FCEB90" w:rsidR="00D535BF" w:rsidRPr="00D535BF" w:rsidRDefault="00695F46" w:rsidP="00D535BF">
      <w:pPr>
        <w:numPr>
          <w:ilvl w:val="0"/>
          <w:numId w:val="38"/>
        </w:numPr>
        <w:rPr>
          <w:ins w:id="2624" w:author="Chris Hogan" w:date="2025-09-22T02:28:00Z"/>
          <w:lang w:val="en-CA"/>
        </w:rPr>
      </w:pPr>
      <w:ins w:id="2625" w:author="Chris Hogan" w:date="2025-09-22T02:34:00Z" w16du:dateUtc="2025-09-22T08:34:00Z">
        <w:r>
          <w:rPr>
            <w:lang w:val="en-CA"/>
          </w:rPr>
          <w:t>s</w:t>
        </w:r>
      </w:ins>
      <w:ins w:id="2626" w:author="Chris Hogan" w:date="2025-09-22T02:28:00Z">
        <w:r w:rsidR="00D535BF" w:rsidRPr="00D535BF">
          <w:rPr>
            <w:lang w:val="en-CA"/>
          </w:rPr>
          <w:t>elect</w:t>
        </w:r>
      </w:ins>
      <w:ins w:id="2627" w:author="Chris Hogan" w:date="2025-09-22T02:34:00Z" w16du:dateUtc="2025-09-22T08:34:00Z">
        <w:r>
          <w:rPr>
            <w:lang w:val="en-CA"/>
          </w:rPr>
          <w:t xml:space="preserve">: </w:t>
        </w:r>
      </w:ins>
      <w:ins w:id="2628" w:author="Chris Hogan" w:date="2025-09-22T02:28:00Z">
        <w:r w:rsidR="00D535BF" w:rsidRPr="00D535BF">
          <w:rPr>
            <w:lang w:val="en-CA"/>
          </w:rPr>
          <w:t xml:space="preserve">selector over provision rows (e.g., by </w:t>
        </w:r>
        <w:proofErr w:type="spellStart"/>
        <w:r w:rsidR="00D535BF" w:rsidRPr="00D535BF">
          <w:rPr>
            <w:lang w:val="en-CA"/>
          </w:rPr>
          <w:t>provision_tag</w:t>
        </w:r>
        <w:proofErr w:type="spellEnd"/>
        <w:r w:rsidR="00D535BF" w:rsidRPr="00D535BF">
          <w:rPr>
            <w:lang w:val="en-CA"/>
          </w:rPr>
          <w:t>)</w:t>
        </w:r>
      </w:ins>
    </w:p>
    <w:p w14:paraId="2908EF0C" w14:textId="21997D45" w:rsidR="00D535BF" w:rsidRPr="00D535BF" w:rsidRDefault="00D535BF" w:rsidP="00D535BF">
      <w:pPr>
        <w:numPr>
          <w:ilvl w:val="0"/>
          <w:numId w:val="38"/>
        </w:numPr>
        <w:rPr>
          <w:ins w:id="2629" w:author="Chris Hogan" w:date="2025-09-22T02:28:00Z"/>
        </w:rPr>
      </w:pPr>
      <w:ins w:id="2630" w:author="Chris Hogan" w:date="2025-09-22T02:28:00Z">
        <w:r w:rsidRPr="27644B2E">
          <w:t>scope</w:t>
        </w:r>
      </w:ins>
      <w:ins w:id="2631" w:author="Chris Hogan" w:date="2025-09-22T02:35:00Z" w16du:dateUtc="2025-09-22T08:35:00Z">
        <w:r w:rsidR="00495571" w:rsidRPr="27644B2E">
          <w:t xml:space="preserve">: at what level </w:t>
        </w:r>
      </w:ins>
      <w:ins w:id="2632" w:author="Chris Hogan" w:date="2025-09-22T02:28:00Z">
        <w:r w:rsidRPr="27644B2E">
          <w:t>to apply the action. Default is "</w:t>
        </w:r>
        <w:proofErr w:type="spellStart"/>
        <w:r w:rsidRPr="27644B2E">
          <w:t>provision_group</w:t>
        </w:r>
        <w:proofErr w:type="spellEnd"/>
        <w:r w:rsidRPr="27644B2E">
          <w:t xml:space="preserve">" meaning all </w:t>
        </w:r>
      </w:ins>
      <w:ins w:id="2633" w:author="Chris Hogan" w:date="2025-09-22T12:33:00Z" w16du:dateUtc="2025-09-22T18:33:00Z">
        <w:r w:rsidR="0028506B" w:rsidRPr="27644B2E">
          <w:t>obligations</w:t>
        </w:r>
      </w:ins>
      <w:ins w:id="2634" w:author="Chris Hogan" w:date="2025-09-22T02:28:00Z">
        <w:r w:rsidRPr="27644B2E">
          <w:t xml:space="preserve"> emitted together by one trigger/recurrence firing.</w:t>
        </w:r>
      </w:ins>
      <w:ins w:id="2635" w:author="Chris Hogan" w:date="2025-09-22T02:35:00Z" w16du:dateUtc="2025-09-22T08:35:00Z">
        <w:r w:rsidR="00E5028C" w:rsidRPr="27644B2E">
          <w:t xml:space="preserve"> Other option is “</w:t>
        </w:r>
        <w:proofErr w:type="spellStart"/>
        <w:r w:rsidR="00E5028C" w:rsidRPr="27644B2E">
          <w:t>provision_item</w:t>
        </w:r>
        <w:proofErr w:type="spellEnd"/>
        <w:r w:rsidR="00E5028C" w:rsidRPr="27644B2E">
          <w:t>”.</w:t>
        </w:r>
      </w:ins>
    </w:p>
    <w:p w14:paraId="56C776A6" w14:textId="4257A125" w:rsidR="00D535BF" w:rsidRPr="00D535BF" w:rsidRDefault="00D535BF" w:rsidP="00D535BF">
      <w:pPr>
        <w:numPr>
          <w:ilvl w:val="0"/>
          <w:numId w:val="38"/>
        </w:numPr>
        <w:rPr>
          <w:ins w:id="2636" w:author="Chris Hogan" w:date="2025-09-22T02:28:00Z"/>
          <w:lang w:val="en-CA"/>
        </w:rPr>
      </w:pPr>
      <w:ins w:id="2637" w:author="Chris Hogan" w:date="2025-09-22T02:28:00Z">
        <w:r w:rsidRPr="00D535BF">
          <w:rPr>
            <w:lang w:val="en-CA"/>
          </w:rPr>
          <w:t xml:space="preserve">Additional fields depending on the </w:t>
        </w:r>
      </w:ins>
      <w:ins w:id="2638" w:author="Chris Hogan" w:date="2025-09-22T02:39:00Z" w16du:dateUtc="2025-09-22T08:39:00Z">
        <w:r w:rsidR="00BD2925">
          <w:rPr>
            <w:lang w:val="en-CA"/>
          </w:rPr>
          <w:t>operation</w:t>
        </w:r>
      </w:ins>
      <w:ins w:id="2639" w:author="Chris Hogan" w:date="2025-09-22T02:28:00Z">
        <w:r w:rsidRPr="00D535BF">
          <w:rPr>
            <w:lang w:val="en-CA"/>
          </w:rPr>
          <w:t>:</w:t>
        </w:r>
      </w:ins>
    </w:p>
    <w:p w14:paraId="3D1FAF99" w14:textId="5AD7EED3" w:rsidR="00D535BF" w:rsidRPr="00D535BF" w:rsidRDefault="00D535BF" w:rsidP="00D535BF">
      <w:pPr>
        <w:numPr>
          <w:ilvl w:val="1"/>
          <w:numId w:val="38"/>
        </w:numPr>
        <w:rPr>
          <w:ins w:id="2640" w:author="Chris Hogan" w:date="2025-09-22T02:28:00Z"/>
          <w:lang w:val="en-CA"/>
        </w:rPr>
      </w:pPr>
      <w:ins w:id="2641" w:author="Chris Hogan" w:date="2025-09-22T02:28:00Z">
        <w:r w:rsidRPr="00D535BF">
          <w:rPr>
            <w:lang w:val="en-CA"/>
          </w:rPr>
          <w:t>substitute:</w:t>
        </w:r>
      </w:ins>
      <w:ins w:id="2642" w:author="Chris Hogan" w:date="2025-09-22T02:37:00Z" w16du:dateUtc="2025-09-22T08:37:00Z">
        <w:r w:rsidR="00FE62ED">
          <w:rPr>
            <w:lang w:val="en-CA"/>
          </w:rPr>
          <w:t xml:space="preserve"> </w:t>
        </w:r>
        <w:r w:rsidR="00FE62ED" w:rsidRPr="00D9048B">
          <w:rPr>
            <w:i/>
            <w:iCs/>
            <w:lang w:val="en-CA"/>
          </w:rPr>
          <w:t xml:space="preserve">(e.g. </w:t>
        </w:r>
        <w:r w:rsidR="00FE62ED">
          <w:rPr>
            <w:i/>
            <w:iCs/>
            <w:lang w:val="en-CA"/>
          </w:rPr>
          <w:t>meal allowance in lieu of meal not provided</w:t>
        </w:r>
        <w:r w:rsidR="00FE62ED" w:rsidRPr="00D9048B">
          <w:rPr>
            <w:i/>
            <w:iCs/>
            <w:lang w:val="en-CA"/>
          </w:rPr>
          <w:t>)</w:t>
        </w:r>
      </w:ins>
    </w:p>
    <w:p w14:paraId="03A04CA3" w14:textId="1A4042E7" w:rsidR="00D535BF" w:rsidRPr="00D535BF" w:rsidRDefault="00D535BF" w:rsidP="00D535BF">
      <w:pPr>
        <w:numPr>
          <w:ilvl w:val="2"/>
          <w:numId w:val="38"/>
        </w:numPr>
        <w:rPr>
          <w:ins w:id="2643" w:author="Chris Hogan" w:date="2025-09-22T02:28:00Z"/>
          <w:lang w:val="en-CA"/>
        </w:rPr>
      </w:pPr>
      <w:ins w:id="2644" w:author="Chris Hogan" w:date="2025-09-22T02:28:00Z">
        <w:r w:rsidRPr="00D535BF">
          <w:rPr>
            <w:lang w:val="en-CA"/>
          </w:rPr>
          <w:t>replacements</w:t>
        </w:r>
      </w:ins>
      <w:ins w:id="2645" w:author="Chris Hogan" w:date="2025-09-22T02:42:00Z" w16du:dateUtc="2025-09-22T08:42:00Z">
        <w:r w:rsidR="00B26260">
          <w:rPr>
            <w:lang w:val="en-CA"/>
          </w:rPr>
          <w:t xml:space="preserve">: </w:t>
        </w:r>
      </w:ins>
      <w:ins w:id="2646" w:author="Chris Hogan" w:date="2025-09-22T02:28:00Z">
        <w:r w:rsidRPr="00D535BF">
          <w:rPr>
            <w:lang w:val="en-CA"/>
          </w:rPr>
          <w:t xml:space="preserve">how many </w:t>
        </w:r>
        <w:proofErr w:type="gramStart"/>
        <w:r w:rsidRPr="00D535BF">
          <w:rPr>
            <w:lang w:val="en-CA"/>
          </w:rPr>
          <w:t>replacement</w:t>
        </w:r>
        <w:proofErr w:type="gramEnd"/>
        <w:r w:rsidRPr="00D535BF">
          <w:rPr>
            <w:lang w:val="en-CA"/>
          </w:rPr>
          <w:t xml:space="preserve"> bundles relative to missing occurrences ("</w:t>
        </w:r>
        <w:proofErr w:type="spellStart"/>
        <w:r w:rsidRPr="00D535BF">
          <w:rPr>
            <w:lang w:val="en-CA"/>
          </w:rPr>
          <w:t>per_missing</w:t>
        </w:r>
        <w:proofErr w:type="spellEnd"/>
        <w:r w:rsidRPr="00D535BF">
          <w:rPr>
            <w:lang w:val="en-CA"/>
          </w:rPr>
          <w:t>" default, "once", or a count expression).</w:t>
        </w:r>
      </w:ins>
    </w:p>
    <w:p w14:paraId="37A8CAB4" w14:textId="728E64D1" w:rsidR="00D535BF" w:rsidRPr="00D535BF" w:rsidRDefault="0028506B" w:rsidP="00D535BF">
      <w:pPr>
        <w:numPr>
          <w:ilvl w:val="2"/>
          <w:numId w:val="38"/>
        </w:numPr>
        <w:rPr>
          <w:ins w:id="2647" w:author="Chris Hogan" w:date="2025-09-22T02:28:00Z"/>
          <w:lang w:val="en-CA"/>
        </w:rPr>
      </w:pPr>
      <w:ins w:id="2648" w:author="Chris Hogan" w:date="2025-09-22T12:33:00Z" w16du:dateUtc="2025-09-22T18:33:00Z">
        <w:r>
          <w:rPr>
            <w:lang w:val="en-CA"/>
          </w:rPr>
          <w:t>obligations</w:t>
        </w:r>
      </w:ins>
      <w:ins w:id="2649" w:author="Chris Hogan" w:date="2025-09-22T02:42:00Z" w16du:dateUtc="2025-09-22T08:42:00Z">
        <w:r w:rsidR="00B26260">
          <w:rPr>
            <w:lang w:val="en-CA"/>
          </w:rPr>
          <w:t xml:space="preserve">: </w:t>
        </w:r>
      </w:ins>
      <w:ins w:id="2650" w:author="Chris Hogan" w:date="2025-09-22T02:28:00Z">
        <w:r w:rsidR="00D535BF" w:rsidRPr="00D535BF">
          <w:rPr>
            <w:lang w:val="en-CA"/>
          </w:rPr>
          <w:t xml:space="preserve">inline bundle to emit in place of the missing </w:t>
        </w:r>
      </w:ins>
      <w:ins w:id="2651" w:author="Chris Hogan" w:date="2025-09-22T12:33:00Z" w16du:dateUtc="2025-09-22T18:33:00Z">
        <w:r>
          <w:rPr>
            <w:lang w:val="en-CA"/>
          </w:rPr>
          <w:t>obligations</w:t>
        </w:r>
      </w:ins>
      <w:ins w:id="2652" w:author="Chris Hogan" w:date="2025-09-22T02:28:00Z">
        <w:r w:rsidR="00D535BF" w:rsidRPr="00D535BF">
          <w:rPr>
            <w:lang w:val="en-CA"/>
          </w:rPr>
          <w:t>.</w:t>
        </w:r>
      </w:ins>
    </w:p>
    <w:p w14:paraId="61752BC9" w14:textId="6BE7F0F9" w:rsidR="00D535BF" w:rsidRDefault="00D535BF" w:rsidP="00D535BF">
      <w:pPr>
        <w:numPr>
          <w:ilvl w:val="1"/>
          <w:numId w:val="38"/>
        </w:numPr>
        <w:rPr>
          <w:ins w:id="2653" w:author="Chris Hogan" w:date="2025-09-22T02:36:00Z" w16du:dateUtc="2025-09-22T08:36:00Z"/>
          <w:lang w:val="en-CA"/>
        </w:rPr>
      </w:pPr>
      <w:ins w:id="2654" w:author="Chris Hogan" w:date="2025-09-22T02:28:00Z">
        <w:r w:rsidRPr="00D535BF">
          <w:rPr>
            <w:lang w:val="en-CA"/>
          </w:rPr>
          <w:t>remove:</w:t>
        </w:r>
      </w:ins>
      <w:ins w:id="2655" w:author="Chris Hogan" w:date="2025-09-22T02:37:00Z" w16du:dateUtc="2025-09-22T08:37:00Z">
        <w:r w:rsidR="00FE62ED">
          <w:rPr>
            <w:lang w:val="en-CA"/>
          </w:rPr>
          <w:t xml:space="preserve"> </w:t>
        </w:r>
        <w:r w:rsidR="00FE62ED" w:rsidRPr="00FE62ED">
          <w:rPr>
            <w:i/>
            <w:iCs/>
            <w:lang w:val="en-CA"/>
            <w:rPrChange w:id="2656" w:author="Chris Hogan" w:date="2025-09-22T02:37:00Z" w16du:dateUtc="2025-09-22T08:37:00Z">
              <w:rPr>
                <w:lang w:val="en-CA"/>
              </w:rPr>
            </w:rPrChange>
          </w:rPr>
          <w:t>(e.g. remove meal allowance if camp provided)</w:t>
        </w:r>
      </w:ins>
    </w:p>
    <w:p w14:paraId="075FBC29" w14:textId="7B02F206" w:rsidR="004F675C" w:rsidRPr="004F675C" w:rsidRDefault="004F675C">
      <w:pPr>
        <w:numPr>
          <w:ilvl w:val="2"/>
          <w:numId w:val="38"/>
        </w:numPr>
        <w:rPr>
          <w:ins w:id="2657" w:author="Chris Hogan" w:date="2025-09-22T02:28:00Z"/>
          <w:highlight w:val="yellow"/>
          <w:lang w:val="en-CA"/>
          <w:rPrChange w:id="2658" w:author="Chris Hogan" w:date="2025-09-22T02:37:00Z" w16du:dateUtc="2025-09-22T08:37:00Z">
            <w:rPr>
              <w:ins w:id="2659" w:author="Chris Hogan" w:date="2025-09-22T02:28:00Z"/>
              <w:lang w:val="en-CA"/>
            </w:rPr>
          </w:rPrChange>
        </w:rPr>
        <w:pPrChange w:id="2660" w:author="Chris Hogan" w:date="2025-09-22T02:36:00Z" w16du:dateUtc="2025-09-22T08:36:00Z">
          <w:pPr>
            <w:numPr>
              <w:ilvl w:val="1"/>
              <w:numId w:val="38"/>
            </w:numPr>
            <w:tabs>
              <w:tab w:val="num" w:pos="1440"/>
            </w:tabs>
            <w:ind w:left="1440" w:hanging="360"/>
          </w:pPr>
        </w:pPrChange>
      </w:pPr>
      <w:ins w:id="2661" w:author="Chris Hogan" w:date="2025-09-22T02:36:00Z" w16du:dateUtc="2025-09-22T08:36:00Z">
        <w:r w:rsidRPr="004F675C">
          <w:rPr>
            <w:highlight w:val="yellow"/>
            <w:lang w:val="en-CA"/>
            <w:rPrChange w:id="2662" w:author="Chris Hogan" w:date="2025-09-22T02:37:00Z" w16du:dateUtc="2025-09-22T08:37:00Z">
              <w:rPr>
                <w:lang w:val="en-CA"/>
              </w:rPr>
            </w:rPrChange>
          </w:rPr>
          <w:t>TB</w:t>
        </w:r>
      </w:ins>
      <w:ins w:id="2663" w:author="Chris Hogan" w:date="2025-09-22T02:37:00Z" w16du:dateUtc="2025-09-22T08:37:00Z">
        <w:r w:rsidRPr="004F675C">
          <w:rPr>
            <w:highlight w:val="yellow"/>
            <w:lang w:val="en-CA"/>
            <w:rPrChange w:id="2664" w:author="Chris Hogan" w:date="2025-09-22T02:37:00Z" w16du:dateUtc="2025-09-22T08:37:00Z">
              <w:rPr>
                <w:lang w:val="en-CA"/>
              </w:rPr>
            </w:rPrChange>
          </w:rPr>
          <w:t>D</w:t>
        </w:r>
      </w:ins>
    </w:p>
    <w:p w14:paraId="671DBA66" w14:textId="528FB701" w:rsidR="00D535BF" w:rsidRPr="00D535BF" w:rsidRDefault="00D535BF" w:rsidP="00D535BF">
      <w:pPr>
        <w:numPr>
          <w:ilvl w:val="1"/>
          <w:numId w:val="38"/>
        </w:numPr>
        <w:rPr>
          <w:ins w:id="2665" w:author="Chris Hogan" w:date="2025-09-22T02:28:00Z"/>
          <w:lang w:val="en-CA"/>
        </w:rPr>
      </w:pPr>
      <w:proofErr w:type="spellStart"/>
      <w:ins w:id="2666" w:author="Chris Hogan" w:date="2025-09-22T02:28:00Z">
        <w:r w:rsidRPr="00D535BF">
          <w:rPr>
            <w:lang w:val="en-CA"/>
          </w:rPr>
          <w:t>top_up</w:t>
        </w:r>
        <w:proofErr w:type="spellEnd"/>
        <w:r w:rsidRPr="00D535BF">
          <w:rPr>
            <w:lang w:val="en-CA"/>
          </w:rPr>
          <w:t>:</w:t>
        </w:r>
      </w:ins>
      <w:ins w:id="2667" w:author="Chris Hogan" w:date="2025-09-22T02:38:00Z" w16du:dateUtc="2025-09-22T08:38:00Z">
        <w:r w:rsidR="00FE62ED">
          <w:rPr>
            <w:lang w:val="en-CA"/>
          </w:rPr>
          <w:t xml:space="preserve"> </w:t>
        </w:r>
        <w:r w:rsidR="00FE62ED" w:rsidRPr="00D9048B">
          <w:rPr>
            <w:i/>
            <w:iCs/>
            <w:lang w:val="en-CA"/>
          </w:rPr>
          <w:t xml:space="preserve">(e.g. </w:t>
        </w:r>
        <w:r w:rsidR="00CE63EB">
          <w:rPr>
            <w:i/>
            <w:iCs/>
            <w:lang w:val="en-CA"/>
          </w:rPr>
          <w:t xml:space="preserve">provide </w:t>
        </w:r>
        <w:r w:rsidR="00FE62ED">
          <w:rPr>
            <w:i/>
            <w:iCs/>
            <w:lang w:val="en-CA"/>
          </w:rPr>
          <w:t xml:space="preserve">meal allowance </w:t>
        </w:r>
        <w:r w:rsidR="00CE63EB">
          <w:rPr>
            <w:i/>
            <w:iCs/>
            <w:lang w:val="en-CA"/>
          </w:rPr>
          <w:t>up to subsistence reduction</w:t>
        </w:r>
        <w:r w:rsidR="00FE62ED" w:rsidRPr="00D9048B">
          <w:rPr>
            <w:i/>
            <w:iCs/>
            <w:lang w:val="en-CA"/>
          </w:rPr>
          <w:t>)</w:t>
        </w:r>
      </w:ins>
    </w:p>
    <w:p w14:paraId="63258085" w14:textId="29C0277C" w:rsidR="00D535BF" w:rsidRPr="00BD2925" w:rsidRDefault="00BD2925" w:rsidP="00D535BF">
      <w:pPr>
        <w:numPr>
          <w:ilvl w:val="2"/>
          <w:numId w:val="38"/>
        </w:numPr>
        <w:rPr>
          <w:ins w:id="2668" w:author="Chris Hogan" w:date="2025-09-22T02:28:00Z"/>
          <w:highlight w:val="yellow"/>
          <w:lang w:val="en-CA"/>
          <w:rPrChange w:id="2669" w:author="Chris Hogan" w:date="2025-09-22T02:39:00Z" w16du:dateUtc="2025-09-22T08:39:00Z">
            <w:rPr>
              <w:ins w:id="2670" w:author="Chris Hogan" w:date="2025-09-22T02:28:00Z"/>
              <w:lang w:val="en-CA"/>
            </w:rPr>
          </w:rPrChange>
        </w:rPr>
      </w:pPr>
      <w:ins w:id="2671" w:author="Chris Hogan" w:date="2025-09-22T02:39:00Z" w16du:dateUtc="2025-09-22T08:39:00Z">
        <w:r w:rsidRPr="00BD2925">
          <w:rPr>
            <w:highlight w:val="yellow"/>
            <w:lang w:val="en-CA"/>
            <w:rPrChange w:id="2672" w:author="Chris Hogan" w:date="2025-09-22T02:39:00Z" w16du:dateUtc="2025-09-22T08:39:00Z">
              <w:rPr>
                <w:lang w:val="en-CA"/>
              </w:rPr>
            </w:rPrChange>
          </w:rPr>
          <w:t>TBD</w:t>
        </w:r>
      </w:ins>
    </w:p>
    <w:p w14:paraId="30C06228" w14:textId="77777777" w:rsidR="00D535BF" w:rsidRDefault="00D535BF" w:rsidP="00D535BF">
      <w:pPr>
        <w:numPr>
          <w:ilvl w:val="1"/>
          <w:numId w:val="38"/>
        </w:numPr>
        <w:rPr>
          <w:ins w:id="2673" w:author="Chris Hogan" w:date="2025-09-22T02:39:00Z" w16du:dateUtc="2025-09-22T08:39:00Z"/>
          <w:lang w:val="en-CA"/>
        </w:rPr>
      </w:pPr>
      <w:ins w:id="2674" w:author="Chris Hogan" w:date="2025-09-22T02:28:00Z">
        <w:r w:rsidRPr="00D535BF">
          <w:rPr>
            <w:lang w:val="en-CA"/>
          </w:rPr>
          <w:t xml:space="preserve">cap: mirrors </w:t>
        </w:r>
        <w:proofErr w:type="spellStart"/>
        <w:r w:rsidRPr="00D535BF">
          <w:rPr>
            <w:lang w:val="en-CA"/>
          </w:rPr>
          <w:t>top_up</w:t>
        </w:r>
        <w:proofErr w:type="spellEnd"/>
        <w:r w:rsidRPr="00D535BF">
          <w:rPr>
            <w:lang w:val="en-CA"/>
          </w:rPr>
          <w:t xml:space="preserve"> but ensures the total does not exceed the target.</w:t>
        </w:r>
      </w:ins>
    </w:p>
    <w:p w14:paraId="094C8092" w14:textId="15C351B2" w:rsidR="00BD2925" w:rsidRPr="00BD2925" w:rsidRDefault="00BD2925">
      <w:pPr>
        <w:numPr>
          <w:ilvl w:val="2"/>
          <w:numId w:val="38"/>
        </w:numPr>
        <w:rPr>
          <w:ins w:id="2675" w:author="Chris Hogan" w:date="2025-09-22T02:28:00Z"/>
          <w:lang w:val="en-CA"/>
        </w:rPr>
        <w:pPrChange w:id="2676" w:author="Chris Hogan" w:date="2025-09-22T02:39:00Z" w16du:dateUtc="2025-09-22T08:39:00Z">
          <w:pPr>
            <w:numPr>
              <w:ilvl w:val="1"/>
              <w:numId w:val="38"/>
            </w:numPr>
            <w:tabs>
              <w:tab w:val="num" w:pos="1440"/>
            </w:tabs>
            <w:ind w:left="1440" w:hanging="360"/>
          </w:pPr>
        </w:pPrChange>
      </w:pPr>
      <w:ins w:id="2677" w:author="Chris Hogan" w:date="2025-09-22T02:39:00Z" w16du:dateUtc="2025-09-22T08:39:00Z">
        <w:r w:rsidRPr="00BD2925">
          <w:rPr>
            <w:highlight w:val="yellow"/>
            <w:lang w:val="en-CA"/>
          </w:rPr>
          <w:t>TBD</w:t>
        </w:r>
      </w:ins>
    </w:p>
    <w:p w14:paraId="5F826B53" w14:textId="77777777" w:rsidR="00D535BF" w:rsidRPr="00D535BF" w:rsidRDefault="00D535BF" w:rsidP="00D535BF">
      <w:pPr>
        <w:rPr>
          <w:ins w:id="2678" w:author="Chris Hogan" w:date="2025-09-22T02:28:00Z"/>
          <w:lang w:val="en-CA"/>
        </w:rPr>
      </w:pPr>
      <w:ins w:id="2679" w:author="Chris Hogan" w:date="2025-09-22T02:28:00Z">
        <w:r w:rsidRPr="00D535BF">
          <w:rPr>
            <w:b/>
            <w:bCs/>
            <w:lang w:val="en-CA"/>
          </w:rPr>
          <w:t>Example:</w:t>
        </w:r>
      </w:ins>
    </w:p>
    <w:p w14:paraId="6719256C" w14:textId="2C551CB9" w:rsidR="00946676" w:rsidRDefault="008824FB" w:rsidP="00946676">
      <w:pPr>
        <w:rPr>
          <w:ins w:id="2680" w:author="Chris Hogan" w:date="2025-09-22T02:39:00Z" w16du:dateUtc="2025-09-22T08:39:00Z"/>
        </w:rPr>
      </w:pPr>
      <w:ins w:id="2681" w:author="Chris Hogan" w:date="2025-09-22T02:39:00Z" w16du:dateUtc="2025-09-22T08:39:00Z">
        <w:r w:rsidRPr="008824FB">
          <w:t xml:space="preserve">Article 15.600 of the NMA agreement emits a paid 30-minute meal break and a company-provided meal for each overtime occurrence. Article 15.602 specifies that if the company does not provide the meal, the entitlement is substituted with other </w:t>
        </w:r>
      </w:ins>
      <w:ins w:id="2682" w:author="Chris Hogan" w:date="2025-09-22T12:33:00Z" w16du:dateUtc="2025-09-22T18:33:00Z">
        <w:r w:rsidR="0028506B">
          <w:t>obligations</w:t>
        </w:r>
      </w:ins>
      <w:ins w:id="2683" w:author="Chris Hogan" w:date="2025-09-22T02:39:00Z" w16du:dateUtc="2025-09-22T08:39:00Z">
        <w:r w:rsidRPr="008824FB">
          <w:t>. The following operations declare that behavior:</w:t>
        </w:r>
      </w:ins>
    </w:p>
    <w:p w14:paraId="4F05BACA" w14:textId="77777777" w:rsidR="00626B5E" w:rsidRPr="00626B5E" w:rsidRDefault="00626B5E" w:rsidP="00626B5E">
      <w:pPr>
        <w:rPr>
          <w:ins w:id="2684" w:author="Chris Hogan" w:date="2025-09-22T02:40:00Z" w16du:dateUtc="2025-09-22T08:40:00Z"/>
          <w:rFonts w:ascii="Courier New" w:hAnsi="Courier New" w:cs="Courier New"/>
          <w:sz w:val="16"/>
          <w:szCs w:val="16"/>
          <w:rPrChange w:id="2685" w:author="Chris Hogan" w:date="2025-09-22T02:40:00Z" w16du:dateUtc="2025-09-22T08:40:00Z">
            <w:rPr>
              <w:ins w:id="2686" w:author="Chris Hogan" w:date="2025-09-22T02:40:00Z" w16du:dateUtc="2025-09-22T08:40:00Z"/>
            </w:rPr>
          </w:rPrChange>
        </w:rPr>
      </w:pPr>
      <w:ins w:id="2687" w:author="Chris Hogan" w:date="2025-09-22T02:40:00Z" w16du:dateUtc="2025-09-22T08:40:00Z">
        <w:r w:rsidRPr="00626B5E">
          <w:rPr>
            <w:rFonts w:ascii="Courier New" w:hAnsi="Courier New" w:cs="Courier New"/>
            <w:sz w:val="16"/>
            <w:szCs w:val="16"/>
            <w:rPrChange w:id="2688" w:author="Chris Hogan" w:date="2025-09-22T02:40:00Z" w16du:dateUtc="2025-09-22T08:40:00Z">
              <w:rPr/>
            </w:rPrChange>
          </w:rPr>
          <w:t>[</w:t>
        </w:r>
      </w:ins>
    </w:p>
    <w:p w14:paraId="29DBC59B" w14:textId="77777777" w:rsidR="00626B5E" w:rsidRPr="00626B5E" w:rsidRDefault="00626B5E" w:rsidP="00626B5E">
      <w:pPr>
        <w:rPr>
          <w:ins w:id="2689" w:author="Chris Hogan" w:date="2025-09-22T02:40:00Z" w16du:dateUtc="2025-09-22T08:40:00Z"/>
          <w:rFonts w:ascii="Courier New" w:hAnsi="Courier New" w:cs="Courier New"/>
          <w:sz w:val="16"/>
          <w:szCs w:val="16"/>
          <w:rPrChange w:id="2690" w:author="Chris Hogan" w:date="2025-09-22T02:40:00Z" w16du:dateUtc="2025-09-22T08:40:00Z">
            <w:rPr>
              <w:ins w:id="2691" w:author="Chris Hogan" w:date="2025-09-22T02:40:00Z" w16du:dateUtc="2025-09-22T08:40:00Z"/>
            </w:rPr>
          </w:rPrChange>
        </w:rPr>
      </w:pPr>
      <w:ins w:id="2692" w:author="Chris Hogan" w:date="2025-09-22T02:40:00Z" w16du:dateUtc="2025-09-22T08:40:00Z">
        <w:r w:rsidRPr="00626B5E">
          <w:rPr>
            <w:rFonts w:ascii="Courier New" w:hAnsi="Courier New" w:cs="Courier New"/>
            <w:sz w:val="16"/>
            <w:szCs w:val="16"/>
            <w:rPrChange w:id="2693" w:author="Chris Hogan" w:date="2025-09-22T02:40:00Z" w16du:dateUtc="2025-09-22T08:40:00Z">
              <w:rPr/>
            </w:rPrChange>
          </w:rPr>
          <w:lastRenderedPageBreak/>
          <w:t xml:space="preserve">  {</w:t>
        </w:r>
      </w:ins>
    </w:p>
    <w:p w14:paraId="6F388633" w14:textId="24BF1198" w:rsidR="00626B5E" w:rsidRPr="00626B5E" w:rsidRDefault="00626B5E" w:rsidP="00626B5E">
      <w:pPr>
        <w:rPr>
          <w:ins w:id="2694" w:author="Chris Hogan" w:date="2025-09-22T02:40:00Z" w16du:dateUtc="2025-09-22T08:40:00Z"/>
          <w:rFonts w:ascii="Courier New" w:hAnsi="Courier New" w:cs="Courier New"/>
          <w:sz w:val="16"/>
          <w:szCs w:val="16"/>
          <w:rPrChange w:id="2695" w:author="Chris Hogan" w:date="2025-09-22T02:40:00Z" w16du:dateUtc="2025-09-22T08:40:00Z">
            <w:rPr>
              <w:ins w:id="2696" w:author="Chris Hogan" w:date="2025-09-22T02:40:00Z" w16du:dateUtc="2025-09-22T08:40:00Z"/>
            </w:rPr>
          </w:rPrChange>
        </w:rPr>
      </w:pPr>
      <w:ins w:id="2697" w:author="Chris Hogan" w:date="2025-09-22T02:40:00Z" w16du:dateUtc="2025-09-22T08:40:00Z">
        <w:r w:rsidRPr="00626B5E">
          <w:rPr>
            <w:rFonts w:ascii="Courier New" w:hAnsi="Courier New" w:cs="Courier New"/>
            <w:sz w:val="16"/>
            <w:szCs w:val="16"/>
            <w:rPrChange w:id="2698" w:author="Chris Hogan" w:date="2025-09-22T02:40:00Z" w16du:dateUtc="2025-09-22T08:40:00Z">
              <w:rPr/>
            </w:rPrChange>
          </w:rPr>
          <w:t xml:space="preserve">    "op": "substitute",</w:t>
        </w:r>
      </w:ins>
    </w:p>
    <w:p w14:paraId="668149E3" w14:textId="77777777" w:rsidR="00626B5E" w:rsidRPr="00626B5E" w:rsidRDefault="00626B5E" w:rsidP="00626B5E">
      <w:pPr>
        <w:rPr>
          <w:ins w:id="2699" w:author="Chris Hogan" w:date="2025-09-22T02:40:00Z" w16du:dateUtc="2025-09-22T08:40:00Z"/>
          <w:rFonts w:ascii="Courier New" w:hAnsi="Courier New" w:cs="Courier New"/>
          <w:sz w:val="16"/>
          <w:szCs w:val="16"/>
          <w:rPrChange w:id="2700" w:author="Chris Hogan" w:date="2025-09-22T02:40:00Z" w16du:dateUtc="2025-09-22T08:40:00Z">
            <w:rPr>
              <w:ins w:id="2701" w:author="Chris Hogan" w:date="2025-09-22T02:40:00Z" w16du:dateUtc="2025-09-22T08:40:00Z"/>
            </w:rPr>
          </w:rPrChange>
        </w:rPr>
      </w:pPr>
      <w:ins w:id="2702" w:author="Chris Hogan" w:date="2025-09-22T02:40:00Z" w16du:dateUtc="2025-09-22T08:40:00Z">
        <w:r w:rsidRPr="00626B5E">
          <w:rPr>
            <w:rFonts w:ascii="Courier New" w:hAnsi="Courier New" w:cs="Courier New"/>
            <w:sz w:val="16"/>
            <w:szCs w:val="16"/>
            <w:rPrChange w:id="2703" w:author="Chris Hogan" w:date="2025-09-22T02:40:00Z" w16du:dateUtc="2025-09-22T08:40:00Z">
              <w:rPr/>
            </w:rPrChange>
          </w:rPr>
          <w:t xml:space="preserve">    "select": </w:t>
        </w:r>
        <w:proofErr w:type="gramStart"/>
        <w:r w:rsidRPr="00626B5E">
          <w:rPr>
            <w:rFonts w:ascii="Courier New" w:hAnsi="Courier New" w:cs="Courier New"/>
            <w:sz w:val="16"/>
            <w:szCs w:val="16"/>
            <w:rPrChange w:id="2704" w:author="Chris Hogan" w:date="2025-09-22T02:40:00Z" w16du:dateUtc="2025-09-22T08:40:00Z">
              <w:rPr/>
            </w:rPrChange>
          </w:rPr>
          <w:t>{ "</w:t>
        </w:r>
        <w:proofErr w:type="spellStart"/>
        <w:proofErr w:type="gramEnd"/>
        <w:r w:rsidRPr="00626B5E">
          <w:rPr>
            <w:rFonts w:ascii="Courier New" w:hAnsi="Courier New" w:cs="Courier New"/>
            <w:sz w:val="16"/>
            <w:szCs w:val="16"/>
            <w:rPrChange w:id="2705" w:author="Chris Hogan" w:date="2025-09-22T02:40:00Z" w16du:dateUtc="2025-09-22T08:40:00Z">
              <w:rPr/>
            </w:rPrChange>
          </w:rPr>
          <w:t>provision_tag</w:t>
        </w:r>
        <w:proofErr w:type="spellEnd"/>
        <w:r w:rsidRPr="00626B5E">
          <w:rPr>
            <w:rFonts w:ascii="Courier New" w:hAnsi="Courier New" w:cs="Courier New"/>
            <w:sz w:val="16"/>
            <w:szCs w:val="16"/>
            <w:rPrChange w:id="2706" w:author="Chris Hogan" w:date="2025-09-22T02:40:00Z" w16du:dateUtc="2025-09-22T08:40:00Z">
              <w:rPr/>
            </w:rPrChange>
          </w:rPr>
          <w:t>": "</w:t>
        </w:r>
        <w:proofErr w:type="spellStart"/>
        <w:proofErr w:type="gramStart"/>
        <w:r w:rsidRPr="00626B5E">
          <w:rPr>
            <w:rFonts w:ascii="Courier New" w:hAnsi="Courier New" w:cs="Courier New"/>
            <w:sz w:val="16"/>
            <w:szCs w:val="16"/>
            <w:rPrChange w:id="2707" w:author="Chris Hogan" w:date="2025-09-22T02:40:00Z" w16du:dateUtc="2025-09-22T08:40:00Z">
              <w:rPr/>
            </w:rPrChange>
          </w:rPr>
          <w:t>meal.provided</w:t>
        </w:r>
        <w:proofErr w:type="spellEnd"/>
        <w:proofErr w:type="gramEnd"/>
        <w:r w:rsidRPr="00626B5E">
          <w:rPr>
            <w:rFonts w:ascii="Courier New" w:hAnsi="Courier New" w:cs="Courier New"/>
            <w:sz w:val="16"/>
            <w:szCs w:val="16"/>
            <w:rPrChange w:id="2708" w:author="Chris Hogan" w:date="2025-09-22T02:40:00Z" w16du:dateUtc="2025-09-22T08:40:00Z">
              <w:rPr/>
            </w:rPrChange>
          </w:rPr>
          <w:t>", "</w:t>
        </w:r>
        <w:proofErr w:type="spellStart"/>
        <w:r w:rsidRPr="00626B5E">
          <w:rPr>
            <w:rFonts w:ascii="Courier New" w:hAnsi="Courier New" w:cs="Courier New"/>
            <w:sz w:val="16"/>
            <w:szCs w:val="16"/>
            <w:rPrChange w:id="2709" w:author="Chris Hogan" w:date="2025-09-22T02:40:00Z" w16du:dateUtc="2025-09-22T08:40:00Z">
              <w:rPr/>
            </w:rPrChange>
          </w:rPr>
          <w:t>facts.is_scheduled_overtime_day</w:t>
        </w:r>
        <w:proofErr w:type="spellEnd"/>
        <w:r w:rsidRPr="00626B5E">
          <w:rPr>
            <w:rFonts w:ascii="Courier New" w:hAnsi="Courier New" w:cs="Courier New"/>
            <w:sz w:val="16"/>
            <w:szCs w:val="16"/>
            <w:rPrChange w:id="2710" w:author="Chris Hogan" w:date="2025-09-22T02:40:00Z" w16du:dateUtc="2025-09-22T08:40:00Z">
              <w:rPr/>
            </w:rPrChange>
          </w:rPr>
          <w:t xml:space="preserve">": </w:t>
        </w:r>
        <w:proofErr w:type="gramStart"/>
        <w:r w:rsidRPr="00626B5E">
          <w:rPr>
            <w:rFonts w:ascii="Courier New" w:hAnsi="Courier New" w:cs="Courier New"/>
            <w:sz w:val="16"/>
            <w:szCs w:val="16"/>
            <w:rPrChange w:id="2711" w:author="Chris Hogan" w:date="2025-09-22T02:40:00Z" w16du:dateUtc="2025-09-22T08:40:00Z">
              <w:rPr/>
            </w:rPrChange>
          </w:rPr>
          <w:t>true }</w:t>
        </w:r>
        <w:proofErr w:type="gramEnd"/>
        <w:r w:rsidRPr="00626B5E">
          <w:rPr>
            <w:rFonts w:ascii="Courier New" w:hAnsi="Courier New" w:cs="Courier New"/>
            <w:sz w:val="16"/>
            <w:szCs w:val="16"/>
            <w:rPrChange w:id="2712" w:author="Chris Hogan" w:date="2025-09-22T02:40:00Z" w16du:dateUtc="2025-09-22T08:40:00Z">
              <w:rPr/>
            </w:rPrChange>
          </w:rPr>
          <w:t>,</w:t>
        </w:r>
      </w:ins>
    </w:p>
    <w:p w14:paraId="08FC70F2" w14:textId="77777777" w:rsidR="00626B5E" w:rsidRPr="00626B5E" w:rsidRDefault="00626B5E" w:rsidP="00626B5E">
      <w:pPr>
        <w:rPr>
          <w:ins w:id="2713" w:author="Chris Hogan" w:date="2025-09-22T02:40:00Z" w16du:dateUtc="2025-09-22T08:40:00Z"/>
          <w:rFonts w:ascii="Courier New" w:hAnsi="Courier New" w:cs="Courier New"/>
          <w:sz w:val="16"/>
          <w:szCs w:val="16"/>
          <w:rPrChange w:id="2714" w:author="Chris Hogan" w:date="2025-09-22T02:40:00Z" w16du:dateUtc="2025-09-22T08:40:00Z">
            <w:rPr>
              <w:ins w:id="2715" w:author="Chris Hogan" w:date="2025-09-22T02:40:00Z" w16du:dateUtc="2025-09-22T08:40:00Z"/>
            </w:rPr>
          </w:rPrChange>
        </w:rPr>
      </w:pPr>
      <w:ins w:id="2716" w:author="Chris Hogan" w:date="2025-09-22T02:40:00Z" w16du:dateUtc="2025-09-22T08:40:00Z">
        <w:r w:rsidRPr="00626B5E">
          <w:rPr>
            <w:rFonts w:ascii="Courier New" w:hAnsi="Courier New" w:cs="Courier New"/>
            <w:sz w:val="16"/>
            <w:szCs w:val="16"/>
            <w:rPrChange w:id="2717" w:author="Chris Hogan" w:date="2025-09-22T02:40:00Z" w16du:dateUtc="2025-09-22T08:40:00Z">
              <w:rPr/>
            </w:rPrChange>
          </w:rPr>
          <w:t xml:space="preserve">    "scope": "</w:t>
        </w:r>
        <w:proofErr w:type="spellStart"/>
        <w:r w:rsidRPr="00626B5E">
          <w:rPr>
            <w:rFonts w:ascii="Courier New" w:hAnsi="Courier New" w:cs="Courier New"/>
            <w:sz w:val="16"/>
            <w:szCs w:val="16"/>
            <w:rPrChange w:id="2718" w:author="Chris Hogan" w:date="2025-09-22T02:40:00Z" w16du:dateUtc="2025-09-22T08:40:00Z">
              <w:rPr/>
            </w:rPrChange>
          </w:rPr>
          <w:t>provision_group</w:t>
        </w:r>
        <w:proofErr w:type="spellEnd"/>
        <w:r w:rsidRPr="00626B5E">
          <w:rPr>
            <w:rFonts w:ascii="Courier New" w:hAnsi="Courier New" w:cs="Courier New"/>
            <w:sz w:val="16"/>
            <w:szCs w:val="16"/>
            <w:rPrChange w:id="2719" w:author="Chris Hogan" w:date="2025-09-22T02:40:00Z" w16du:dateUtc="2025-09-22T08:40:00Z">
              <w:rPr/>
            </w:rPrChange>
          </w:rPr>
          <w:t>",</w:t>
        </w:r>
      </w:ins>
    </w:p>
    <w:p w14:paraId="5785A178" w14:textId="77777777" w:rsidR="00626B5E" w:rsidRPr="00626B5E" w:rsidRDefault="00626B5E" w:rsidP="00626B5E">
      <w:pPr>
        <w:rPr>
          <w:ins w:id="2720" w:author="Chris Hogan" w:date="2025-09-22T02:40:00Z" w16du:dateUtc="2025-09-22T08:40:00Z"/>
          <w:rFonts w:ascii="Courier New" w:hAnsi="Courier New" w:cs="Courier New"/>
          <w:sz w:val="16"/>
          <w:szCs w:val="16"/>
          <w:rPrChange w:id="2721" w:author="Chris Hogan" w:date="2025-09-22T02:40:00Z" w16du:dateUtc="2025-09-22T08:40:00Z">
            <w:rPr>
              <w:ins w:id="2722" w:author="Chris Hogan" w:date="2025-09-22T02:40:00Z" w16du:dateUtc="2025-09-22T08:40:00Z"/>
            </w:rPr>
          </w:rPrChange>
        </w:rPr>
      </w:pPr>
      <w:ins w:id="2723" w:author="Chris Hogan" w:date="2025-09-22T02:40:00Z" w16du:dateUtc="2025-09-22T08:40:00Z">
        <w:r w:rsidRPr="00626B5E">
          <w:rPr>
            <w:rFonts w:ascii="Courier New" w:hAnsi="Courier New" w:cs="Courier New"/>
            <w:sz w:val="16"/>
            <w:szCs w:val="16"/>
            <w:rPrChange w:id="2724" w:author="Chris Hogan" w:date="2025-09-22T02:40:00Z" w16du:dateUtc="2025-09-22T08:40:00Z">
              <w:rPr/>
            </w:rPrChange>
          </w:rPr>
          <w:t xml:space="preserve">    "replacements": "</w:t>
        </w:r>
        <w:proofErr w:type="spellStart"/>
        <w:r w:rsidRPr="00626B5E">
          <w:rPr>
            <w:rFonts w:ascii="Courier New" w:hAnsi="Courier New" w:cs="Courier New"/>
            <w:sz w:val="16"/>
            <w:szCs w:val="16"/>
            <w:rPrChange w:id="2725" w:author="Chris Hogan" w:date="2025-09-22T02:40:00Z" w16du:dateUtc="2025-09-22T08:40:00Z">
              <w:rPr/>
            </w:rPrChange>
          </w:rPr>
          <w:t>per_missing</w:t>
        </w:r>
        <w:proofErr w:type="spellEnd"/>
        <w:r w:rsidRPr="00626B5E">
          <w:rPr>
            <w:rFonts w:ascii="Courier New" w:hAnsi="Courier New" w:cs="Courier New"/>
            <w:sz w:val="16"/>
            <w:szCs w:val="16"/>
            <w:rPrChange w:id="2726" w:author="Chris Hogan" w:date="2025-09-22T02:40:00Z" w16du:dateUtc="2025-09-22T08:40:00Z">
              <w:rPr/>
            </w:rPrChange>
          </w:rPr>
          <w:t>",</w:t>
        </w:r>
      </w:ins>
    </w:p>
    <w:p w14:paraId="3C906338" w14:textId="3B60D1C3" w:rsidR="00626B5E" w:rsidRPr="00626B5E" w:rsidRDefault="00626B5E" w:rsidP="00626B5E">
      <w:pPr>
        <w:rPr>
          <w:ins w:id="2727" w:author="Chris Hogan" w:date="2025-09-22T02:40:00Z" w16du:dateUtc="2025-09-22T08:40:00Z"/>
          <w:rFonts w:ascii="Courier New" w:hAnsi="Courier New" w:cs="Courier New"/>
          <w:sz w:val="16"/>
          <w:szCs w:val="16"/>
          <w:rPrChange w:id="2728" w:author="Chris Hogan" w:date="2025-09-22T02:40:00Z" w16du:dateUtc="2025-09-22T08:40:00Z">
            <w:rPr>
              <w:ins w:id="2729" w:author="Chris Hogan" w:date="2025-09-22T02:40:00Z" w16du:dateUtc="2025-09-22T08:40:00Z"/>
            </w:rPr>
          </w:rPrChange>
        </w:rPr>
      </w:pPr>
      <w:ins w:id="2730" w:author="Chris Hogan" w:date="2025-09-22T02:40:00Z" w16du:dateUtc="2025-09-22T08:40:00Z">
        <w:r w:rsidRPr="00626B5E">
          <w:rPr>
            <w:rFonts w:ascii="Courier New" w:hAnsi="Courier New" w:cs="Courier New"/>
            <w:sz w:val="16"/>
            <w:szCs w:val="16"/>
            <w:rPrChange w:id="2731" w:author="Chris Hogan" w:date="2025-09-22T02:40:00Z" w16du:dateUtc="2025-09-22T08:40:00Z">
              <w:rPr/>
            </w:rPrChange>
          </w:rPr>
          <w:t xml:space="preserve">    "</w:t>
        </w:r>
      </w:ins>
      <w:ins w:id="2732" w:author="Chris Hogan" w:date="2025-09-22T12:33:00Z" w16du:dateUtc="2025-09-22T18:33:00Z">
        <w:r w:rsidR="0028506B">
          <w:rPr>
            <w:rFonts w:ascii="Courier New" w:hAnsi="Courier New" w:cs="Courier New"/>
            <w:sz w:val="16"/>
            <w:szCs w:val="16"/>
          </w:rPr>
          <w:t>obligations</w:t>
        </w:r>
      </w:ins>
      <w:ins w:id="2733" w:author="Chris Hogan" w:date="2025-09-22T02:40:00Z" w16du:dateUtc="2025-09-22T08:40:00Z">
        <w:r w:rsidRPr="00626B5E">
          <w:rPr>
            <w:rFonts w:ascii="Courier New" w:hAnsi="Courier New" w:cs="Courier New"/>
            <w:sz w:val="16"/>
            <w:szCs w:val="16"/>
            <w:rPrChange w:id="2734" w:author="Chris Hogan" w:date="2025-09-22T02:40:00Z" w16du:dateUtc="2025-09-22T08:40:00Z">
              <w:rPr/>
            </w:rPrChange>
          </w:rPr>
          <w:t>": [</w:t>
        </w:r>
      </w:ins>
    </w:p>
    <w:p w14:paraId="0A3B2108" w14:textId="77777777" w:rsidR="00626B5E" w:rsidRPr="00626B5E" w:rsidRDefault="00626B5E" w:rsidP="00626B5E">
      <w:pPr>
        <w:rPr>
          <w:ins w:id="2735" w:author="Chris Hogan" w:date="2025-09-22T02:40:00Z" w16du:dateUtc="2025-09-22T08:40:00Z"/>
          <w:rFonts w:ascii="Courier New" w:hAnsi="Courier New" w:cs="Courier New"/>
          <w:sz w:val="16"/>
          <w:szCs w:val="16"/>
          <w:rPrChange w:id="2736" w:author="Chris Hogan" w:date="2025-09-22T02:40:00Z" w16du:dateUtc="2025-09-22T08:40:00Z">
            <w:rPr>
              <w:ins w:id="2737" w:author="Chris Hogan" w:date="2025-09-22T02:40:00Z" w16du:dateUtc="2025-09-22T08:40:00Z"/>
            </w:rPr>
          </w:rPrChange>
        </w:rPr>
      </w:pPr>
      <w:ins w:id="2738" w:author="Chris Hogan" w:date="2025-09-22T02:40:00Z" w16du:dateUtc="2025-09-22T08:40:00Z">
        <w:r w:rsidRPr="00626B5E">
          <w:rPr>
            <w:rFonts w:ascii="Courier New" w:hAnsi="Courier New" w:cs="Courier New"/>
            <w:sz w:val="16"/>
            <w:szCs w:val="16"/>
            <w:rPrChange w:id="2739" w:author="Chris Hogan" w:date="2025-09-22T02:40:00Z" w16du:dateUtc="2025-09-22T08:40:00Z">
              <w:rPr/>
            </w:rPrChange>
          </w:rPr>
          <w:t xml:space="preserve">      </w:t>
        </w:r>
        <w:proofErr w:type="gramStart"/>
        <w:r w:rsidRPr="00626B5E">
          <w:rPr>
            <w:rFonts w:ascii="Courier New" w:hAnsi="Courier New" w:cs="Courier New"/>
            <w:sz w:val="16"/>
            <w:szCs w:val="16"/>
            <w:rPrChange w:id="2740" w:author="Chris Hogan" w:date="2025-09-22T02:40:00Z" w16du:dateUtc="2025-09-22T08:40:00Z">
              <w:rPr/>
            </w:rPrChange>
          </w:rPr>
          <w:t>{ "</w:t>
        </w:r>
        <w:proofErr w:type="gramEnd"/>
        <w:r w:rsidRPr="00626B5E">
          <w:rPr>
            <w:rFonts w:ascii="Courier New" w:hAnsi="Courier New" w:cs="Courier New"/>
            <w:sz w:val="16"/>
            <w:szCs w:val="16"/>
            <w:rPrChange w:id="2741" w:author="Chris Hogan" w:date="2025-09-22T02:40:00Z" w16du:dateUtc="2025-09-22T08:40:00Z">
              <w:rPr/>
            </w:rPrChange>
          </w:rPr>
          <w:t>kind": "break", "</w:t>
        </w:r>
        <w:proofErr w:type="spellStart"/>
        <w:r w:rsidRPr="00626B5E">
          <w:rPr>
            <w:rFonts w:ascii="Courier New" w:hAnsi="Courier New" w:cs="Courier New"/>
            <w:sz w:val="16"/>
            <w:szCs w:val="16"/>
            <w:rPrChange w:id="2742" w:author="Chris Hogan" w:date="2025-09-22T02:40:00Z" w16du:dateUtc="2025-09-22T08:40:00Z">
              <w:rPr/>
            </w:rPrChange>
          </w:rPr>
          <w:t>duration_minutes</w:t>
        </w:r>
        <w:proofErr w:type="spellEnd"/>
        <w:r w:rsidRPr="00626B5E">
          <w:rPr>
            <w:rFonts w:ascii="Courier New" w:hAnsi="Courier New" w:cs="Courier New"/>
            <w:sz w:val="16"/>
            <w:szCs w:val="16"/>
            <w:rPrChange w:id="2743" w:author="Chris Hogan" w:date="2025-09-22T02:40:00Z" w16du:dateUtc="2025-09-22T08:40:00Z">
              <w:rPr/>
            </w:rPrChange>
          </w:rPr>
          <w:t>": 30, "paid": true, "rate": "ST", "</w:t>
        </w:r>
        <w:proofErr w:type="spellStart"/>
        <w:r w:rsidRPr="00626B5E">
          <w:rPr>
            <w:rFonts w:ascii="Courier New" w:hAnsi="Courier New" w:cs="Courier New"/>
            <w:sz w:val="16"/>
            <w:szCs w:val="16"/>
            <w:rPrChange w:id="2744" w:author="Chris Hogan" w:date="2025-09-22T02:40:00Z" w16du:dateUtc="2025-09-22T08:40:00Z">
              <w:rPr/>
            </w:rPrChange>
          </w:rPr>
          <w:t>provision_tag</w:t>
        </w:r>
        <w:proofErr w:type="spellEnd"/>
        <w:r w:rsidRPr="00626B5E">
          <w:rPr>
            <w:rFonts w:ascii="Courier New" w:hAnsi="Courier New" w:cs="Courier New"/>
            <w:sz w:val="16"/>
            <w:szCs w:val="16"/>
            <w:rPrChange w:id="2745" w:author="Chris Hogan" w:date="2025-09-22T02:40:00Z" w16du:dateUtc="2025-09-22T08:40:00Z">
              <w:rPr/>
            </w:rPrChange>
          </w:rPr>
          <w:t>": "</w:t>
        </w:r>
        <w:proofErr w:type="gramStart"/>
        <w:r w:rsidRPr="00626B5E">
          <w:rPr>
            <w:rFonts w:ascii="Courier New" w:hAnsi="Courier New" w:cs="Courier New"/>
            <w:sz w:val="16"/>
            <w:szCs w:val="16"/>
            <w:rPrChange w:id="2746" w:author="Chris Hogan" w:date="2025-09-22T02:40:00Z" w16du:dateUtc="2025-09-22T08:40:00Z">
              <w:rPr/>
            </w:rPrChange>
          </w:rPr>
          <w:t>inlieu.break</w:t>
        </w:r>
        <w:proofErr w:type="gramEnd"/>
        <w:r w:rsidRPr="00626B5E">
          <w:rPr>
            <w:rFonts w:ascii="Courier New" w:hAnsi="Courier New" w:cs="Courier New"/>
            <w:sz w:val="16"/>
            <w:szCs w:val="16"/>
            <w:rPrChange w:id="2747" w:author="Chris Hogan" w:date="2025-09-22T02:40:00Z" w16du:dateUtc="2025-09-22T08:40:00Z">
              <w:rPr/>
            </w:rPrChange>
          </w:rPr>
          <w:t>30</w:t>
        </w:r>
        <w:proofErr w:type="gramStart"/>
        <w:r w:rsidRPr="00626B5E">
          <w:rPr>
            <w:rFonts w:ascii="Courier New" w:hAnsi="Courier New" w:cs="Courier New"/>
            <w:sz w:val="16"/>
            <w:szCs w:val="16"/>
            <w:rPrChange w:id="2748" w:author="Chris Hogan" w:date="2025-09-22T02:40:00Z" w16du:dateUtc="2025-09-22T08:40:00Z">
              <w:rPr/>
            </w:rPrChange>
          </w:rPr>
          <w:t>" }</w:t>
        </w:r>
        <w:proofErr w:type="gramEnd"/>
        <w:r w:rsidRPr="00626B5E">
          <w:rPr>
            <w:rFonts w:ascii="Courier New" w:hAnsi="Courier New" w:cs="Courier New"/>
            <w:sz w:val="16"/>
            <w:szCs w:val="16"/>
            <w:rPrChange w:id="2749" w:author="Chris Hogan" w:date="2025-09-22T02:40:00Z" w16du:dateUtc="2025-09-22T08:40:00Z">
              <w:rPr/>
            </w:rPrChange>
          </w:rPr>
          <w:t>,</w:t>
        </w:r>
      </w:ins>
    </w:p>
    <w:p w14:paraId="196EE08A" w14:textId="77777777" w:rsidR="00626B5E" w:rsidRPr="00626B5E" w:rsidRDefault="00626B5E" w:rsidP="00626B5E">
      <w:pPr>
        <w:rPr>
          <w:ins w:id="2750" w:author="Chris Hogan" w:date="2025-09-22T02:40:00Z" w16du:dateUtc="2025-09-22T08:40:00Z"/>
          <w:rFonts w:ascii="Courier New" w:hAnsi="Courier New" w:cs="Courier New"/>
          <w:sz w:val="16"/>
          <w:szCs w:val="16"/>
          <w:rPrChange w:id="2751" w:author="Chris Hogan" w:date="2025-09-22T02:40:00Z" w16du:dateUtc="2025-09-22T08:40:00Z">
            <w:rPr>
              <w:ins w:id="2752" w:author="Chris Hogan" w:date="2025-09-22T02:40:00Z" w16du:dateUtc="2025-09-22T08:40:00Z"/>
            </w:rPr>
          </w:rPrChange>
        </w:rPr>
      </w:pPr>
      <w:ins w:id="2753" w:author="Chris Hogan" w:date="2025-09-22T02:40:00Z" w16du:dateUtc="2025-09-22T08:40:00Z">
        <w:r w:rsidRPr="00626B5E">
          <w:rPr>
            <w:rFonts w:ascii="Courier New" w:hAnsi="Courier New" w:cs="Courier New"/>
            <w:sz w:val="16"/>
            <w:szCs w:val="16"/>
            <w:rPrChange w:id="2754" w:author="Chris Hogan" w:date="2025-09-22T02:40:00Z" w16du:dateUtc="2025-09-22T08:40:00Z">
              <w:rPr/>
            </w:rPrChange>
          </w:rPr>
          <w:t xml:space="preserve">      </w:t>
        </w:r>
        <w:proofErr w:type="gramStart"/>
        <w:r w:rsidRPr="00626B5E">
          <w:rPr>
            <w:rFonts w:ascii="Courier New" w:hAnsi="Courier New" w:cs="Courier New"/>
            <w:sz w:val="16"/>
            <w:szCs w:val="16"/>
            <w:rPrChange w:id="2755" w:author="Chris Hogan" w:date="2025-09-22T02:40:00Z" w16du:dateUtc="2025-09-22T08:40:00Z">
              <w:rPr/>
            </w:rPrChange>
          </w:rPr>
          <w:t>{ "</w:t>
        </w:r>
        <w:proofErr w:type="gramEnd"/>
        <w:r w:rsidRPr="00626B5E">
          <w:rPr>
            <w:rFonts w:ascii="Courier New" w:hAnsi="Courier New" w:cs="Courier New"/>
            <w:sz w:val="16"/>
            <w:szCs w:val="16"/>
            <w:rPrChange w:id="2756" w:author="Chris Hogan" w:date="2025-09-22T02:40:00Z" w16du:dateUtc="2025-09-22T08:40:00Z">
              <w:rPr/>
            </w:rPrChange>
          </w:rPr>
          <w:t>kind": "break", "</w:t>
        </w:r>
        <w:proofErr w:type="spellStart"/>
        <w:r w:rsidRPr="00626B5E">
          <w:rPr>
            <w:rFonts w:ascii="Courier New" w:hAnsi="Courier New" w:cs="Courier New"/>
            <w:sz w:val="16"/>
            <w:szCs w:val="16"/>
            <w:rPrChange w:id="2757" w:author="Chris Hogan" w:date="2025-09-22T02:40:00Z" w16du:dateUtc="2025-09-22T08:40:00Z">
              <w:rPr/>
            </w:rPrChange>
          </w:rPr>
          <w:t>duration_minutes</w:t>
        </w:r>
        <w:proofErr w:type="spellEnd"/>
        <w:r w:rsidRPr="00626B5E">
          <w:rPr>
            <w:rFonts w:ascii="Courier New" w:hAnsi="Courier New" w:cs="Courier New"/>
            <w:sz w:val="16"/>
            <w:szCs w:val="16"/>
            <w:rPrChange w:id="2758" w:author="Chris Hogan" w:date="2025-09-22T02:40:00Z" w16du:dateUtc="2025-09-22T08:40:00Z">
              <w:rPr/>
            </w:rPrChange>
          </w:rPr>
          <w:t>": 15, "paid": true, "rate": "APPLICABLE_OT", "</w:t>
        </w:r>
        <w:proofErr w:type="spellStart"/>
        <w:r w:rsidRPr="00626B5E">
          <w:rPr>
            <w:rFonts w:ascii="Courier New" w:hAnsi="Courier New" w:cs="Courier New"/>
            <w:sz w:val="16"/>
            <w:szCs w:val="16"/>
            <w:rPrChange w:id="2759" w:author="Chris Hogan" w:date="2025-09-22T02:40:00Z" w16du:dateUtc="2025-09-22T08:40:00Z">
              <w:rPr/>
            </w:rPrChange>
          </w:rPr>
          <w:t>provision_tag</w:t>
        </w:r>
        <w:proofErr w:type="spellEnd"/>
        <w:r w:rsidRPr="00626B5E">
          <w:rPr>
            <w:rFonts w:ascii="Courier New" w:hAnsi="Courier New" w:cs="Courier New"/>
            <w:sz w:val="16"/>
            <w:szCs w:val="16"/>
            <w:rPrChange w:id="2760" w:author="Chris Hogan" w:date="2025-09-22T02:40:00Z" w16du:dateUtc="2025-09-22T08:40:00Z">
              <w:rPr/>
            </w:rPrChange>
          </w:rPr>
          <w:t>": "</w:t>
        </w:r>
        <w:proofErr w:type="gramStart"/>
        <w:r w:rsidRPr="00626B5E">
          <w:rPr>
            <w:rFonts w:ascii="Courier New" w:hAnsi="Courier New" w:cs="Courier New"/>
            <w:sz w:val="16"/>
            <w:szCs w:val="16"/>
            <w:rPrChange w:id="2761" w:author="Chris Hogan" w:date="2025-09-22T02:40:00Z" w16du:dateUtc="2025-09-22T08:40:00Z">
              <w:rPr/>
            </w:rPrChange>
          </w:rPr>
          <w:t>inlieu.rest</w:t>
        </w:r>
        <w:proofErr w:type="gramEnd"/>
        <w:r w:rsidRPr="00626B5E">
          <w:rPr>
            <w:rFonts w:ascii="Courier New" w:hAnsi="Courier New" w:cs="Courier New"/>
            <w:sz w:val="16"/>
            <w:szCs w:val="16"/>
            <w:rPrChange w:id="2762" w:author="Chris Hogan" w:date="2025-09-22T02:40:00Z" w16du:dateUtc="2025-09-22T08:40:00Z">
              <w:rPr/>
            </w:rPrChange>
          </w:rPr>
          <w:t>15</w:t>
        </w:r>
        <w:proofErr w:type="gramStart"/>
        <w:r w:rsidRPr="00626B5E">
          <w:rPr>
            <w:rFonts w:ascii="Courier New" w:hAnsi="Courier New" w:cs="Courier New"/>
            <w:sz w:val="16"/>
            <w:szCs w:val="16"/>
            <w:rPrChange w:id="2763" w:author="Chris Hogan" w:date="2025-09-22T02:40:00Z" w16du:dateUtc="2025-09-22T08:40:00Z">
              <w:rPr/>
            </w:rPrChange>
          </w:rPr>
          <w:t>" }</w:t>
        </w:r>
        <w:proofErr w:type="gramEnd"/>
      </w:ins>
    </w:p>
    <w:p w14:paraId="4DA8BD30" w14:textId="77777777" w:rsidR="00626B5E" w:rsidRPr="00626B5E" w:rsidRDefault="00626B5E" w:rsidP="00626B5E">
      <w:pPr>
        <w:rPr>
          <w:ins w:id="2764" w:author="Chris Hogan" w:date="2025-09-22T02:40:00Z" w16du:dateUtc="2025-09-22T08:40:00Z"/>
          <w:rFonts w:ascii="Courier New" w:hAnsi="Courier New" w:cs="Courier New"/>
          <w:sz w:val="16"/>
          <w:szCs w:val="16"/>
          <w:rPrChange w:id="2765" w:author="Chris Hogan" w:date="2025-09-22T02:40:00Z" w16du:dateUtc="2025-09-22T08:40:00Z">
            <w:rPr>
              <w:ins w:id="2766" w:author="Chris Hogan" w:date="2025-09-22T02:40:00Z" w16du:dateUtc="2025-09-22T08:40:00Z"/>
            </w:rPr>
          </w:rPrChange>
        </w:rPr>
      </w:pPr>
      <w:ins w:id="2767" w:author="Chris Hogan" w:date="2025-09-22T02:40:00Z" w16du:dateUtc="2025-09-22T08:40:00Z">
        <w:r w:rsidRPr="00626B5E">
          <w:rPr>
            <w:rFonts w:ascii="Courier New" w:hAnsi="Courier New" w:cs="Courier New"/>
            <w:sz w:val="16"/>
            <w:szCs w:val="16"/>
            <w:rPrChange w:id="2768" w:author="Chris Hogan" w:date="2025-09-22T02:40:00Z" w16du:dateUtc="2025-09-22T08:40:00Z">
              <w:rPr/>
            </w:rPrChange>
          </w:rPr>
          <w:t xml:space="preserve">    ]</w:t>
        </w:r>
      </w:ins>
    </w:p>
    <w:p w14:paraId="5D6EB6F9" w14:textId="77777777" w:rsidR="00626B5E" w:rsidRPr="00626B5E" w:rsidRDefault="00626B5E" w:rsidP="00626B5E">
      <w:pPr>
        <w:rPr>
          <w:ins w:id="2769" w:author="Chris Hogan" w:date="2025-09-22T02:40:00Z" w16du:dateUtc="2025-09-22T08:40:00Z"/>
          <w:rFonts w:ascii="Courier New" w:hAnsi="Courier New" w:cs="Courier New"/>
          <w:sz w:val="16"/>
          <w:szCs w:val="16"/>
          <w:rPrChange w:id="2770" w:author="Chris Hogan" w:date="2025-09-22T02:40:00Z" w16du:dateUtc="2025-09-22T08:40:00Z">
            <w:rPr>
              <w:ins w:id="2771" w:author="Chris Hogan" w:date="2025-09-22T02:40:00Z" w16du:dateUtc="2025-09-22T08:40:00Z"/>
            </w:rPr>
          </w:rPrChange>
        </w:rPr>
      </w:pPr>
      <w:ins w:id="2772" w:author="Chris Hogan" w:date="2025-09-22T02:40:00Z" w16du:dateUtc="2025-09-22T08:40:00Z">
        <w:r w:rsidRPr="00626B5E">
          <w:rPr>
            <w:rFonts w:ascii="Courier New" w:hAnsi="Courier New" w:cs="Courier New"/>
            <w:sz w:val="16"/>
            <w:szCs w:val="16"/>
            <w:rPrChange w:id="2773" w:author="Chris Hogan" w:date="2025-09-22T02:40:00Z" w16du:dateUtc="2025-09-22T08:40:00Z">
              <w:rPr/>
            </w:rPrChange>
          </w:rPr>
          <w:t xml:space="preserve">  },</w:t>
        </w:r>
      </w:ins>
    </w:p>
    <w:p w14:paraId="7B6E54CE" w14:textId="77777777" w:rsidR="00626B5E" w:rsidRPr="00626B5E" w:rsidRDefault="00626B5E" w:rsidP="00626B5E">
      <w:pPr>
        <w:rPr>
          <w:ins w:id="2774" w:author="Chris Hogan" w:date="2025-09-22T02:40:00Z" w16du:dateUtc="2025-09-22T08:40:00Z"/>
          <w:rFonts w:ascii="Courier New" w:hAnsi="Courier New" w:cs="Courier New"/>
          <w:sz w:val="16"/>
          <w:szCs w:val="16"/>
          <w:rPrChange w:id="2775" w:author="Chris Hogan" w:date="2025-09-22T02:40:00Z" w16du:dateUtc="2025-09-22T08:40:00Z">
            <w:rPr>
              <w:ins w:id="2776" w:author="Chris Hogan" w:date="2025-09-22T02:40:00Z" w16du:dateUtc="2025-09-22T08:40:00Z"/>
            </w:rPr>
          </w:rPrChange>
        </w:rPr>
      </w:pPr>
      <w:ins w:id="2777" w:author="Chris Hogan" w:date="2025-09-22T02:40:00Z" w16du:dateUtc="2025-09-22T08:40:00Z">
        <w:r w:rsidRPr="00626B5E">
          <w:rPr>
            <w:rFonts w:ascii="Courier New" w:hAnsi="Courier New" w:cs="Courier New"/>
            <w:sz w:val="16"/>
            <w:szCs w:val="16"/>
            <w:rPrChange w:id="2778" w:author="Chris Hogan" w:date="2025-09-22T02:40:00Z" w16du:dateUtc="2025-09-22T08:40:00Z">
              <w:rPr/>
            </w:rPrChange>
          </w:rPr>
          <w:t xml:space="preserve">  {</w:t>
        </w:r>
      </w:ins>
    </w:p>
    <w:p w14:paraId="52B867AF" w14:textId="21B866C7" w:rsidR="00626B5E" w:rsidRPr="00626B5E" w:rsidRDefault="00626B5E" w:rsidP="00626B5E">
      <w:pPr>
        <w:rPr>
          <w:ins w:id="2779" w:author="Chris Hogan" w:date="2025-09-22T02:40:00Z" w16du:dateUtc="2025-09-22T08:40:00Z"/>
          <w:rFonts w:ascii="Courier New" w:hAnsi="Courier New" w:cs="Courier New"/>
          <w:sz w:val="16"/>
          <w:szCs w:val="16"/>
          <w:rPrChange w:id="2780" w:author="Chris Hogan" w:date="2025-09-22T02:40:00Z" w16du:dateUtc="2025-09-22T08:40:00Z">
            <w:rPr>
              <w:ins w:id="2781" w:author="Chris Hogan" w:date="2025-09-22T02:40:00Z" w16du:dateUtc="2025-09-22T08:40:00Z"/>
            </w:rPr>
          </w:rPrChange>
        </w:rPr>
      </w:pPr>
      <w:ins w:id="2782" w:author="Chris Hogan" w:date="2025-09-22T02:40:00Z" w16du:dateUtc="2025-09-22T08:40:00Z">
        <w:r w:rsidRPr="00626B5E">
          <w:rPr>
            <w:rFonts w:ascii="Courier New" w:hAnsi="Courier New" w:cs="Courier New"/>
            <w:sz w:val="16"/>
            <w:szCs w:val="16"/>
            <w:rPrChange w:id="2783" w:author="Chris Hogan" w:date="2025-09-22T02:40:00Z" w16du:dateUtc="2025-09-22T08:40:00Z">
              <w:rPr/>
            </w:rPrChange>
          </w:rPr>
          <w:t xml:space="preserve">    "op": "substitute</w:t>
        </w:r>
      </w:ins>
      <w:ins w:id="2784" w:author="Chris Hogan" w:date="2025-09-22T02:42:00Z" w16du:dateUtc="2025-09-22T08:42:00Z">
        <w:r w:rsidR="002B7336" w:rsidRPr="002B7336">
          <w:rPr>
            <w:rFonts w:ascii="Courier New" w:hAnsi="Courier New" w:cs="Courier New"/>
            <w:sz w:val="16"/>
            <w:szCs w:val="16"/>
          </w:rPr>
          <w:t xml:space="preserve"> </w:t>
        </w:r>
      </w:ins>
      <w:ins w:id="2785" w:author="Chris Hogan" w:date="2025-09-22T02:40:00Z" w16du:dateUtc="2025-09-22T08:40:00Z">
        <w:r w:rsidRPr="00626B5E">
          <w:rPr>
            <w:rFonts w:ascii="Courier New" w:hAnsi="Courier New" w:cs="Courier New"/>
            <w:sz w:val="16"/>
            <w:szCs w:val="16"/>
            <w:rPrChange w:id="2786" w:author="Chris Hogan" w:date="2025-09-22T02:40:00Z" w16du:dateUtc="2025-09-22T08:40:00Z">
              <w:rPr/>
            </w:rPrChange>
          </w:rPr>
          <w:t>",</w:t>
        </w:r>
      </w:ins>
    </w:p>
    <w:p w14:paraId="076E805D" w14:textId="77777777" w:rsidR="00626B5E" w:rsidRPr="00626B5E" w:rsidRDefault="00626B5E" w:rsidP="00626B5E">
      <w:pPr>
        <w:rPr>
          <w:ins w:id="2787" w:author="Chris Hogan" w:date="2025-09-22T02:40:00Z" w16du:dateUtc="2025-09-22T08:40:00Z"/>
          <w:rFonts w:ascii="Courier New" w:hAnsi="Courier New" w:cs="Courier New"/>
          <w:sz w:val="16"/>
          <w:szCs w:val="16"/>
          <w:rPrChange w:id="2788" w:author="Chris Hogan" w:date="2025-09-22T02:40:00Z" w16du:dateUtc="2025-09-22T08:40:00Z">
            <w:rPr>
              <w:ins w:id="2789" w:author="Chris Hogan" w:date="2025-09-22T02:40:00Z" w16du:dateUtc="2025-09-22T08:40:00Z"/>
            </w:rPr>
          </w:rPrChange>
        </w:rPr>
      </w:pPr>
      <w:ins w:id="2790" w:author="Chris Hogan" w:date="2025-09-22T02:40:00Z" w16du:dateUtc="2025-09-22T08:40:00Z">
        <w:r w:rsidRPr="00626B5E">
          <w:rPr>
            <w:rFonts w:ascii="Courier New" w:hAnsi="Courier New" w:cs="Courier New"/>
            <w:sz w:val="16"/>
            <w:szCs w:val="16"/>
            <w:rPrChange w:id="2791" w:author="Chris Hogan" w:date="2025-09-22T02:40:00Z" w16du:dateUtc="2025-09-22T08:40:00Z">
              <w:rPr/>
            </w:rPrChange>
          </w:rPr>
          <w:t xml:space="preserve">    "select": </w:t>
        </w:r>
        <w:proofErr w:type="gramStart"/>
        <w:r w:rsidRPr="00626B5E">
          <w:rPr>
            <w:rFonts w:ascii="Courier New" w:hAnsi="Courier New" w:cs="Courier New"/>
            <w:sz w:val="16"/>
            <w:szCs w:val="16"/>
            <w:rPrChange w:id="2792" w:author="Chris Hogan" w:date="2025-09-22T02:40:00Z" w16du:dateUtc="2025-09-22T08:40:00Z">
              <w:rPr/>
            </w:rPrChange>
          </w:rPr>
          <w:t>{ "</w:t>
        </w:r>
        <w:proofErr w:type="spellStart"/>
        <w:proofErr w:type="gramEnd"/>
        <w:r w:rsidRPr="00626B5E">
          <w:rPr>
            <w:rFonts w:ascii="Courier New" w:hAnsi="Courier New" w:cs="Courier New"/>
            <w:sz w:val="16"/>
            <w:szCs w:val="16"/>
            <w:rPrChange w:id="2793" w:author="Chris Hogan" w:date="2025-09-22T02:40:00Z" w16du:dateUtc="2025-09-22T08:40:00Z">
              <w:rPr/>
            </w:rPrChange>
          </w:rPr>
          <w:t>provision_tag</w:t>
        </w:r>
        <w:proofErr w:type="spellEnd"/>
        <w:r w:rsidRPr="00626B5E">
          <w:rPr>
            <w:rFonts w:ascii="Courier New" w:hAnsi="Courier New" w:cs="Courier New"/>
            <w:sz w:val="16"/>
            <w:szCs w:val="16"/>
            <w:rPrChange w:id="2794" w:author="Chris Hogan" w:date="2025-09-22T02:40:00Z" w16du:dateUtc="2025-09-22T08:40:00Z">
              <w:rPr/>
            </w:rPrChange>
          </w:rPr>
          <w:t>": "</w:t>
        </w:r>
        <w:proofErr w:type="spellStart"/>
        <w:proofErr w:type="gramStart"/>
        <w:r w:rsidRPr="00626B5E">
          <w:rPr>
            <w:rFonts w:ascii="Courier New" w:hAnsi="Courier New" w:cs="Courier New"/>
            <w:sz w:val="16"/>
            <w:szCs w:val="16"/>
            <w:rPrChange w:id="2795" w:author="Chris Hogan" w:date="2025-09-22T02:40:00Z" w16du:dateUtc="2025-09-22T08:40:00Z">
              <w:rPr/>
            </w:rPrChange>
          </w:rPr>
          <w:t>meal.provided</w:t>
        </w:r>
        <w:proofErr w:type="spellEnd"/>
        <w:proofErr w:type="gramEnd"/>
        <w:r w:rsidRPr="00626B5E">
          <w:rPr>
            <w:rFonts w:ascii="Courier New" w:hAnsi="Courier New" w:cs="Courier New"/>
            <w:sz w:val="16"/>
            <w:szCs w:val="16"/>
            <w:rPrChange w:id="2796" w:author="Chris Hogan" w:date="2025-09-22T02:40:00Z" w16du:dateUtc="2025-09-22T08:40:00Z">
              <w:rPr/>
            </w:rPrChange>
          </w:rPr>
          <w:t>", "</w:t>
        </w:r>
        <w:proofErr w:type="spellStart"/>
        <w:r w:rsidRPr="00626B5E">
          <w:rPr>
            <w:rFonts w:ascii="Courier New" w:hAnsi="Courier New" w:cs="Courier New"/>
            <w:sz w:val="16"/>
            <w:szCs w:val="16"/>
            <w:rPrChange w:id="2797" w:author="Chris Hogan" w:date="2025-09-22T02:40:00Z" w16du:dateUtc="2025-09-22T08:40:00Z">
              <w:rPr/>
            </w:rPrChange>
          </w:rPr>
          <w:t>facts.is_short_notice_callout</w:t>
        </w:r>
        <w:proofErr w:type="spellEnd"/>
        <w:r w:rsidRPr="00626B5E">
          <w:rPr>
            <w:rFonts w:ascii="Courier New" w:hAnsi="Courier New" w:cs="Courier New"/>
            <w:sz w:val="16"/>
            <w:szCs w:val="16"/>
            <w:rPrChange w:id="2798" w:author="Chris Hogan" w:date="2025-09-22T02:40:00Z" w16du:dateUtc="2025-09-22T08:40:00Z">
              <w:rPr/>
            </w:rPrChange>
          </w:rPr>
          <w:t xml:space="preserve">": </w:t>
        </w:r>
        <w:proofErr w:type="gramStart"/>
        <w:r w:rsidRPr="00626B5E">
          <w:rPr>
            <w:rFonts w:ascii="Courier New" w:hAnsi="Courier New" w:cs="Courier New"/>
            <w:sz w:val="16"/>
            <w:szCs w:val="16"/>
            <w:rPrChange w:id="2799" w:author="Chris Hogan" w:date="2025-09-22T02:40:00Z" w16du:dateUtc="2025-09-22T08:40:00Z">
              <w:rPr/>
            </w:rPrChange>
          </w:rPr>
          <w:t>true }</w:t>
        </w:r>
        <w:proofErr w:type="gramEnd"/>
        <w:r w:rsidRPr="00626B5E">
          <w:rPr>
            <w:rFonts w:ascii="Courier New" w:hAnsi="Courier New" w:cs="Courier New"/>
            <w:sz w:val="16"/>
            <w:szCs w:val="16"/>
            <w:rPrChange w:id="2800" w:author="Chris Hogan" w:date="2025-09-22T02:40:00Z" w16du:dateUtc="2025-09-22T08:40:00Z">
              <w:rPr/>
            </w:rPrChange>
          </w:rPr>
          <w:t>,</w:t>
        </w:r>
      </w:ins>
    </w:p>
    <w:p w14:paraId="353F36D1" w14:textId="77777777" w:rsidR="00626B5E" w:rsidRPr="00626B5E" w:rsidRDefault="00626B5E" w:rsidP="00626B5E">
      <w:pPr>
        <w:rPr>
          <w:ins w:id="2801" w:author="Chris Hogan" w:date="2025-09-22T02:40:00Z" w16du:dateUtc="2025-09-22T08:40:00Z"/>
          <w:rFonts w:ascii="Courier New" w:hAnsi="Courier New" w:cs="Courier New"/>
          <w:sz w:val="16"/>
          <w:szCs w:val="16"/>
          <w:rPrChange w:id="2802" w:author="Chris Hogan" w:date="2025-09-22T02:40:00Z" w16du:dateUtc="2025-09-22T08:40:00Z">
            <w:rPr>
              <w:ins w:id="2803" w:author="Chris Hogan" w:date="2025-09-22T02:40:00Z" w16du:dateUtc="2025-09-22T08:40:00Z"/>
            </w:rPr>
          </w:rPrChange>
        </w:rPr>
      </w:pPr>
      <w:ins w:id="2804" w:author="Chris Hogan" w:date="2025-09-22T02:40:00Z" w16du:dateUtc="2025-09-22T08:40:00Z">
        <w:r w:rsidRPr="00626B5E">
          <w:rPr>
            <w:rFonts w:ascii="Courier New" w:hAnsi="Courier New" w:cs="Courier New"/>
            <w:sz w:val="16"/>
            <w:szCs w:val="16"/>
            <w:rPrChange w:id="2805" w:author="Chris Hogan" w:date="2025-09-22T02:40:00Z" w16du:dateUtc="2025-09-22T08:40:00Z">
              <w:rPr/>
            </w:rPrChange>
          </w:rPr>
          <w:t xml:space="preserve">    "scope": "</w:t>
        </w:r>
        <w:proofErr w:type="spellStart"/>
        <w:r w:rsidRPr="00626B5E">
          <w:rPr>
            <w:rFonts w:ascii="Courier New" w:hAnsi="Courier New" w:cs="Courier New"/>
            <w:sz w:val="16"/>
            <w:szCs w:val="16"/>
            <w:rPrChange w:id="2806" w:author="Chris Hogan" w:date="2025-09-22T02:40:00Z" w16du:dateUtc="2025-09-22T08:40:00Z">
              <w:rPr/>
            </w:rPrChange>
          </w:rPr>
          <w:t>provision_group</w:t>
        </w:r>
        <w:proofErr w:type="spellEnd"/>
        <w:r w:rsidRPr="00626B5E">
          <w:rPr>
            <w:rFonts w:ascii="Courier New" w:hAnsi="Courier New" w:cs="Courier New"/>
            <w:sz w:val="16"/>
            <w:szCs w:val="16"/>
            <w:rPrChange w:id="2807" w:author="Chris Hogan" w:date="2025-09-22T02:40:00Z" w16du:dateUtc="2025-09-22T08:40:00Z">
              <w:rPr/>
            </w:rPrChange>
          </w:rPr>
          <w:t>",</w:t>
        </w:r>
      </w:ins>
    </w:p>
    <w:p w14:paraId="5526D142" w14:textId="77777777" w:rsidR="00626B5E" w:rsidRPr="00626B5E" w:rsidRDefault="00626B5E" w:rsidP="00626B5E">
      <w:pPr>
        <w:rPr>
          <w:ins w:id="2808" w:author="Chris Hogan" w:date="2025-09-22T02:40:00Z" w16du:dateUtc="2025-09-22T08:40:00Z"/>
          <w:rFonts w:ascii="Courier New" w:hAnsi="Courier New" w:cs="Courier New"/>
          <w:sz w:val="16"/>
          <w:szCs w:val="16"/>
          <w:rPrChange w:id="2809" w:author="Chris Hogan" w:date="2025-09-22T02:40:00Z" w16du:dateUtc="2025-09-22T08:40:00Z">
            <w:rPr>
              <w:ins w:id="2810" w:author="Chris Hogan" w:date="2025-09-22T02:40:00Z" w16du:dateUtc="2025-09-22T08:40:00Z"/>
            </w:rPr>
          </w:rPrChange>
        </w:rPr>
      </w:pPr>
      <w:ins w:id="2811" w:author="Chris Hogan" w:date="2025-09-22T02:40:00Z" w16du:dateUtc="2025-09-22T08:40:00Z">
        <w:r w:rsidRPr="00626B5E">
          <w:rPr>
            <w:rFonts w:ascii="Courier New" w:hAnsi="Courier New" w:cs="Courier New"/>
            <w:sz w:val="16"/>
            <w:szCs w:val="16"/>
            <w:rPrChange w:id="2812" w:author="Chris Hogan" w:date="2025-09-22T02:40:00Z" w16du:dateUtc="2025-09-22T08:40:00Z">
              <w:rPr/>
            </w:rPrChange>
          </w:rPr>
          <w:t xml:space="preserve">    "replacements": "</w:t>
        </w:r>
        <w:proofErr w:type="spellStart"/>
        <w:r w:rsidRPr="00626B5E">
          <w:rPr>
            <w:rFonts w:ascii="Courier New" w:hAnsi="Courier New" w:cs="Courier New"/>
            <w:sz w:val="16"/>
            <w:szCs w:val="16"/>
            <w:rPrChange w:id="2813" w:author="Chris Hogan" w:date="2025-09-22T02:40:00Z" w16du:dateUtc="2025-09-22T08:40:00Z">
              <w:rPr/>
            </w:rPrChange>
          </w:rPr>
          <w:t>per_missing</w:t>
        </w:r>
        <w:proofErr w:type="spellEnd"/>
        <w:r w:rsidRPr="00626B5E">
          <w:rPr>
            <w:rFonts w:ascii="Courier New" w:hAnsi="Courier New" w:cs="Courier New"/>
            <w:sz w:val="16"/>
            <w:szCs w:val="16"/>
            <w:rPrChange w:id="2814" w:author="Chris Hogan" w:date="2025-09-22T02:40:00Z" w16du:dateUtc="2025-09-22T08:40:00Z">
              <w:rPr/>
            </w:rPrChange>
          </w:rPr>
          <w:t>",</w:t>
        </w:r>
      </w:ins>
    </w:p>
    <w:p w14:paraId="4D36A8F1" w14:textId="1E151FC2" w:rsidR="00626B5E" w:rsidRPr="00626B5E" w:rsidRDefault="00626B5E" w:rsidP="00626B5E">
      <w:pPr>
        <w:rPr>
          <w:ins w:id="2815" w:author="Chris Hogan" w:date="2025-09-22T02:40:00Z" w16du:dateUtc="2025-09-22T08:40:00Z"/>
          <w:rFonts w:ascii="Courier New" w:hAnsi="Courier New" w:cs="Courier New"/>
          <w:sz w:val="16"/>
          <w:szCs w:val="16"/>
          <w:rPrChange w:id="2816" w:author="Chris Hogan" w:date="2025-09-22T02:40:00Z" w16du:dateUtc="2025-09-22T08:40:00Z">
            <w:rPr>
              <w:ins w:id="2817" w:author="Chris Hogan" w:date="2025-09-22T02:40:00Z" w16du:dateUtc="2025-09-22T08:40:00Z"/>
            </w:rPr>
          </w:rPrChange>
        </w:rPr>
      </w:pPr>
      <w:ins w:id="2818" w:author="Chris Hogan" w:date="2025-09-22T02:40:00Z" w16du:dateUtc="2025-09-22T08:40:00Z">
        <w:r w:rsidRPr="00626B5E">
          <w:rPr>
            <w:rFonts w:ascii="Courier New" w:hAnsi="Courier New" w:cs="Courier New"/>
            <w:sz w:val="16"/>
            <w:szCs w:val="16"/>
            <w:rPrChange w:id="2819" w:author="Chris Hogan" w:date="2025-09-22T02:40:00Z" w16du:dateUtc="2025-09-22T08:40:00Z">
              <w:rPr/>
            </w:rPrChange>
          </w:rPr>
          <w:t xml:space="preserve">    "</w:t>
        </w:r>
      </w:ins>
      <w:ins w:id="2820" w:author="Chris Hogan" w:date="2025-09-22T12:33:00Z" w16du:dateUtc="2025-09-22T18:33:00Z">
        <w:r w:rsidR="0028506B">
          <w:rPr>
            <w:rFonts w:ascii="Courier New" w:hAnsi="Courier New" w:cs="Courier New"/>
            <w:sz w:val="16"/>
            <w:szCs w:val="16"/>
          </w:rPr>
          <w:t>obligations</w:t>
        </w:r>
      </w:ins>
      <w:ins w:id="2821" w:author="Chris Hogan" w:date="2025-09-22T02:40:00Z" w16du:dateUtc="2025-09-22T08:40:00Z">
        <w:r w:rsidRPr="00626B5E">
          <w:rPr>
            <w:rFonts w:ascii="Courier New" w:hAnsi="Courier New" w:cs="Courier New"/>
            <w:sz w:val="16"/>
            <w:szCs w:val="16"/>
            <w:rPrChange w:id="2822" w:author="Chris Hogan" w:date="2025-09-22T02:40:00Z" w16du:dateUtc="2025-09-22T08:40:00Z">
              <w:rPr/>
            </w:rPrChange>
          </w:rPr>
          <w:t>": [</w:t>
        </w:r>
      </w:ins>
    </w:p>
    <w:p w14:paraId="44FC08D5" w14:textId="77777777" w:rsidR="00626B5E" w:rsidRPr="00626B5E" w:rsidRDefault="00626B5E" w:rsidP="00626B5E">
      <w:pPr>
        <w:rPr>
          <w:ins w:id="2823" w:author="Chris Hogan" w:date="2025-09-22T02:40:00Z" w16du:dateUtc="2025-09-22T08:40:00Z"/>
          <w:rFonts w:ascii="Courier New" w:hAnsi="Courier New" w:cs="Courier New"/>
          <w:sz w:val="16"/>
          <w:szCs w:val="16"/>
          <w:rPrChange w:id="2824" w:author="Chris Hogan" w:date="2025-09-22T02:40:00Z" w16du:dateUtc="2025-09-22T08:40:00Z">
            <w:rPr>
              <w:ins w:id="2825" w:author="Chris Hogan" w:date="2025-09-22T02:40:00Z" w16du:dateUtc="2025-09-22T08:40:00Z"/>
            </w:rPr>
          </w:rPrChange>
        </w:rPr>
      </w:pPr>
      <w:ins w:id="2826" w:author="Chris Hogan" w:date="2025-09-22T02:40:00Z" w16du:dateUtc="2025-09-22T08:40:00Z">
        <w:r w:rsidRPr="00626B5E">
          <w:rPr>
            <w:rFonts w:ascii="Courier New" w:hAnsi="Courier New" w:cs="Courier New"/>
            <w:sz w:val="16"/>
            <w:szCs w:val="16"/>
            <w:rPrChange w:id="2827" w:author="Chris Hogan" w:date="2025-09-22T02:40:00Z" w16du:dateUtc="2025-09-22T08:40:00Z">
              <w:rPr/>
            </w:rPrChange>
          </w:rPr>
          <w:t xml:space="preserve">      </w:t>
        </w:r>
        <w:proofErr w:type="gramStart"/>
        <w:r w:rsidRPr="00626B5E">
          <w:rPr>
            <w:rFonts w:ascii="Courier New" w:hAnsi="Courier New" w:cs="Courier New"/>
            <w:sz w:val="16"/>
            <w:szCs w:val="16"/>
            <w:rPrChange w:id="2828" w:author="Chris Hogan" w:date="2025-09-22T02:40:00Z" w16du:dateUtc="2025-09-22T08:40:00Z">
              <w:rPr/>
            </w:rPrChange>
          </w:rPr>
          <w:t>{ "</w:t>
        </w:r>
        <w:proofErr w:type="gramEnd"/>
        <w:r w:rsidRPr="00626B5E">
          <w:rPr>
            <w:rFonts w:ascii="Courier New" w:hAnsi="Courier New" w:cs="Courier New"/>
            <w:sz w:val="16"/>
            <w:szCs w:val="16"/>
            <w:rPrChange w:id="2829" w:author="Chris Hogan" w:date="2025-09-22T02:40:00Z" w16du:dateUtc="2025-09-22T08:40:00Z">
              <w:rPr/>
            </w:rPrChange>
          </w:rPr>
          <w:t>kind": "allowance", "amount": 40, "currency": "CAD", "</w:t>
        </w:r>
        <w:proofErr w:type="spellStart"/>
        <w:r w:rsidRPr="00626B5E">
          <w:rPr>
            <w:rFonts w:ascii="Courier New" w:hAnsi="Courier New" w:cs="Courier New"/>
            <w:sz w:val="16"/>
            <w:szCs w:val="16"/>
            <w:rPrChange w:id="2830" w:author="Chris Hogan" w:date="2025-09-22T02:40:00Z" w16du:dateUtc="2025-09-22T08:40:00Z">
              <w:rPr/>
            </w:rPrChange>
          </w:rPr>
          <w:t>provision_tag</w:t>
        </w:r>
        <w:proofErr w:type="spellEnd"/>
        <w:r w:rsidRPr="00626B5E">
          <w:rPr>
            <w:rFonts w:ascii="Courier New" w:hAnsi="Courier New" w:cs="Courier New"/>
            <w:sz w:val="16"/>
            <w:szCs w:val="16"/>
            <w:rPrChange w:id="2831" w:author="Chris Hogan" w:date="2025-09-22T02:40:00Z" w16du:dateUtc="2025-09-22T08:40:00Z">
              <w:rPr/>
            </w:rPrChange>
          </w:rPr>
          <w:t>": "</w:t>
        </w:r>
        <w:proofErr w:type="gramStart"/>
        <w:r w:rsidRPr="00626B5E">
          <w:rPr>
            <w:rFonts w:ascii="Courier New" w:hAnsi="Courier New" w:cs="Courier New"/>
            <w:sz w:val="16"/>
            <w:szCs w:val="16"/>
            <w:rPrChange w:id="2832" w:author="Chris Hogan" w:date="2025-09-22T02:40:00Z" w16du:dateUtc="2025-09-22T08:40:00Z">
              <w:rPr/>
            </w:rPrChange>
          </w:rPr>
          <w:t>allowance.$</w:t>
        </w:r>
        <w:proofErr w:type="gramEnd"/>
        <w:r w:rsidRPr="00626B5E">
          <w:rPr>
            <w:rFonts w:ascii="Courier New" w:hAnsi="Courier New" w:cs="Courier New"/>
            <w:sz w:val="16"/>
            <w:szCs w:val="16"/>
            <w:rPrChange w:id="2833" w:author="Chris Hogan" w:date="2025-09-22T02:40:00Z" w16du:dateUtc="2025-09-22T08:40:00Z">
              <w:rPr/>
            </w:rPrChange>
          </w:rPr>
          <w:t>40</w:t>
        </w:r>
        <w:proofErr w:type="gramStart"/>
        <w:r w:rsidRPr="00626B5E">
          <w:rPr>
            <w:rFonts w:ascii="Courier New" w:hAnsi="Courier New" w:cs="Courier New"/>
            <w:sz w:val="16"/>
            <w:szCs w:val="16"/>
            <w:rPrChange w:id="2834" w:author="Chris Hogan" w:date="2025-09-22T02:40:00Z" w16du:dateUtc="2025-09-22T08:40:00Z">
              <w:rPr/>
            </w:rPrChange>
          </w:rPr>
          <w:t>" }</w:t>
        </w:r>
        <w:proofErr w:type="gramEnd"/>
        <w:r w:rsidRPr="00626B5E">
          <w:rPr>
            <w:rFonts w:ascii="Courier New" w:hAnsi="Courier New" w:cs="Courier New"/>
            <w:sz w:val="16"/>
            <w:szCs w:val="16"/>
            <w:rPrChange w:id="2835" w:author="Chris Hogan" w:date="2025-09-22T02:40:00Z" w16du:dateUtc="2025-09-22T08:40:00Z">
              <w:rPr/>
            </w:rPrChange>
          </w:rPr>
          <w:t>,</w:t>
        </w:r>
      </w:ins>
    </w:p>
    <w:p w14:paraId="13EBA0B5" w14:textId="77777777" w:rsidR="00626B5E" w:rsidRPr="00626B5E" w:rsidRDefault="00626B5E" w:rsidP="00626B5E">
      <w:pPr>
        <w:rPr>
          <w:ins w:id="2836" w:author="Chris Hogan" w:date="2025-09-22T02:40:00Z" w16du:dateUtc="2025-09-22T08:40:00Z"/>
          <w:rFonts w:ascii="Courier New" w:hAnsi="Courier New" w:cs="Courier New"/>
          <w:sz w:val="16"/>
          <w:szCs w:val="16"/>
          <w:rPrChange w:id="2837" w:author="Chris Hogan" w:date="2025-09-22T02:40:00Z" w16du:dateUtc="2025-09-22T08:40:00Z">
            <w:rPr>
              <w:ins w:id="2838" w:author="Chris Hogan" w:date="2025-09-22T02:40:00Z" w16du:dateUtc="2025-09-22T08:40:00Z"/>
            </w:rPr>
          </w:rPrChange>
        </w:rPr>
      </w:pPr>
      <w:ins w:id="2839" w:author="Chris Hogan" w:date="2025-09-22T02:40:00Z" w16du:dateUtc="2025-09-22T08:40:00Z">
        <w:r w:rsidRPr="00626B5E">
          <w:rPr>
            <w:rFonts w:ascii="Courier New" w:hAnsi="Courier New" w:cs="Courier New"/>
            <w:sz w:val="16"/>
            <w:szCs w:val="16"/>
            <w:rPrChange w:id="2840" w:author="Chris Hogan" w:date="2025-09-22T02:40:00Z" w16du:dateUtc="2025-09-22T08:40:00Z">
              <w:rPr/>
            </w:rPrChange>
          </w:rPr>
          <w:t xml:space="preserve">      </w:t>
        </w:r>
        <w:proofErr w:type="gramStart"/>
        <w:r w:rsidRPr="00626B5E">
          <w:rPr>
            <w:rFonts w:ascii="Courier New" w:hAnsi="Courier New" w:cs="Courier New"/>
            <w:sz w:val="16"/>
            <w:szCs w:val="16"/>
            <w:rPrChange w:id="2841" w:author="Chris Hogan" w:date="2025-09-22T02:40:00Z" w16du:dateUtc="2025-09-22T08:40:00Z">
              <w:rPr/>
            </w:rPrChange>
          </w:rPr>
          <w:t>{ "</w:t>
        </w:r>
        <w:proofErr w:type="gramEnd"/>
        <w:r w:rsidRPr="00626B5E">
          <w:rPr>
            <w:rFonts w:ascii="Courier New" w:hAnsi="Courier New" w:cs="Courier New"/>
            <w:sz w:val="16"/>
            <w:szCs w:val="16"/>
            <w:rPrChange w:id="2842" w:author="Chris Hogan" w:date="2025-09-22T02:40:00Z" w16du:dateUtc="2025-09-22T08:40:00Z">
              <w:rPr/>
            </w:rPrChange>
          </w:rPr>
          <w:t>kind": "break", "</w:t>
        </w:r>
        <w:proofErr w:type="spellStart"/>
        <w:r w:rsidRPr="00626B5E">
          <w:rPr>
            <w:rFonts w:ascii="Courier New" w:hAnsi="Courier New" w:cs="Courier New"/>
            <w:sz w:val="16"/>
            <w:szCs w:val="16"/>
            <w:rPrChange w:id="2843" w:author="Chris Hogan" w:date="2025-09-22T02:40:00Z" w16du:dateUtc="2025-09-22T08:40:00Z">
              <w:rPr/>
            </w:rPrChange>
          </w:rPr>
          <w:t>duration_minutes</w:t>
        </w:r>
        <w:proofErr w:type="spellEnd"/>
        <w:r w:rsidRPr="00626B5E">
          <w:rPr>
            <w:rFonts w:ascii="Courier New" w:hAnsi="Courier New" w:cs="Courier New"/>
            <w:sz w:val="16"/>
            <w:szCs w:val="16"/>
            <w:rPrChange w:id="2844" w:author="Chris Hogan" w:date="2025-09-22T02:40:00Z" w16du:dateUtc="2025-09-22T08:40:00Z">
              <w:rPr/>
            </w:rPrChange>
          </w:rPr>
          <w:t>": 30, "paid": true, "rate": "ST", "</w:t>
        </w:r>
        <w:proofErr w:type="spellStart"/>
        <w:r w:rsidRPr="00626B5E">
          <w:rPr>
            <w:rFonts w:ascii="Courier New" w:hAnsi="Courier New" w:cs="Courier New"/>
            <w:sz w:val="16"/>
            <w:szCs w:val="16"/>
            <w:rPrChange w:id="2845" w:author="Chris Hogan" w:date="2025-09-22T02:40:00Z" w16du:dateUtc="2025-09-22T08:40:00Z">
              <w:rPr/>
            </w:rPrChange>
          </w:rPr>
          <w:t>provision_tag</w:t>
        </w:r>
        <w:proofErr w:type="spellEnd"/>
        <w:r w:rsidRPr="00626B5E">
          <w:rPr>
            <w:rFonts w:ascii="Courier New" w:hAnsi="Courier New" w:cs="Courier New"/>
            <w:sz w:val="16"/>
            <w:szCs w:val="16"/>
            <w:rPrChange w:id="2846" w:author="Chris Hogan" w:date="2025-09-22T02:40:00Z" w16du:dateUtc="2025-09-22T08:40:00Z">
              <w:rPr/>
            </w:rPrChange>
          </w:rPr>
          <w:t>": "</w:t>
        </w:r>
        <w:proofErr w:type="gramStart"/>
        <w:r w:rsidRPr="00626B5E">
          <w:rPr>
            <w:rFonts w:ascii="Courier New" w:hAnsi="Courier New" w:cs="Courier New"/>
            <w:sz w:val="16"/>
            <w:szCs w:val="16"/>
            <w:rPrChange w:id="2847" w:author="Chris Hogan" w:date="2025-09-22T02:40:00Z" w16du:dateUtc="2025-09-22T08:40:00Z">
              <w:rPr/>
            </w:rPrChange>
          </w:rPr>
          <w:t>inlieu.break</w:t>
        </w:r>
        <w:proofErr w:type="gramEnd"/>
        <w:r w:rsidRPr="00626B5E">
          <w:rPr>
            <w:rFonts w:ascii="Courier New" w:hAnsi="Courier New" w:cs="Courier New"/>
            <w:sz w:val="16"/>
            <w:szCs w:val="16"/>
            <w:rPrChange w:id="2848" w:author="Chris Hogan" w:date="2025-09-22T02:40:00Z" w16du:dateUtc="2025-09-22T08:40:00Z">
              <w:rPr/>
            </w:rPrChange>
          </w:rPr>
          <w:t>30</w:t>
        </w:r>
        <w:proofErr w:type="gramStart"/>
        <w:r w:rsidRPr="00626B5E">
          <w:rPr>
            <w:rFonts w:ascii="Courier New" w:hAnsi="Courier New" w:cs="Courier New"/>
            <w:sz w:val="16"/>
            <w:szCs w:val="16"/>
            <w:rPrChange w:id="2849" w:author="Chris Hogan" w:date="2025-09-22T02:40:00Z" w16du:dateUtc="2025-09-22T08:40:00Z">
              <w:rPr/>
            </w:rPrChange>
          </w:rPr>
          <w:t>" }</w:t>
        </w:r>
        <w:proofErr w:type="gramEnd"/>
        <w:r w:rsidRPr="00626B5E">
          <w:rPr>
            <w:rFonts w:ascii="Courier New" w:hAnsi="Courier New" w:cs="Courier New"/>
            <w:sz w:val="16"/>
            <w:szCs w:val="16"/>
            <w:rPrChange w:id="2850" w:author="Chris Hogan" w:date="2025-09-22T02:40:00Z" w16du:dateUtc="2025-09-22T08:40:00Z">
              <w:rPr/>
            </w:rPrChange>
          </w:rPr>
          <w:t>,</w:t>
        </w:r>
      </w:ins>
    </w:p>
    <w:p w14:paraId="5181049D" w14:textId="77777777" w:rsidR="00626B5E" w:rsidRPr="00626B5E" w:rsidRDefault="00626B5E" w:rsidP="00626B5E">
      <w:pPr>
        <w:rPr>
          <w:ins w:id="2851" w:author="Chris Hogan" w:date="2025-09-22T02:40:00Z" w16du:dateUtc="2025-09-22T08:40:00Z"/>
          <w:rFonts w:ascii="Courier New" w:hAnsi="Courier New" w:cs="Courier New"/>
          <w:sz w:val="16"/>
          <w:szCs w:val="16"/>
          <w:rPrChange w:id="2852" w:author="Chris Hogan" w:date="2025-09-22T02:40:00Z" w16du:dateUtc="2025-09-22T08:40:00Z">
            <w:rPr>
              <w:ins w:id="2853" w:author="Chris Hogan" w:date="2025-09-22T02:40:00Z" w16du:dateUtc="2025-09-22T08:40:00Z"/>
            </w:rPr>
          </w:rPrChange>
        </w:rPr>
      </w:pPr>
      <w:ins w:id="2854" w:author="Chris Hogan" w:date="2025-09-22T02:40:00Z" w16du:dateUtc="2025-09-22T08:40:00Z">
        <w:r w:rsidRPr="00626B5E">
          <w:rPr>
            <w:rFonts w:ascii="Courier New" w:hAnsi="Courier New" w:cs="Courier New"/>
            <w:sz w:val="16"/>
            <w:szCs w:val="16"/>
            <w:rPrChange w:id="2855" w:author="Chris Hogan" w:date="2025-09-22T02:40:00Z" w16du:dateUtc="2025-09-22T08:40:00Z">
              <w:rPr/>
            </w:rPrChange>
          </w:rPr>
          <w:t xml:space="preserve">      </w:t>
        </w:r>
        <w:proofErr w:type="gramStart"/>
        <w:r w:rsidRPr="00626B5E">
          <w:rPr>
            <w:rFonts w:ascii="Courier New" w:hAnsi="Courier New" w:cs="Courier New"/>
            <w:sz w:val="16"/>
            <w:szCs w:val="16"/>
            <w:rPrChange w:id="2856" w:author="Chris Hogan" w:date="2025-09-22T02:40:00Z" w16du:dateUtc="2025-09-22T08:40:00Z">
              <w:rPr/>
            </w:rPrChange>
          </w:rPr>
          <w:t>{ "</w:t>
        </w:r>
        <w:proofErr w:type="gramEnd"/>
        <w:r w:rsidRPr="00626B5E">
          <w:rPr>
            <w:rFonts w:ascii="Courier New" w:hAnsi="Courier New" w:cs="Courier New"/>
            <w:sz w:val="16"/>
            <w:szCs w:val="16"/>
            <w:rPrChange w:id="2857" w:author="Chris Hogan" w:date="2025-09-22T02:40:00Z" w16du:dateUtc="2025-09-22T08:40:00Z">
              <w:rPr/>
            </w:rPrChange>
          </w:rPr>
          <w:t>kind": "break", "</w:t>
        </w:r>
        <w:proofErr w:type="spellStart"/>
        <w:r w:rsidRPr="00626B5E">
          <w:rPr>
            <w:rFonts w:ascii="Courier New" w:hAnsi="Courier New" w:cs="Courier New"/>
            <w:sz w:val="16"/>
            <w:szCs w:val="16"/>
            <w:rPrChange w:id="2858" w:author="Chris Hogan" w:date="2025-09-22T02:40:00Z" w16du:dateUtc="2025-09-22T08:40:00Z">
              <w:rPr/>
            </w:rPrChange>
          </w:rPr>
          <w:t>duration_minutes</w:t>
        </w:r>
        <w:proofErr w:type="spellEnd"/>
        <w:r w:rsidRPr="00626B5E">
          <w:rPr>
            <w:rFonts w:ascii="Courier New" w:hAnsi="Courier New" w:cs="Courier New"/>
            <w:sz w:val="16"/>
            <w:szCs w:val="16"/>
            <w:rPrChange w:id="2859" w:author="Chris Hogan" w:date="2025-09-22T02:40:00Z" w16du:dateUtc="2025-09-22T08:40:00Z">
              <w:rPr/>
            </w:rPrChange>
          </w:rPr>
          <w:t>": 15, "paid": true, "rate": "APPLICABLE_OT", "</w:t>
        </w:r>
        <w:proofErr w:type="spellStart"/>
        <w:r w:rsidRPr="00626B5E">
          <w:rPr>
            <w:rFonts w:ascii="Courier New" w:hAnsi="Courier New" w:cs="Courier New"/>
            <w:sz w:val="16"/>
            <w:szCs w:val="16"/>
            <w:rPrChange w:id="2860" w:author="Chris Hogan" w:date="2025-09-22T02:40:00Z" w16du:dateUtc="2025-09-22T08:40:00Z">
              <w:rPr/>
            </w:rPrChange>
          </w:rPr>
          <w:t>provision_tag</w:t>
        </w:r>
        <w:proofErr w:type="spellEnd"/>
        <w:r w:rsidRPr="00626B5E">
          <w:rPr>
            <w:rFonts w:ascii="Courier New" w:hAnsi="Courier New" w:cs="Courier New"/>
            <w:sz w:val="16"/>
            <w:szCs w:val="16"/>
            <w:rPrChange w:id="2861" w:author="Chris Hogan" w:date="2025-09-22T02:40:00Z" w16du:dateUtc="2025-09-22T08:40:00Z">
              <w:rPr/>
            </w:rPrChange>
          </w:rPr>
          <w:t>": "</w:t>
        </w:r>
        <w:proofErr w:type="gramStart"/>
        <w:r w:rsidRPr="00626B5E">
          <w:rPr>
            <w:rFonts w:ascii="Courier New" w:hAnsi="Courier New" w:cs="Courier New"/>
            <w:sz w:val="16"/>
            <w:szCs w:val="16"/>
            <w:rPrChange w:id="2862" w:author="Chris Hogan" w:date="2025-09-22T02:40:00Z" w16du:dateUtc="2025-09-22T08:40:00Z">
              <w:rPr/>
            </w:rPrChange>
          </w:rPr>
          <w:t>inlieu.rest</w:t>
        </w:r>
        <w:proofErr w:type="gramEnd"/>
        <w:r w:rsidRPr="00626B5E">
          <w:rPr>
            <w:rFonts w:ascii="Courier New" w:hAnsi="Courier New" w:cs="Courier New"/>
            <w:sz w:val="16"/>
            <w:szCs w:val="16"/>
            <w:rPrChange w:id="2863" w:author="Chris Hogan" w:date="2025-09-22T02:40:00Z" w16du:dateUtc="2025-09-22T08:40:00Z">
              <w:rPr/>
            </w:rPrChange>
          </w:rPr>
          <w:t>15</w:t>
        </w:r>
        <w:proofErr w:type="gramStart"/>
        <w:r w:rsidRPr="00626B5E">
          <w:rPr>
            <w:rFonts w:ascii="Courier New" w:hAnsi="Courier New" w:cs="Courier New"/>
            <w:sz w:val="16"/>
            <w:szCs w:val="16"/>
            <w:rPrChange w:id="2864" w:author="Chris Hogan" w:date="2025-09-22T02:40:00Z" w16du:dateUtc="2025-09-22T08:40:00Z">
              <w:rPr/>
            </w:rPrChange>
          </w:rPr>
          <w:t>" }</w:t>
        </w:r>
        <w:proofErr w:type="gramEnd"/>
      </w:ins>
    </w:p>
    <w:p w14:paraId="5D9AD21A" w14:textId="77777777" w:rsidR="00626B5E" w:rsidRPr="00626B5E" w:rsidRDefault="00626B5E" w:rsidP="00626B5E">
      <w:pPr>
        <w:rPr>
          <w:ins w:id="2865" w:author="Chris Hogan" w:date="2025-09-22T02:40:00Z" w16du:dateUtc="2025-09-22T08:40:00Z"/>
          <w:rFonts w:ascii="Courier New" w:hAnsi="Courier New" w:cs="Courier New"/>
          <w:sz w:val="16"/>
          <w:szCs w:val="16"/>
          <w:rPrChange w:id="2866" w:author="Chris Hogan" w:date="2025-09-22T02:40:00Z" w16du:dateUtc="2025-09-22T08:40:00Z">
            <w:rPr>
              <w:ins w:id="2867" w:author="Chris Hogan" w:date="2025-09-22T02:40:00Z" w16du:dateUtc="2025-09-22T08:40:00Z"/>
            </w:rPr>
          </w:rPrChange>
        </w:rPr>
      </w:pPr>
      <w:ins w:id="2868" w:author="Chris Hogan" w:date="2025-09-22T02:40:00Z" w16du:dateUtc="2025-09-22T08:40:00Z">
        <w:r w:rsidRPr="00626B5E">
          <w:rPr>
            <w:rFonts w:ascii="Courier New" w:hAnsi="Courier New" w:cs="Courier New"/>
            <w:sz w:val="16"/>
            <w:szCs w:val="16"/>
            <w:rPrChange w:id="2869" w:author="Chris Hogan" w:date="2025-09-22T02:40:00Z" w16du:dateUtc="2025-09-22T08:40:00Z">
              <w:rPr/>
            </w:rPrChange>
          </w:rPr>
          <w:t xml:space="preserve">    ]</w:t>
        </w:r>
      </w:ins>
    </w:p>
    <w:p w14:paraId="177B0BD6" w14:textId="77777777" w:rsidR="00626B5E" w:rsidRPr="00626B5E" w:rsidRDefault="00626B5E" w:rsidP="00626B5E">
      <w:pPr>
        <w:rPr>
          <w:ins w:id="2870" w:author="Chris Hogan" w:date="2025-09-22T02:40:00Z" w16du:dateUtc="2025-09-22T08:40:00Z"/>
          <w:rFonts w:ascii="Courier New" w:hAnsi="Courier New" w:cs="Courier New"/>
          <w:sz w:val="16"/>
          <w:szCs w:val="16"/>
          <w:rPrChange w:id="2871" w:author="Chris Hogan" w:date="2025-09-22T02:40:00Z" w16du:dateUtc="2025-09-22T08:40:00Z">
            <w:rPr>
              <w:ins w:id="2872" w:author="Chris Hogan" w:date="2025-09-22T02:40:00Z" w16du:dateUtc="2025-09-22T08:40:00Z"/>
            </w:rPr>
          </w:rPrChange>
        </w:rPr>
      </w:pPr>
      <w:ins w:id="2873" w:author="Chris Hogan" w:date="2025-09-22T02:40:00Z" w16du:dateUtc="2025-09-22T08:40:00Z">
        <w:r w:rsidRPr="00626B5E">
          <w:rPr>
            <w:rFonts w:ascii="Courier New" w:hAnsi="Courier New" w:cs="Courier New"/>
            <w:sz w:val="16"/>
            <w:szCs w:val="16"/>
            <w:rPrChange w:id="2874" w:author="Chris Hogan" w:date="2025-09-22T02:40:00Z" w16du:dateUtc="2025-09-22T08:40:00Z">
              <w:rPr/>
            </w:rPrChange>
          </w:rPr>
          <w:t xml:space="preserve">  }</w:t>
        </w:r>
      </w:ins>
    </w:p>
    <w:p w14:paraId="7825D83A" w14:textId="6681C2CB" w:rsidR="008824FB" w:rsidRPr="00626B5E" w:rsidRDefault="00626B5E" w:rsidP="00626B5E">
      <w:pPr>
        <w:rPr>
          <w:ins w:id="2875" w:author="Chris Hogan" w:date="2025-09-22T02:21:00Z" w16du:dateUtc="2025-09-22T08:21:00Z"/>
          <w:rFonts w:ascii="Courier New" w:hAnsi="Courier New" w:cs="Courier New"/>
          <w:sz w:val="16"/>
          <w:szCs w:val="16"/>
          <w:rPrChange w:id="2876" w:author="Chris Hogan" w:date="2025-09-22T02:40:00Z" w16du:dateUtc="2025-09-22T08:40:00Z">
            <w:rPr>
              <w:ins w:id="2877" w:author="Chris Hogan" w:date="2025-09-22T02:21:00Z" w16du:dateUtc="2025-09-22T08:21:00Z"/>
            </w:rPr>
          </w:rPrChange>
        </w:rPr>
      </w:pPr>
      <w:ins w:id="2878" w:author="Chris Hogan" w:date="2025-09-22T02:40:00Z" w16du:dateUtc="2025-09-22T08:40:00Z">
        <w:r w:rsidRPr="00626B5E">
          <w:rPr>
            <w:rFonts w:ascii="Courier New" w:hAnsi="Courier New" w:cs="Courier New"/>
            <w:sz w:val="16"/>
            <w:szCs w:val="16"/>
            <w:rPrChange w:id="2879" w:author="Chris Hogan" w:date="2025-09-22T02:40:00Z" w16du:dateUtc="2025-09-22T08:40:00Z">
              <w:rPr/>
            </w:rPrChange>
          </w:rPr>
          <w:t>]</w:t>
        </w:r>
      </w:ins>
    </w:p>
    <w:p w14:paraId="2BE66E93" w14:textId="77777777" w:rsidR="00946676" w:rsidRDefault="00946676">
      <w:pPr>
        <w:rPr>
          <w:ins w:id="2880" w:author="Chris Hogan" w:date="2025-09-22T09:37:00Z" w16du:dateUtc="2025-09-22T15:37:00Z"/>
        </w:rPr>
      </w:pPr>
    </w:p>
    <w:p w14:paraId="576A137B" w14:textId="1FBA6350" w:rsidR="00395108" w:rsidRDefault="00591CBB" w:rsidP="00591CBB">
      <w:pPr>
        <w:pStyle w:val="Heading4"/>
        <w:rPr>
          <w:ins w:id="2881" w:author="Chris Hogan" w:date="2025-09-22T09:37:00Z" w16du:dateUtc="2025-09-22T15:37:00Z"/>
        </w:rPr>
        <w:pPrChange w:id="2882" w:author="Chris Hogan" w:date="2025-09-22T09:38:00Z" w16du:dateUtc="2025-09-22T15:38:00Z">
          <w:pPr/>
        </w:pPrChange>
      </w:pPr>
      <w:ins w:id="2883" w:author="Chris Hogan" w:date="2025-09-22T09:37:00Z" w16du:dateUtc="2025-09-22T15:37:00Z">
        <w:r>
          <w:t>substitute</w:t>
        </w:r>
      </w:ins>
    </w:p>
    <w:p w14:paraId="586E6CA2" w14:textId="03253204" w:rsidR="00591CBB" w:rsidRDefault="00591CBB" w:rsidP="00591CBB">
      <w:pPr>
        <w:pStyle w:val="Heading4"/>
        <w:rPr>
          <w:ins w:id="2884" w:author="Chris Hogan" w:date="2025-09-22T09:37:00Z" w16du:dateUtc="2025-09-22T15:37:00Z"/>
        </w:rPr>
        <w:pPrChange w:id="2885" w:author="Chris Hogan" w:date="2025-09-22T09:38:00Z" w16du:dateUtc="2025-09-22T15:38:00Z">
          <w:pPr/>
        </w:pPrChange>
      </w:pPr>
      <w:ins w:id="2886" w:author="Chris Hogan" w:date="2025-09-22T09:37:00Z" w16du:dateUtc="2025-09-22T15:37:00Z">
        <w:r>
          <w:t>remove</w:t>
        </w:r>
      </w:ins>
    </w:p>
    <w:p w14:paraId="591DFC13" w14:textId="75EC5F58" w:rsidR="00591CBB" w:rsidRDefault="00591CBB" w:rsidP="00591CBB">
      <w:pPr>
        <w:pStyle w:val="Heading4"/>
        <w:rPr>
          <w:ins w:id="2887" w:author="Chris Hogan" w:date="2025-09-22T09:37:00Z" w16du:dateUtc="2025-09-22T15:37:00Z"/>
        </w:rPr>
        <w:pPrChange w:id="2888" w:author="Chris Hogan" w:date="2025-09-22T09:38:00Z" w16du:dateUtc="2025-09-22T15:38:00Z">
          <w:pPr/>
        </w:pPrChange>
      </w:pPr>
      <w:proofErr w:type="spellStart"/>
      <w:ins w:id="2889" w:author="Chris Hogan" w:date="2025-09-22T09:37:00Z" w16du:dateUtc="2025-09-22T15:37:00Z">
        <w:r>
          <w:t>top_up</w:t>
        </w:r>
        <w:proofErr w:type="spellEnd"/>
      </w:ins>
    </w:p>
    <w:p w14:paraId="79694ADC" w14:textId="592C70C9" w:rsidR="00591CBB" w:rsidRDefault="00591CBB" w:rsidP="00591CBB">
      <w:pPr>
        <w:pStyle w:val="Heading4"/>
        <w:rPr>
          <w:ins w:id="2890" w:author="Chris Hogan" w:date="2025-09-22T09:37:00Z" w16du:dateUtc="2025-09-22T15:37:00Z"/>
        </w:rPr>
        <w:pPrChange w:id="2891" w:author="Chris Hogan" w:date="2025-09-22T09:38:00Z" w16du:dateUtc="2025-09-22T15:38:00Z">
          <w:pPr/>
        </w:pPrChange>
      </w:pPr>
      <w:ins w:id="2892" w:author="Chris Hogan" w:date="2025-09-22T09:37:00Z" w16du:dateUtc="2025-09-22T15:37:00Z">
        <w:r>
          <w:t>cap</w:t>
        </w:r>
      </w:ins>
    </w:p>
    <w:p w14:paraId="2F2D4432" w14:textId="77777777" w:rsidR="00395108" w:rsidRPr="00946676" w:rsidRDefault="00395108">
      <w:pPr>
        <w:rPr>
          <w:ins w:id="2893" w:author="Chris Hogan" w:date="2025-09-22T02:21:00Z" w16du:dateUtc="2025-09-22T08:21:00Z"/>
        </w:rPr>
        <w:pPrChange w:id="2894" w:author="Chris Hogan" w:date="2025-09-22T02:21:00Z" w16du:dateUtc="2025-09-22T08:21:00Z">
          <w:pPr>
            <w:pStyle w:val="Heading3"/>
          </w:pPr>
        </w:pPrChange>
      </w:pPr>
    </w:p>
    <w:p w14:paraId="2E8F45BA" w14:textId="799CBF60" w:rsidR="008D7B6F" w:rsidRDefault="008D7B6F" w:rsidP="008D7B6F">
      <w:pPr>
        <w:pStyle w:val="Heading2"/>
        <w:rPr>
          <w:ins w:id="2895" w:author="Chris Hogan" w:date="2025-09-21T09:30:00Z" w16du:dateUtc="2025-09-21T15:30:00Z"/>
        </w:rPr>
      </w:pPr>
      <w:ins w:id="2896" w:author="Chris Hogan" w:date="2025-09-21T09:30:00Z">
        <w:r w:rsidRPr="008D7B6F">
          <w:t>Traceability</w:t>
        </w:r>
      </w:ins>
    </w:p>
    <w:p w14:paraId="6D5FD40E" w14:textId="77777777" w:rsidR="008D7B6F" w:rsidRDefault="008D7B6F" w:rsidP="008D7B6F">
      <w:pPr>
        <w:rPr>
          <w:ins w:id="2897" w:author="Chris Hogan" w:date="2025-09-21T09:30:00Z" w16du:dateUtc="2025-09-21T15:30:00Z"/>
        </w:rPr>
      </w:pPr>
    </w:p>
    <w:p w14:paraId="0A760DA1" w14:textId="77777777" w:rsidR="00DE1ADF" w:rsidRPr="00DE1ADF" w:rsidRDefault="00DE1ADF" w:rsidP="00DE1ADF">
      <w:pPr>
        <w:rPr>
          <w:ins w:id="2898" w:author="Chris Hogan" w:date="2025-09-21T09:30:00Z"/>
          <w:lang w:val="en-CA"/>
        </w:rPr>
      </w:pPr>
      <w:ins w:id="2899" w:author="Chris Hogan" w:date="2025-09-21T09:30:00Z">
        <w:r w:rsidRPr="00DE1ADF">
          <w:rPr>
            <w:b/>
            <w:bCs/>
            <w:lang w:val="en-CA"/>
          </w:rPr>
          <w:t>relationships</w:t>
        </w:r>
      </w:ins>
    </w:p>
    <w:p w14:paraId="6DF59DE5" w14:textId="77777777" w:rsidR="00DE1ADF" w:rsidRPr="00DE1ADF" w:rsidRDefault="00DE1ADF" w:rsidP="00DE1ADF">
      <w:pPr>
        <w:numPr>
          <w:ilvl w:val="0"/>
          <w:numId w:val="27"/>
        </w:numPr>
        <w:rPr>
          <w:ins w:id="2900" w:author="Chris Hogan" w:date="2025-09-21T09:30:00Z"/>
          <w:lang w:val="en-CA"/>
        </w:rPr>
      </w:pPr>
      <w:ins w:id="2901" w:author="Chris Hogan" w:date="2025-09-21T09:30:00Z">
        <w:r w:rsidRPr="00DE1ADF">
          <w:rPr>
            <w:b/>
            <w:bCs/>
            <w:lang w:val="en-CA"/>
          </w:rPr>
          <w:t>Why:</w:t>
        </w:r>
        <w:r w:rsidRPr="00DE1ADF">
          <w:rPr>
            <w:lang w:val="en-CA"/>
          </w:rPr>
          <w:t xml:space="preserve"> Defines how this rule interacts with others (e.g., replaces, modifies).</w:t>
        </w:r>
      </w:ins>
    </w:p>
    <w:p w14:paraId="02B7542E" w14:textId="77777777" w:rsidR="00DE1ADF" w:rsidRPr="00DE1ADF" w:rsidRDefault="00DE1ADF" w:rsidP="00DE1ADF">
      <w:pPr>
        <w:numPr>
          <w:ilvl w:val="0"/>
          <w:numId w:val="27"/>
        </w:numPr>
        <w:rPr>
          <w:ins w:id="2902" w:author="Chris Hogan" w:date="2025-09-21T09:30:00Z"/>
          <w:lang w:val="en-CA"/>
        </w:rPr>
      </w:pPr>
      <w:ins w:id="2903" w:author="Chris Hogan" w:date="2025-09-21T09:30:00Z">
        <w:r w:rsidRPr="00DE1ADF">
          <w:rPr>
            <w:b/>
            <w:bCs/>
            <w:lang w:val="en-CA"/>
          </w:rPr>
          <w:lastRenderedPageBreak/>
          <w:t>What:</w:t>
        </w:r>
        <w:r w:rsidRPr="00DE1ADF">
          <w:rPr>
            <w:lang w:val="en-CA"/>
          </w:rPr>
          <w:t xml:space="preserve"> Array of objects.</w:t>
        </w:r>
      </w:ins>
    </w:p>
    <w:p w14:paraId="4E251119" w14:textId="77777777" w:rsidR="00DE1ADF" w:rsidRPr="00DE1ADF" w:rsidRDefault="00DE1ADF" w:rsidP="00DE1ADF">
      <w:pPr>
        <w:numPr>
          <w:ilvl w:val="0"/>
          <w:numId w:val="27"/>
        </w:numPr>
        <w:rPr>
          <w:ins w:id="2904" w:author="Chris Hogan" w:date="2025-09-21T09:30:00Z"/>
          <w:lang w:val="en-CA"/>
        </w:rPr>
      </w:pPr>
      <w:ins w:id="2905" w:author="Chris Hogan" w:date="2025-09-21T09:30:00Z">
        <w:r w:rsidRPr="00DE1ADF">
          <w:rPr>
            <w:b/>
            <w:bCs/>
            <w:lang w:val="en-CA"/>
          </w:rPr>
          <w:t>Example:</w:t>
        </w:r>
        <w:r w:rsidRPr="00DE1ADF">
          <w:rPr>
            <w:lang w:val="en-CA"/>
          </w:rPr>
          <w:t xml:space="preserve"> {"</w:t>
        </w:r>
        <w:proofErr w:type="spellStart"/>
        <w:r w:rsidRPr="00DE1ADF">
          <w:rPr>
            <w:lang w:val="en-CA"/>
          </w:rPr>
          <w:t>type":"replaces","target_rule":"NMA-AB</w:t>
        </w:r>
        <w:proofErr w:type="spellEnd"/>
        <w:r w:rsidRPr="00DE1ADF">
          <w:rPr>
            <w:lang w:val="en-CA"/>
          </w:rPr>
          <w:t>/15.600"}</w:t>
        </w:r>
      </w:ins>
    </w:p>
    <w:p w14:paraId="27E1A6C7" w14:textId="77777777" w:rsidR="008D7B6F" w:rsidRDefault="008D7B6F" w:rsidP="008D7B6F">
      <w:pPr>
        <w:rPr>
          <w:ins w:id="2906" w:author="Chris Hogan" w:date="2025-09-21T09:30:00Z" w16du:dateUtc="2025-09-21T15:30:00Z"/>
        </w:rPr>
      </w:pPr>
    </w:p>
    <w:p w14:paraId="1EF78C59" w14:textId="77777777" w:rsidR="00DE1ADF" w:rsidRDefault="00DE1ADF" w:rsidP="008D7B6F">
      <w:pPr>
        <w:rPr>
          <w:ins w:id="2907" w:author="Chris Hogan" w:date="2025-09-21T09:30:00Z" w16du:dateUtc="2025-09-21T15:30:00Z"/>
        </w:rPr>
      </w:pPr>
    </w:p>
    <w:p w14:paraId="1E9C510F" w14:textId="77777777" w:rsidR="00DE1ADF" w:rsidRPr="00DE1ADF" w:rsidRDefault="00DE1ADF" w:rsidP="00DE1ADF">
      <w:pPr>
        <w:rPr>
          <w:ins w:id="2908" w:author="Chris Hogan" w:date="2025-09-21T09:30:00Z"/>
          <w:lang w:val="en-CA"/>
        </w:rPr>
      </w:pPr>
      <w:proofErr w:type="spellStart"/>
      <w:ins w:id="2909" w:author="Chris Hogan" w:date="2025-09-21T09:30:00Z">
        <w:r w:rsidRPr="00DE1ADF">
          <w:rPr>
            <w:b/>
            <w:bCs/>
            <w:lang w:val="en-CA"/>
          </w:rPr>
          <w:t>recorded_fact_key</w:t>
        </w:r>
        <w:proofErr w:type="spellEnd"/>
        <w:r w:rsidRPr="00DE1ADF">
          <w:rPr>
            <w:lang w:val="en-CA"/>
          </w:rPr>
          <w:t xml:space="preserve"> </w:t>
        </w:r>
        <w:r w:rsidRPr="00DE1ADF">
          <w:rPr>
            <w:i/>
            <w:iCs/>
            <w:lang w:val="en-CA"/>
          </w:rPr>
          <w:t>(optional)</w:t>
        </w:r>
      </w:ins>
    </w:p>
    <w:p w14:paraId="6DDE6099" w14:textId="77777777" w:rsidR="00DE1ADF" w:rsidRPr="00DE1ADF" w:rsidRDefault="00DE1ADF" w:rsidP="00DE1ADF">
      <w:pPr>
        <w:numPr>
          <w:ilvl w:val="0"/>
          <w:numId w:val="28"/>
        </w:numPr>
        <w:rPr>
          <w:ins w:id="2910" w:author="Chris Hogan" w:date="2025-09-21T09:30:00Z"/>
          <w:lang w:val="en-CA"/>
        </w:rPr>
      </w:pPr>
      <w:ins w:id="2911" w:author="Chris Hogan" w:date="2025-09-21T09:30:00Z">
        <w:r w:rsidRPr="00DE1ADF">
          <w:rPr>
            <w:b/>
            <w:bCs/>
            <w:lang w:val="en-CA"/>
          </w:rPr>
          <w:t>Why:</w:t>
        </w:r>
        <w:r w:rsidRPr="00DE1ADF">
          <w:rPr>
            <w:lang w:val="en-CA"/>
          </w:rPr>
          <w:t xml:space="preserve"> Enables reconciliation (entitled vs. recorded).</w:t>
        </w:r>
      </w:ins>
    </w:p>
    <w:p w14:paraId="072CB79C" w14:textId="77777777" w:rsidR="00DE1ADF" w:rsidRPr="00DE1ADF" w:rsidRDefault="00DE1ADF" w:rsidP="00DE1ADF">
      <w:pPr>
        <w:numPr>
          <w:ilvl w:val="0"/>
          <w:numId w:val="28"/>
        </w:numPr>
        <w:rPr>
          <w:ins w:id="2912" w:author="Chris Hogan" w:date="2025-09-21T09:30:00Z"/>
          <w:lang w:val="en-CA"/>
        </w:rPr>
      </w:pPr>
      <w:ins w:id="2913" w:author="Chris Hogan" w:date="2025-09-21T09:30:00Z">
        <w:r w:rsidRPr="00DE1ADF">
          <w:rPr>
            <w:b/>
            <w:bCs/>
            <w:lang w:val="en-CA"/>
          </w:rPr>
          <w:t>What:</w:t>
        </w:r>
        <w:r w:rsidRPr="00DE1ADF">
          <w:rPr>
            <w:lang w:val="en-CA"/>
          </w:rPr>
          <w:t xml:space="preserve"> String (fact key name).</w:t>
        </w:r>
      </w:ins>
    </w:p>
    <w:p w14:paraId="598C900C" w14:textId="77777777" w:rsidR="00DE1ADF" w:rsidRPr="00DE1ADF" w:rsidRDefault="00DE1ADF" w:rsidP="00DE1ADF">
      <w:pPr>
        <w:numPr>
          <w:ilvl w:val="0"/>
          <w:numId w:val="28"/>
        </w:numPr>
        <w:rPr>
          <w:ins w:id="2914" w:author="Chris Hogan" w:date="2025-09-21T09:30:00Z"/>
          <w:lang w:val="en-CA"/>
        </w:rPr>
      </w:pPr>
      <w:ins w:id="2915" w:author="Chris Hogan" w:date="2025-09-21T09:30:00Z">
        <w:r w:rsidRPr="00DE1ADF">
          <w:rPr>
            <w:b/>
            <w:bCs/>
            <w:lang w:val="en-CA"/>
          </w:rPr>
          <w:t>Example:</w:t>
        </w:r>
        <w:r w:rsidRPr="00DE1ADF">
          <w:rPr>
            <w:lang w:val="en-CA"/>
          </w:rPr>
          <w:t xml:space="preserve"> "</w:t>
        </w:r>
        <w:proofErr w:type="spellStart"/>
        <w:r w:rsidRPr="00DE1ADF">
          <w:rPr>
            <w:lang w:val="en-CA"/>
          </w:rPr>
          <w:t>meals_received_count</w:t>
        </w:r>
        <w:proofErr w:type="spellEnd"/>
        <w:r w:rsidRPr="00DE1ADF">
          <w:rPr>
            <w:lang w:val="en-CA"/>
          </w:rPr>
          <w:t>"</w:t>
        </w:r>
      </w:ins>
    </w:p>
    <w:p w14:paraId="080FE2D2" w14:textId="77777777" w:rsidR="00DE1ADF" w:rsidRDefault="00DE1ADF" w:rsidP="008D7B6F">
      <w:pPr>
        <w:rPr>
          <w:ins w:id="2916" w:author="Chris Hogan" w:date="2025-09-21T09:30:00Z" w16du:dateUtc="2025-09-21T15:30:00Z"/>
        </w:rPr>
      </w:pPr>
    </w:p>
    <w:p w14:paraId="78E69DD8" w14:textId="77777777" w:rsidR="00DE1ADF" w:rsidRDefault="00DE1ADF" w:rsidP="008D7B6F">
      <w:pPr>
        <w:rPr>
          <w:ins w:id="2917" w:author="Chris Hogan" w:date="2025-09-21T09:30:00Z" w16du:dateUtc="2025-09-21T15:30:00Z"/>
        </w:rPr>
      </w:pPr>
    </w:p>
    <w:p w14:paraId="53EBEDA7" w14:textId="77777777" w:rsidR="00DE1ADF" w:rsidRPr="00DE1ADF" w:rsidRDefault="00DE1ADF" w:rsidP="00DE1ADF">
      <w:pPr>
        <w:rPr>
          <w:ins w:id="2918" w:author="Chris Hogan" w:date="2025-09-21T09:31:00Z"/>
          <w:lang w:val="en-CA"/>
        </w:rPr>
      </w:pPr>
      <w:ins w:id="2919" w:author="Chris Hogan" w:date="2025-09-21T09:31:00Z">
        <w:r w:rsidRPr="00DE1ADF">
          <w:rPr>
            <w:b/>
            <w:bCs/>
            <w:lang w:val="en-CA"/>
          </w:rPr>
          <w:t>valuation</w:t>
        </w:r>
      </w:ins>
    </w:p>
    <w:p w14:paraId="1D09154F" w14:textId="77777777" w:rsidR="00DE1ADF" w:rsidRPr="00DE1ADF" w:rsidRDefault="00DE1ADF" w:rsidP="00DE1ADF">
      <w:pPr>
        <w:numPr>
          <w:ilvl w:val="0"/>
          <w:numId w:val="29"/>
        </w:numPr>
        <w:rPr>
          <w:ins w:id="2920" w:author="Chris Hogan" w:date="2025-09-21T09:31:00Z"/>
          <w:lang w:val="en-CA"/>
        </w:rPr>
      </w:pPr>
      <w:ins w:id="2921" w:author="Chris Hogan" w:date="2025-09-21T09:31:00Z">
        <w:r w:rsidRPr="00DE1ADF">
          <w:rPr>
            <w:b/>
            <w:bCs/>
            <w:lang w:val="en-CA"/>
          </w:rPr>
          <w:t>Why:</w:t>
        </w:r>
        <w:r w:rsidRPr="00DE1ADF">
          <w:rPr>
            <w:lang w:val="en-CA"/>
          </w:rPr>
          <w:t xml:space="preserve"> Declares external references required for evaluation (e.g., calendars).</w:t>
        </w:r>
      </w:ins>
    </w:p>
    <w:p w14:paraId="008331EC" w14:textId="77777777" w:rsidR="00DE1ADF" w:rsidRPr="00DE1ADF" w:rsidRDefault="00DE1ADF" w:rsidP="00DE1ADF">
      <w:pPr>
        <w:numPr>
          <w:ilvl w:val="0"/>
          <w:numId w:val="29"/>
        </w:numPr>
        <w:rPr>
          <w:ins w:id="2922" w:author="Chris Hogan" w:date="2025-09-21T09:31:00Z"/>
          <w:lang w:val="en-CA"/>
        </w:rPr>
      </w:pPr>
      <w:ins w:id="2923" w:author="Chris Hogan" w:date="2025-09-21T09:31:00Z">
        <w:r w:rsidRPr="00DE1ADF">
          <w:rPr>
            <w:b/>
            <w:bCs/>
            <w:lang w:val="en-CA"/>
          </w:rPr>
          <w:t>What:</w:t>
        </w:r>
        <w:r w:rsidRPr="00DE1ADF">
          <w:rPr>
            <w:lang w:val="en-CA"/>
          </w:rPr>
          <w:t xml:space="preserve"> Object with tables/aliases.</w:t>
        </w:r>
      </w:ins>
    </w:p>
    <w:p w14:paraId="441EE361" w14:textId="77777777" w:rsidR="00DE1ADF" w:rsidRPr="00DE1ADF" w:rsidRDefault="00DE1ADF" w:rsidP="00DE1ADF">
      <w:pPr>
        <w:numPr>
          <w:ilvl w:val="0"/>
          <w:numId w:val="29"/>
        </w:numPr>
        <w:rPr>
          <w:ins w:id="2924" w:author="Chris Hogan" w:date="2025-09-21T09:31:00Z"/>
          <w:lang w:val="en-CA"/>
        </w:rPr>
      </w:pPr>
      <w:ins w:id="2925" w:author="Chris Hogan" w:date="2025-09-21T09:31:00Z">
        <w:r w:rsidRPr="00DE1ADF">
          <w:rPr>
            <w:b/>
            <w:bCs/>
            <w:lang w:val="en-CA"/>
          </w:rPr>
          <w:t>Example:</w:t>
        </w:r>
      </w:ins>
    </w:p>
    <w:p w14:paraId="7005E65D" w14:textId="77777777" w:rsidR="00DE1ADF" w:rsidRPr="00DE1ADF" w:rsidRDefault="00DE1ADF" w:rsidP="00DE1ADF">
      <w:pPr>
        <w:rPr>
          <w:ins w:id="2926" w:author="Chris Hogan" w:date="2025-09-21T09:31:00Z"/>
          <w:lang w:val="en-CA"/>
        </w:rPr>
      </w:pPr>
      <w:ins w:id="2927" w:author="Chris Hogan" w:date="2025-09-21T09:31:00Z">
        <w:r w:rsidRPr="00DE1ADF">
          <w:rPr>
            <w:lang w:val="en-CA"/>
          </w:rPr>
          <w:t>{"tables":[{"</w:t>
        </w:r>
        <w:proofErr w:type="spellStart"/>
        <w:r w:rsidRPr="00DE1ADF">
          <w:rPr>
            <w:lang w:val="en-CA"/>
          </w:rPr>
          <w:t>ref":"NMA_AB</w:t>
        </w:r>
        <w:proofErr w:type="spellEnd"/>
        <w:r w:rsidRPr="00DE1ADF">
          <w:rPr>
            <w:lang w:val="en-CA"/>
          </w:rPr>
          <w:t>/v2025/HOLIDAY_CAL"}]}</w:t>
        </w:r>
      </w:ins>
    </w:p>
    <w:p w14:paraId="3B4C6A4E" w14:textId="77777777" w:rsidR="00DE1ADF" w:rsidRDefault="00DE1ADF" w:rsidP="008D7B6F">
      <w:pPr>
        <w:rPr>
          <w:ins w:id="2928" w:author="Chris Hogan" w:date="2025-09-21T09:31:00Z" w16du:dateUtc="2025-09-21T15:31:00Z"/>
        </w:rPr>
      </w:pPr>
    </w:p>
    <w:p w14:paraId="6974CBD6" w14:textId="77777777" w:rsidR="00DE1ADF" w:rsidRDefault="00DE1ADF" w:rsidP="008D7B6F">
      <w:pPr>
        <w:rPr>
          <w:ins w:id="2929" w:author="Chris Hogan" w:date="2025-09-21T09:31:00Z" w16du:dateUtc="2025-09-21T15:31:00Z"/>
        </w:rPr>
      </w:pPr>
    </w:p>
    <w:p w14:paraId="24CFF501" w14:textId="77777777" w:rsidR="00DE1ADF" w:rsidRPr="00DE1ADF" w:rsidRDefault="00DE1ADF" w:rsidP="00DE1ADF">
      <w:pPr>
        <w:rPr>
          <w:ins w:id="2930" w:author="Chris Hogan" w:date="2025-09-21T09:31:00Z"/>
          <w:lang w:val="en-CA"/>
        </w:rPr>
      </w:pPr>
      <w:ins w:id="2931" w:author="Chris Hogan" w:date="2025-09-21T09:31:00Z">
        <w:r w:rsidRPr="00DE1ADF">
          <w:rPr>
            <w:b/>
            <w:bCs/>
            <w:lang w:val="en-CA"/>
          </w:rPr>
          <w:t>provenance</w:t>
        </w:r>
      </w:ins>
    </w:p>
    <w:p w14:paraId="58F6FBBB" w14:textId="77777777" w:rsidR="00DE1ADF" w:rsidRPr="00DE1ADF" w:rsidRDefault="00DE1ADF" w:rsidP="00DE1ADF">
      <w:pPr>
        <w:numPr>
          <w:ilvl w:val="0"/>
          <w:numId w:val="30"/>
        </w:numPr>
        <w:rPr>
          <w:ins w:id="2932" w:author="Chris Hogan" w:date="2025-09-21T09:31:00Z"/>
          <w:lang w:val="en-CA"/>
        </w:rPr>
      </w:pPr>
      <w:ins w:id="2933" w:author="Chris Hogan" w:date="2025-09-21T09:31:00Z">
        <w:r w:rsidRPr="00DE1ADF">
          <w:rPr>
            <w:b/>
            <w:bCs/>
            <w:lang w:val="en-CA"/>
          </w:rPr>
          <w:t>Why:</w:t>
        </w:r>
        <w:r w:rsidRPr="00DE1ADF">
          <w:rPr>
            <w:lang w:val="en-CA"/>
          </w:rPr>
          <w:t xml:space="preserve"> Links the rule to its source for audit/compliance. Never drives logic.</w:t>
        </w:r>
      </w:ins>
    </w:p>
    <w:p w14:paraId="16242302" w14:textId="77777777" w:rsidR="00DE1ADF" w:rsidRPr="00DE1ADF" w:rsidRDefault="00DE1ADF" w:rsidP="00DE1ADF">
      <w:pPr>
        <w:numPr>
          <w:ilvl w:val="0"/>
          <w:numId w:val="30"/>
        </w:numPr>
        <w:rPr>
          <w:ins w:id="2934" w:author="Chris Hogan" w:date="2025-09-21T09:31:00Z"/>
          <w:lang w:val="en-CA"/>
        </w:rPr>
      </w:pPr>
      <w:ins w:id="2935" w:author="Chris Hogan" w:date="2025-09-21T09:31:00Z">
        <w:r w:rsidRPr="00DE1ADF">
          <w:rPr>
            <w:b/>
            <w:bCs/>
            <w:lang w:val="en-CA"/>
          </w:rPr>
          <w:t>What:</w:t>
        </w:r>
        <w:r w:rsidRPr="00DE1ADF">
          <w:rPr>
            <w:lang w:val="en-CA"/>
          </w:rPr>
          <w:t xml:space="preserve"> Object with metadata.</w:t>
        </w:r>
      </w:ins>
    </w:p>
    <w:p w14:paraId="035FB0B0" w14:textId="77777777" w:rsidR="00DE1ADF" w:rsidRPr="00DE1ADF" w:rsidRDefault="00DE1ADF" w:rsidP="00DE1ADF">
      <w:pPr>
        <w:numPr>
          <w:ilvl w:val="0"/>
          <w:numId w:val="30"/>
        </w:numPr>
        <w:rPr>
          <w:ins w:id="2936" w:author="Chris Hogan" w:date="2025-09-21T09:31:00Z"/>
          <w:lang w:val="en-CA"/>
        </w:rPr>
      </w:pPr>
      <w:ins w:id="2937" w:author="Chris Hogan" w:date="2025-09-21T09:31:00Z">
        <w:r w:rsidRPr="00DE1ADF">
          <w:rPr>
            <w:b/>
            <w:bCs/>
            <w:lang w:val="en-CA"/>
          </w:rPr>
          <w:t>Example:</w:t>
        </w:r>
      </w:ins>
    </w:p>
    <w:p w14:paraId="090A02D1" w14:textId="77777777" w:rsidR="00DE1ADF" w:rsidRPr="0097468C" w:rsidRDefault="00DE1ADF" w:rsidP="00DE1ADF">
      <w:pPr>
        <w:rPr>
          <w:ins w:id="2938" w:author="Chris Hogan" w:date="2025-09-21T12:45:00Z" w16du:dateUtc="2025-09-21T18:45:00Z"/>
          <w:lang w:val="fr-FR"/>
          <w:rPrChange w:id="2939" w:author="Rob Patterson" w:date="2025-09-23T09:18:00Z" w16du:dateUtc="2025-09-23T15:18:00Z">
            <w:rPr>
              <w:ins w:id="2940" w:author="Chris Hogan" w:date="2025-09-21T12:45:00Z" w16du:dateUtc="2025-09-21T18:45:00Z"/>
              <w:lang w:val="en-CA"/>
            </w:rPr>
          </w:rPrChange>
        </w:rPr>
      </w:pPr>
      <w:ins w:id="2941" w:author="Chris Hogan" w:date="2025-09-21T09:31:00Z">
        <w:r w:rsidRPr="0097468C">
          <w:rPr>
            <w:lang w:val="fr-FR"/>
            <w:rPrChange w:id="2942" w:author="Rob Patterson" w:date="2025-09-23T09:18:00Z" w16du:dateUtc="2025-09-23T15:18:00Z">
              <w:rPr>
                <w:lang w:val="en-CA"/>
              </w:rPr>
            </w:rPrChange>
          </w:rPr>
          <w:t>{"agreement</w:t>
        </w:r>
        <w:proofErr w:type="gramStart"/>
        <w:r w:rsidRPr="0097468C">
          <w:rPr>
            <w:lang w:val="fr-FR"/>
            <w:rPrChange w:id="2943" w:author="Rob Patterson" w:date="2025-09-23T09:18:00Z" w16du:dateUtc="2025-09-23T15:18:00Z">
              <w:rPr>
                <w:lang w:val="en-CA"/>
              </w:rPr>
            </w:rPrChange>
          </w:rPr>
          <w:t>":</w:t>
        </w:r>
        <w:proofErr w:type="gramEnd"/>
        <w:r w:rsidRPr="0097468C">
          <w:rPr>
            <w:lang w:val="fr-FR"/>
            <w:rPrChange w:id="2944" w:author="Rob Patterson" w:date="2025-09-23T09:18:00Z" w16du:dateUtc="2025-09-23T15:18:00Z">
              <w:rPr>
                <w:lang w:val="en-CA"/>
              </w:rPr>
            </w:rPrChange>
          </w:rPr>
          <w:t>"NMA-AB","article</w:t>
        </w:r>
        <w:proofErr w:type="gramStart"/>
        <w:r w:rsidRPr="0097468C">
          <w:rPr>
            <w:lang w:val="fr-FR"/>
            <w:rPrChange w:id="2945" w:author="Rob Patterson" w:date="2025-09-23T09:18:00Z" w16du:dateUtc="2025-09-23T15:18:00Z">
              <w:rPr>
                <w:lang w:val="en-CA"/>
              </w:rPr>
            </w:rPrChange>
          </w:rPr>
          <w:t>":</w:t>
        </w:r>
        <w:proofErr w:type="gramEnd"/>
        <w:r w:rsidRPr="0097468C">
          <w:rPr>
            <w:lang w:val="fr-FR"/>
            <w:rPrChange w:id="2946" w:author="Rob Patterson" w:date="2025-09-23T09:18:00Z" w16du:dateUtc="2025-09-23T15:18:00Z">
              <w:rPr>
                <w:lang w:val="en-CA"/>
              </w:rPr>
            </w:rPrChange>
          </w:rPr>
          <w:t>"15.300(a)","page</w:t>
        </w:r>
        <w:proofErr w:type="gramStart"/>
        <w:r w:rsidRPr="0097468C">
          <w:rPr>
            <w:lang w:val="fr-FR"/>
            <w:rPrChange w:id="2947" w:author="Rob Patterson" w:date="2025-09-23T09:18:00Z" w16du:dateUtc="2025-09-23T15:18:00Z">
              <w:rPr>
                <w:lang w:val="en-CA"/>
              </w:rPr>
            </w:rPrChange>
          </w:rPr>
          <w:t>":</w:t>
        </w:r>
        <w:proofErr w:type="gramEnd"/>
        <w:r w:rsidRPr="0097468C">
          <w:rPr>
            <w:lang w:val="fr-FR"/>
            <w:rPrChange w:id="2948" w:author="Rob Patterson" w:date="2025-09-23T09:18:00Z" w16du:dateUtc="2025-09-23T15:18:00Z">
              <w:rPr>
                <w:lang w:val="en-CA"/>
              </w:rPr>
            </w:rPrChange>
          </w:rPr>
          <w:t>16,"version</w:t>
        </w:r>
        <w:proofErr w:type="gramStart"/>
        <w:r w:rsidRPr="0097468C">
          <w:rPr>
            <w:lang w:val="fr-FR"/>
            <w:rPrChange w:id="2949" w:author="Rob Patterson" w:date="2025-09-23T09:18:00Z" w16du:dateUtc="2025-09-23T15:18:00Z">
              <w:rPr>
                <w:lang w:val="en-CA"/>
              </w:rPr>
            </w:rPrChange>
          </w:rPr>
          <w:t>":</w:t>
        </w:r>
        <w:proofErr w:type="gramEnd"/>
        <w:r w:rsidRPr="0097468C">
          <w:rPr>
            <w:lang w:val="fr-FR"/>
            <w:rPrChange w:id="2950" w:author="Rob Patterson" w:date="2025-09-23T09:18:00Z" w16du:dateUtc="2025-09-23T15:18:00Z">
              <w:rPr>
                <w:lang w:val="en-CA"/>
              </w:rPr>
            </w:rPrChange>
          </w:rPr>
          <w:t>"2025-2028"}</w:t>
        </w:r>
      </w:ins>
    </w:p>
    <w:p w14:paraId="31CD3855" w14:textId="77777777" w:rsidR="006442A0" w:rsidRPr="0097468C" w:rsidRDefault="006442A0">
      <w:pPr>
        <w:rPr>
          <w:ins w:id="2951" w:author="Chris Hogan" w:date="2025-09-20T09:10:00Z" w16du:dateUtc="2025-09-20T15:10:00Z"/>
          <w:lang w:val="fr-FR"/>
          <w:rPrChange w:id="2952" w:author="Rob Patterson" w:date="2025-09-23T09:18:00Z" w16du:dateUtc="2025-09-23T15:18:00Z">
            <w:rPr>
              <w:ins w:id="2953" w:author="Chris Hogan" w:date="2025-09-20T09:10:00Z" w16du:dateUtc="2025-09-20T15:10:00Z"/>
            </w:rPr>
          </w:rPrChange>
        </w:rPr>
        <w:pPrChange w:id="2954" w:author="Chris Hogan" w:date="2025-09-21T12:45:00Z" w16du:dateUtc="2025-09-21T18:45:00Z">
          <w:pPr>
            <w:pStyle w:val="Heading1"/>
          </w:pPr>
        </w:pPrChange>
      </w:pPr>
    </w:p>
    <w:p w14:paraId="7CFE3BD9" w14:textId="5871B1A9" w:rsidR="00352E7D" w:rsidRDefault="00352E7D" w:rsidP="00352E7D">
      <w:pPr>
        <w:pStyle w:val="Heading3"/>
        <w:rPr>
          <w:ins w:id="2955" w:author="Chris Hogan" w:date="2025-09-22T03:08:00Z" w16du:dateUtc="2025-09-22T09:08:00Z"/>
        </w:rPr>
      </w:pPr>
      <w:ins w:id="2956" w:author="Chris Hogan" w:date="2025-09-22T03:08:00Z" w16du:dateUtc="2025-09-22T09:08:00Z">
        <w:r>
          <w:t>provenance</w:t>
        </w:r>
      </w:ins>
    </w:p>
    <w:p w14:paraId="31038746" w14:textId="3DA18FE1" w:rsidR="00352E7D" w:rsidRPr="00352E7D" w:rsidRDefault="00352E7D">
      <w:pPr>
        <w:rPr>
          <w:ins w:id="2957" w:author="Chris Hogan" w:date="2025-09-22T03:08:00Z" w16du:dateUtc="2025-09-22T09:08:00Z"/>
        </w:rPr>
        <w:pPrChange w:id="2958" w:author="Chris Hogan" w:date="2025-09-22T03:08:00Z" w16du:dateUtc="2025-09-22T09:08:00Z">
          <w:pPr>
            <w:pStyle w:val="Heading2"/>
          </w:pPr>
        </w:pPrChange>
      </w:pPr>
      <w:ins w:id="2959" w:author="Chris Hogan" w:date="2025-09-22T03:08:00Z" w16du:dateUtc="2025-09-22T09:08:00Z">
        <w:r w:rsidRPr="00352E7D">
          <w:rPr>
            <w:highlight w:val="yellow"/>
            <w:rPrChange w:id="2960" w:author="Chris Hogan" w:date="2025-09-22T03:08:00Z" w16du:dateUtc="2025-09-22T09:08:00Z">
              <w:rPr/>
            </w:rPrChange>
          </w:rPr>
          <w:t>TBD</w:t>
        </w:r>
      </w:ins>
    </w:p>
    <w:p w14:paraId="1285CC7A" w14:textId="0ABC95F1" w:rsidR="00AD4AE4" w:rsidRPr="00AD4AE4" w:rsidRDefault="00531ED0" w:rsidP="00AD4AE4">
      <w:pPr>
        <w:pStyle w:val="Heading1"/>
        <w:rPr>
          <w:lang w:val="en-CA"/>
        </w:rPr>
      </w:pPr>
      <w:r>
        <w:rPr>
          <w:lang w:val="en-CA"/>
        </w:rPr>
        <w:t xml:space="preserve">Worked </w:t>
      </w:r>
      <w:r w:rsidR="00AD4AE4" w:rsidRPr="00AD4AE4">
        <w:rPr>
          <w:lang w:val="en-CA"/>
        </w:rPr>
        <w:t>Rule Card Examples (</w:t>
      </w:r>
      <w:r w:rsidR="00C50489">
        <w:rPr>
          <w:lang w:val="en-CA"/>
        </w:rPr>
        <w:t>Labour</w:t>
      </w:r>
      <w:r w:rsidR="00AD4AE4" w:rsidRPr="00AD4AE4">
        <w:rPr>
          <w:lang w:val="en-CA"/>
        </w:rPr>
        <w:t>)</w:t>
      </w:r>
    </w:p>
    <w:p w14:paraId="7D09A18C" w14:textId="180F5F7D" w:rsidR="00AD4AE4" w:rsidRDefault="00AD4AE4" w:rsidP="00AD4AE4">
      <w:pPr>
        <w:rPr>
          <w:lang w:val="en-CA"/>
        </w:rPr>
      </w:pPr>
      <w:r w:rsidRPr="00AD4AE4">
        <w:rPr>
          <w:lang w:val="en-CA"/>
        </w:rPr>
        <w:t xml:space="preserve">This section provides illustrative </w:t>
      </w:r>
      <w:proofErr w:type="spellStart"/>
      <w:r w:rsidRPr="00AD4AE4">
        <w:rPr>
          <w:lang w:val="en-CA"/>
        </w:rPr>
        <w:t>mockups</w:t>
      </w:r>
      <w:proofErr w:type="spellEnd"/>
      <w:r w:rsidRPr="00AD4AE4">
        <w:rPr>
          <w:lang w:val="en-CA"/>
        </w:rPr>
        <w:t xml:space="preserve"> of labour rules expressed in the rule card format. These are not production-ready </w:t>
      </w:r>
      <w:proofErr w:type="gramStart"/>
      <w:r w:rsidRPr="00AD4AE4">
        <w:rPr>
          <w:lang w:val="en-CA"/>
        </w:rPr>
        <w:t>rules, but</w:t>
      </w:r>
      <w:proofErr w:type="gramEnd"/>
      <w:r w:rsidRPr="00AD4AE4">
        <w:rPr>
          <w:lang w:val="en-CA"/>
        </w:rPr>
        <w:t xml:space="preserve"> working examples that demonstrate how the design captures contract clauses in a structured way. The intent is to help stakeholders visualize how real rules </w:t>
      </w:r>
      <w:r w:rsidRPr="00AD4AE4">
        <w:rPr>
          <w:lang w:val="en-CA"/>
        </w:rPr>
        <w:lastRenderedPageBreak/>
        <w:t xml:space="preserve">would be modeled, how </w:t>
      </w:r>
      <w:proofErr w:type="spellStart"/>
      <w:r w:rsidRPr="00AD4AE4">
        <w:rPr>
          <w:lang w:val="en-CA"/>
        </w:rPr>
        <w:t>FieldVu</w:t>
      </w:r>
      <w:proofErr w:type="spellEnd"/>
      <w:r w:rsidRPr="00AD4AE4">
        <w:rPr>
          <w:lang w:val="en-CA"/>
        </w:rPr>
        <w:t xml:space="preserve"> or other downstream systems would look them up, and how compliance would be evaluated at runtime.</w:t>
      </w:r>
    </w:p>
    <w:p w14:paraId="0BDB1649" w14:textId="77777777" w:rsidR="000F732A" w:rsidRDefault="000F732A" w:rsidP="00AD4AE4">
      <w:pPr>
        <w:rPr>
          <w:lang w:val="en-CA"/>
        </w:rPr>
      </w:pPr>
    </w:p>
    <w:p w14:paraId="24EC8EC8" w14:textId="7B1C95C3" w:rsidR="009B308C" w:rsidRDefault="009B308C">
      <w:pPr>
        <w:pStyle w:val="Heading2"/>
      </w:pPr>
      <w:r>
        <w:t>Low Complexity Rules</w:t>
      </w:r>
    </w:p>
    <w:p w14:paraId="672D2F26" w14:textId="5AC1809E" w:rsidR="007A0F8A" w:rsidRDefault="007A0F8A" w:rsidP="00F16B6D">
      <w:pPr>
        <w:pStyle w:val="Heading3"/>
      </w:pPr>
      <w:r>
        <w:t>NMA-AB, 15.800, Callout Minimum</w:t>
      </w:r>
    </w:p>
    <w:p w14:paraId="3FE7B655" w14:textId="44A5950D" w:rsidR="00A82832" w:rsidRPr="00A82832" w:rsidRDefault="006A7722" w:rsidP="00F16B6D">
      <w:r w:rsidRPr="006A7722">
        <w:rPr>
          <w:noProof/>
        </w:rPr>
        <w:drawing>
          <wp:inline distT="0" distB="0" distL="0" distR="0" wp14:anchorId="1F53FC1A" wp14:editId="3AB9785F">
            <wp:extent cx="5943600" cy="862965"/>
            <wp:effectExtent l="19050" t="19050" r="19050" b="13335"/>
            <wp:docPr id="1948751864"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51864" name="Picture 1" descr="A close up of text&#10;&#10;AI-generated content may be incorrect."/>
                    <pic:cNvPicPr/>
                  </pic:nvPicPr>
                  <pic:blipFill>
                    <a:blip r:embed="rId14"/>
                    <a:stretch>
                      <a:fillRect/>
                    </a:stretch>
                  </pic:blipFill>
                  <pic:spPr>
                    <a:xfrm>
                      <a:off x="0" y="0"/>
                      <a:ext cx="5943600" cy="862965"/>
                    </a:xfrm>
                    <a:prstGeom prst="rect">
                      <a:avLst/>
                    </a:prstGeom>
                    <a:ln>
                      <a:solidFill>
                        <a:schemeClr val="bg1">
                          <a:lumMod val="50000"/>
                        </a:schemeClr>
                      </a:solidFill>
                    </a:ln>
                  </pic:spPr>
                </pic:pic>
              </a:graphicData>
            </a:graphic>
          </wp:inline>
        </w:drawing>
      </w:r>
    </w:p>
    <w:p w14:paraId="0951B874" w14:textId="77777777" w:rsidR="00F47C5C" w:rsidRDefault="00F47C5C" w:rsidP="00F47C5C">
      <w:pPr>
        <w:rPr>
          <w:rFonts w:ascii="Courier New" w:hAnsi="Courier New" w:cs="Courier New"/>
          <w:sz w:val="16"/>
          <w:szCs w:val="16"/>
        </w:rPr>
      </w:pPr>
      <w:r>
        <w:rPr>
          <w:rFonts w:ascii="Courier New" w:hAnsi="Courier New" w:cs="Courier New"/>
          <w:sz w:val="16"/>
          <w:szCs w:val="16"/>
        </w:rPr>
        <w:t>// drop this into a JSON linter for easier reading</w:t>
      </w:r>
    </w:p>
    <w:p w14:paraId="466AC61E" w14:textId="66BB0BD9" w:rsidR="009F4F05" w:rsidRPr="00F16B6D" w:rsidRDefault="009F4F05" w:rsidP="009F4F05">
      <w:pPr>
        <w:rPr>
          <w:rFonts w:ascii="Courier New" w:hAnsi="Courier New" w:cs="Courier New"/>
          <w:sz w:val="16"/>
          <w:szCs w:val="16"/>
        </w:rPr>
      </w:pPr>
      <w:r w:rsidRPr="00F16B6D">
        <w:rPr>
          <w:rFonts w:ascii="Courier New" w:hAnsi="Courier New" w:cs="Courier New"/>
          <w:sz w:val="16"/>
          <w:szCs w:val="16"/>
        </w:rPr>
        <w:t>{</w:t>
      </w:r>
    </w:p>
    <w:p w14:paraId="093F44DE" w14:textId="55C20D79" w:rsidR="009F4F05" w:rsidRPr="00F16B6D" w:rsidRDefault="009F4F05" w:rsidP="009F4F05">
      <w:pPr>
        <w:rPr>
          <w:rFonts w:ascii="Courier New" w:hAnsi="Courier New" w:cs="Courier New"/>
          <w:sz w:val="16"/>
          <w:szCs w:val="16"/>
        </w:rPr>
      </w:pPr>
      <w:r w:rsidRPr="00F16B6D">
        <w:rPr>
          <w:rFonts w:ascii="Courier New" w:hAnsi="Courier New" w:cs="Courier New"/>
          <w:sz w:val="16"/>
          <w:szCs w:val="16"/>
        </w:rPr>
        <w:t xml:space="preserve">    "id": "</w:t>
      </w:r>
      <w:r>
        <w:rPr>
          <w:rFonts w:ascii="Courier New" w:hAnsi="Courier New" w:cs="Courier New"/>
          <w:sz w:val="16"/>
          <w:szCs w:val="16"/>
        </w:rPr>
        <w:t>&lt;GUID&gt;</w:t>
      </w:r>
      <w:r w:rsidRPr="00F16B6D">
        <w:rPr>
          <w:rFonts w:ascii="Courier New" w:hAnsi="Courier New" w:cs="Courier New"/>
          <w:sz w:val="16"/>
          <w:szCs w:val="16"/>
        </w:rPr>
        <w:t>",</w:t>
      </w:r>
    </w:p>
    <w:p w14:paraId="5B41B590" w14:textId="77777777" w:rsidR="009F4F05" w:rsidRPr="00F16B6D" w:rsidRDefault="009F4F05" w:rsidP="009F4F05">
      <w:pPr>
        <w:rPr>
          <w:rFonts w:ascii="Courier New" w:hAnsi="Courier New" w:cs="Courier New"/>
          <w:sz w:val="16"/>
          <w:szCs w:val="16"/>
        </w:rPr>
      </w:pPr>
      <w:r w:rsidRPr="00F16B6D">
        <w:rPr>
          <w:rFonts w:ascii="Courier New" w:hAnsi="Courier New" w:cs="Courier New"/>
          <w:sz w:val="16"/>
          <w:szCs w:val="16"/>
        </w:rPr>
        <w:t xml:space="preserve">    "name": "Callout Minimum — 2h at DT",</w:t>
      </w:r>
    </w:p>
    <w:p w14:paraId="02DF4901" w14:textId="77777777" w:rsidR="009F4F05" w:rsidRPr="00F16B6D" w:rsidRDefault="009F4F05" w:rsidP="009F4F05">
      <w:pPr>
        <w:rPr>
          <w:rFonts w:ascii="Courier New" w:hAnsi="Courier New" w:cs="Courier New"/>
          <w:sz w:val="16"/>
          <w:szCs w:val="16"/>
        </w:rPr>
      </w:pPr>
      <w:r w:rsidRPr="00F16B6D">
        <w:rPr>
          <w:rFonts w:ascii="Courier New" w:hAnsi="Courier New" w:cs="Courier New"/>
          <w:sz w:val="16"/>
          <w:szCs w:val="16"/>
        </w:rPr>
        <w:t xml:space="preserve">    "status": "active",</w:t>
      </w:r>
    </w:p>
    <w:p w14:paraId="4B007039" w14:textId="77777777" w:rsidR="009F4F05" w:rsidRPr="00F16B6D" w:rsidRDefault="009F4F05" w:rsidP="009F4F05">
      <w:pPr>
        <w:rPr>
          <w:rFonts w:ascii="Courier New" w:hAnsi="Courier New" w:cs="Courier New"/>
          <w:sz w:val="16"/>
          <w:szCs w:val="16"/>
        </w:rPr>
      </w:pPr>
      <w:r w:rsidRPr="00F16B6D">
        <w:rPr>
          <w:rFonts w:ascii="Courier New" w:hAnsi="Courier New" w:cs="Courier New"/>
          <w:sz w:val="16"/>
          <w:szCs w:val="16"/>
        </w:rPr>
        <w:t xml:space="preserve">    "</w:t>
      </w:r>
      <w:proofErr w:type="spellStart"/>
      <w:proofErr w:type="gramStart"/>
      <w:r w:rsidRPr="00F16B6D">
        <w:rPr>
          <w:rFonts w:ascii="Courier New" w:hAnsi="Courier New" w:cs="Courier New"/>
          <w:sz w:val="16"/>
          <w:szCs w:val="16"/>
        </w:rPr>
        <w:t>created</w:t>
      </w:r>
      <w:proofErr w:type="gramEnd"/>
      <w:r w:rsidRPr="00F16B6D">
        <w:rPr>
          <w:rFonts w:ascii="Courier New" w:hAnsi="Courier New" w:cs="Courier New"/>
          <w:sz w:val="16"/>
          <w:szCs w:val="16"/>
        </w:rPr>
        <w:t>_at</w:t>
      </w:r>
      <w:proofErr w:type="spellEnd"/>
      <w:r w:rsidRPr="00F16B6D">
        <w:rPr>
          <w:rFonts w:ascii="Courier New" w:hAnsi="Courier New" w:cs="Courier New"/>
          <w:sz w:val="16"/>
          <w:szCs w:val="16"/>
        </w:rPr>
        <w:t>": "2025-09-19T00:00:00Z",</w:t>
      </w:r>
    </w:p>
    <w:p w14:paraId="6ADE11C6" w14:textId="77777777" w:rsidR="009F4F05" w:rsidRPr="00F16B6D" w:rsidRDefault="009F4F05" w:rsidP="009F4F05">
      <w:pPr>
        <w:rPr>
          <w:rFonts w:ascii="Courier New" w:hAnsi="Courier New" w:cs="Courier New"/>
          <w:sz w:val="16"/>
          <w:szCs w:val="16"/>
        </w:rPr>
      </w:pPr>
      <w:r w:rsidRPr="00F16B6D">
        <w:rPr>
          <w:rFonts w:ascii="Courier New" w:hAnsi="Courier New" w:cs="Courier New"/>
          <w:sz w:val="16"/>
          <w:szCs w:val="16"/>
        </w:rPr>
        <w:t xml:space="preserve">    "</w:t>
      </w:r>
      <w:proofErr w:type="spellStart"/>
      <w:proofErr w:type="gramStart"/>
      <w:r w:rsidRPr="00F16B6D">
        <w:rPr>
          <w:rFonts w:ascii="Courier New" w:hAnsi="Courier New" w:cs="Courier New"/>
          <w:sz w:val="16"/>
          <w:szCs w:val="16"/>
        </w:rPr>
        <w:t>updated</w:t>
      </w:r>
      <w:proofErr w:type="gramEnd"/>
      <w:r w:rsidRPr="00F16B6D">
        <w:rPr>
          <w:rFonts w:ascii="Courier New" w:hAnsi="Courier New" w:cs="Courier New"/>
          <w:sz w:val="16"/>
          <w:szCs w:val="16"/>
        </w:rPr>
        <w:t>_at</w:t>
      </w:r>
      <w:proofErr w:type="spellEnd"/>
      <w:r w:rsidRPr="00F16B6D">
        <w:rPr>
          <w:rFonts w:ascii="Courier New" w:hAnsi="Courier New" w:cs="Courier New"/>
          <w:sz w:val="16"/>
          <w:szCs w:val="16"/>
        </w:rPr>
        <w:t>": null,</w:t>
      </w:r>
    </w:p>
    <w:p w14:paraId="645CCC51" w14:textId="77777777" w:rsidR="009F4F05" w:rsidRPr="00F16B6D" w:rsidRDefault="009F4F05" w:rsidP="009F4F05">
      <w:pPr>
        <w:rPr>
          <w:rFonts w:ascii="Courier New" w:hAnsi="Courier New" w:cs="Courier New"/>
          <w:sz w:val="16"/>
          <w:szCs w:val="16"/>
        </w:rPr>
      </w:pPr>
      <w:r w:rsidRPr="00F16B6D">
        <w:rPr>
          <w:rFonts w:ascii="Courier New" w:hAnsi="Courier New" w:cs="Courier New"/>
          <w:sz w:val="16"/>
          <w:szCs w:val="16"/>
        </w:rPr>
        <w:t xml:space="preserve">    "</w:t>
      </w:r>
      <w:proofErr w:type="spellStart"/>
      <w:proofErr w:type="gramStart"/>
      <w:r w:rsidRPr="00F16B6D">
        <w:rPr>
          <w:rFonts w:ascii="Courier New" w:hAnsi="Courier New" w:cs="Courier New"/>
          <w:sz w:val="16"/>
          <w:szCs w:val="16"/>
        </w:rPr>
        <w:t>effective</w:t>
      </w:r>
      <w:proofErr w:type="gramEnd"/>
      <w:r w:rsidRPr="00F16B6D">
        <w:rPr>
          <w:rFonts w:ascii="Courier New" w:hAnsi="Courier New" w:cs="Courier New"/>
          <w:sz w:val="16"/>
          <w:szCs w:val="16"/>
        </w:rPr>
        <w:t>_start</w:t>
      </w:r>
      <w:proofErr w:type="spellEnd"/>
      <w:r w:rsidRPr="00F16B6D">
        <w:rPr>
          <w:rFonts w:ascii="Courier New" w:hAnsi="Courier New" w:cs="Courier New"/>
          <w:sz w:val="16"/>
          <w:szCs w:val="16"/>
        </w:rPr>
        <w:t>": "2025-01-01",</w:t>
      </w:r>
    </w:p>
    <w:p w14:paraId="57173523" w14:textId="77777777" w:rsidR="009F4F05" w:rsidRPr="00F16B6D" w:rsidRDefault="009F4F05" w:rsidP="009F4F05">
      <w:pPr>
        <w:rPr>
          <w:rFonts w:ascii="Courier New" w:hAnsi="Courier New" w:cs="Courier New"/>
          <w:sz w:val="16"/>
          <w:szCs w:val="16"/>
        </w:rPr>
      </w:pPr>
      <w:r w:rsidRPr="00F16B6D">
        <w:rPr>
          <w:rFonts w:ascii="Courier New" w:hAnsi="Courier New" w:cs="Courier New"/>
          <w:sz w:val="16"/>
          <w:szCs w:val="16"/>
        </w:rPr>
        <w:t xml:space="preserve">    "</w:t>
      </w:r>
      <w:proofErr w:type="spellStart"/>
      <w:proofErr w:type="gramStart"/>
      <w:r w:rsidRPr="00F16B6D">
        <w:rPr>
          <w:rFonts w:ascii="Courier New" w:hAnsi="Courier New" w:cs="Courier New"/>
          <w:sz w:val="16"/>
          <w:szCs w:val="16"/>
        </w:rPr>
        <w:t>effective</w:t>
      </w:r>
      <w:proofErr w:type="gramEnd"/>
      <w:r w:rsidRPr="00F16B6D">
        <w:rPr>
          <w:rFonts w:ascii="Courier New" w:hAnsi="Courier New" w:cs="Courier New"/>
          <w:sz w:val="16"/>
          <w:szCs w:val="16"/>
        </w:rPr>
        <w:t>_end</w:t>
      </w:r>
      <w:proofErr w:type="spellEnd"/>
      <w:r w:rsidRPr="00F16B6D">
        <w:rPr>
          <w:rFonts w:ascii="Courier New" w:hAnsi="Courier New" w:cs="Courier New"/>
          <w:sz w:val="16"/>
          <w:szCs w:val="16"/>
        </w:rPr>
        <w:t>": "2028-12-31",</w:t>
      </w:r>
    </w:p>
    <w:p w14:paraId="305E6744" w14:textId="77777777" w:rsidR="009F4F05" w:rsidRPr="00F16B6D" w:rsidRDefault="009F4F05" w:rsidP="009F4F05">
      <w:pPr>
        <w:rPr>
          <w:rFonts w:ascii="Courier New" w:hAnsi="Courier New" w:cs="Courier New"/>
          <w:sz w:val="16"/>
          <w:szCs w:val="16"/>
        </w:rPr>
      </w:pPr>
      <w:r w:rsidRPr="00F16B6D">
        <w:rPr>
          <w:rFonts w:ascii="Courier New" w:hAnsi="Courier New" w:cs="Courier New"/>
          <w:sz w:val="16"/>
          <w:szCs w:val="16"/>
        </w:rPr>
        <w:t xml:space="preserve">    "summary": "Between regular shifts, minimum 2 hours at DT; all hours beyond are DT.",</w:t>
      </w:r>
    </w:p>
    <w:p w14:paraId="30AC7698" w14:textId="77777777" w:rsidR="009F4F05" w:rsidRDefault="009F4F05" w:rsidP="009F4F05">
      <w:pPr>
        <w:rPr>
          <w:rFonts w:ascii="Courier New" w:hAnsi="Courier New" w:cs="Courier New"/>
          <w:sz w:val="16"/>
          <w:szCs w:val="16"/>
        </w:rPr>
      </w:pPr>
      <w:r w:rsidRPr="00F16B6D">
        <w:rPr>
          <w:rFonts w:ascii="Courier New" w:hAnsi="Courier New" w:cs="Courier New"/>
          <w:sz w:val="16"/>
          <w:szCs w:val="16"/>
        </w:rPr>
        <w:t xml:space="preserve">    "tags": [</w:t>
      </w:r>
    </w:p>
    <w:p w14:paraId="2E49241D" w14:textId="38A98B46" w:rsidR="008A109C" w:rsidRDefault="008A109C" w:rsidP="009F4F05">
      <w:pPr>
        <w:rPr>
          <w:rFonts w:ascii="Courier New" w:hAnsi="Courier New" w:cs="Courier New"/>
          <w:sz w:val="16"/>
          <w:szCs w:val="16"/>
        </w:rPr>
      </w:pPr>
      <w:r w:rsidRPr="00D9048B">
        <w:rPr>
          <w:rFonts w:ascii="Courier New" w:hAnsi="Courier New" w:cs="Courier New"/>
          <w:sz w:val="16"/>
          <w:szCs w:val="16"/>
        </w:rPr>
        <w:t xml:space="preserve">        "</w:t>
      </w:r>
      <w:proofErr w:type="spellStart"/>
      <w:r>
        <w:rPr>
          <w:rFonts w:ascii="Courier New" w:hAnsi="Courier New" w:cs="Courier New"/>
          <w:sz w:val="16"/>
          <w:szCs w:val="16"/>
        </w:rPr>
        <w:t>labour</w:t>
      </w:r>
      <w:proofErr w:type="spellEnd"/>
      <w:r w:rsidRPr="00D9048B">
        <w:rPr>
          <w:rFonts w:ascii="Courier New" w:hAnsi="Courier New" w:cs="Courier New"/>
          <w:sz w:val="16"/>
          <w:szCs w:val="16"/>
        </w:rPr>
        <w:t>",</w:t>
      </w:r>
    </w:p>
    <w:p w14:paraId="634E655B" w14:textId="49C3CEA0" w:rsidR="009F4F05" w:rsidRPr="00F16B6D" w:rsidRDefault="00B63775" w:rsidP="009F4F05">
      <w:pPr>
        <w:rPr>
          <w:rFonts w:ascii="Courier New" w:hAnsi="Courier New" w:cs="Courier New"/>
          <w:sz w:val="16"/>
          <w:szCs w:val="16"/>
        </w:rPr>
      </w:pPr>
      <w:r w:rsidRPr="00D9048B">
        <w:rPr>
          <w:rFonts w:ascii="Courier New" w:hAnsi="Courier New" w:cs="Courier New"/>
          <w:sz w:val="16"/>
          <w:szCs w:val="16"/>
        </w:rPr>
        <w:t xml:space="preserve">        "</w:t>
      </w:r>
      <w:proofErr w:type="gramStart"/>
      <w:r>
        <w:rPr>
          <w:rFonts w:ascii="Courier New" w:hAnsi="Courier New" w:cs="Courier New"/>
          <w:sz w:val="16"/>
          <w:szCs w:val="16"/>
        </w:rPr>
        <w:t>time</w:t>
      </w:r>
      <w:proofErr w:type="gramEnd"/>
      <w:r w:rsidR="009A5CF7">
        <w:rPr>
          <w:rFonts w:ascii="Courier New" w:hAnsi="Courier New" w:cs="Courier New"/>
          <w:sz w:val="16"/>
          <w:szCs w:val="16"/>
        </w:rPr>
        <w:t xml:space="preserve"> </w:t>
      </w:r>
      <w:r>
        <w:rPr>
          <w:rFonts w:ascii="Courier New" w:hAnsi="Courier New" w:cs="Courier New"/>
          <w:sz w:val="16"/>
          <w:szCs w:val="16"/>
        </w:rPr>
        <w:t>recording</w:t>
      </w:r>
      <w:r w:rsidRPr="00D9048B">
        <w:rPr>
          <w:rFonts w:ascii="Courier New" w:hAnsi="Courier New" w:cs="Courier New"/>
          <w:sz w:val="16"/>
          <w:szCs w:val="16"/>
        </w:rPr>
        <w:t>",</w:t>
      </w:r>
    </w:p>
    <w:p w14:paraId="1C16F959" w14:textId="2E7AA6FE" w:rsidR="009F4F05" w:rsidRPr="00F16B6D" w:rsidRDefault="009F4F05" w:rsidP="009F4F05">
      <w:pPr>
        <w:rPr>
          <w:rFonts w:ascii="Courier New" w:hAnsi="Courier New" w:cs="Courier New"/>
          <w:sz w:val="16"/>
          <w:szCs w:val="16"/>
        </w:rPr>
      </w:pPr>
      <w:r w:rsidRPr="00F16B6D">
        <w:rPr>
          <w:rFonts w:ascii="Courier New" w:hAnsi="Courier New" w:cs="Courier New"/>
          <w:sz w:val="16"/>
          <w:szCs w:val="16"/>
        </w:rPr>
        <w:t xml:space="preserve">        "callout"</w:t>
      </w:r>
    </w:p>
    <w:p w14:paraId="38688361" w14:textId="77777777" w:rsidR="009F4F05" w:rsidRPr="00F16B6D" w:rsidRDefault="009F4F05" w:rsidP="009F4F05">
      <w:pPr>
        <w:rPr>
          <w:rFonts w:ascii="Courier New" w:hAnsi="Courier New" w:cs="Courier New"/>
          <w:sz w:val="16"/>
          <w:szCs w:val="16"/>
        </w:rPr>
      </w:pPr>
      <w:r w:rsidRPr="00F16B6D">
        <w:rPr>
          <w:rFonts w:ascii="Courier New" w:hAnsi="Courier New" w:cs="Courier New"/>
          <w:sz w:val="16"/>
          <w:szCs w:val="16"/>
        </w:rPr>
        <w:t xml:space="preserve">    ],</w:t>
      </w:r>
    </w:p>
    <w:p w14:paraId="1C84F4FC" w14:textId="77777777" w:rsidR="009F4F05" w:rsidRPr="00F16B6D" w:rsidRDefault="009F4F05" w:rsidP="009F4F05">
      <w:pPr>
        <w:rPr>
          <w:rFonts w:ascii="Courier New" w:hAnsi="Courier New" w:cs="Courier New"/>
          <w:sz w:val="16"/>
          <w:szCs w:val="16"/>
        </w:rPr>
      </w:pPr>
      <w:r w:rsidRPr="00F16B6D">
        <w:rPr>
          <w:rFonts w:ascii="Courier New" w:hAnsi="Courier New" w:cs="Courier New"/>
          <w:sz w:val="16"/>
          <w:szCs w:val="16"/>
        </w:rPr>
        <w:t xml:space="preserve">    "subjects": [</w:t>
      </w:r>
    </w:p>
    <w:p w14:paraId="33B72BBC" w14:textId="77777777" w:rsidR="009F4F05" w:rsidRPr="00F16B6D" w:rsidRDefault="009F4F05" w:rsidP="009F4F05">
      <w:pPr>
        <w:rPr>
          <w:rFonts w:ascii="Courier New" w:hAnsi="Courier New" w:cs="Courier New"/>
          <w:sz w:val="16"/>
          <w:szCs w:val="16"/>
        </w:rPr>
      </w:pPr>
      <w:r w:rsidRPr="00F16B6D">
        <w:rPr>
          <w:rFonts w:ascii="Courier New" w:hAnsi="Courier New" w:cs="Courier New"/>
          <w:sz w:val="16"/>
          <w:szCs w:val="16"/>
        </w:rPr>
        <w:t xml:space="preserve">        {</w:t>
      </w:r>
    </w:p>
    <w:p w14:paraId="299F120A" w14:textId="77777777" w:rsidR="004457AB" w:rsidRDefault="004457AB" w:rsidP="004457AB">
      <w:pPr>
        <w:rPr>
          <w:rFonts w:ascii="Courier New" w:hAnsi="Courier New" w:cs="Courier New"/>
          <w:sz w:val="16"/>
          <w:szCs w:val="16"/>
        </w:rPr>
      </w:pPr>
      <w:r w:rsidRPr="00D9048B">
        <w:rPr>
          <w:rFonts w:ascii="Courier New" w:hAnsi="Courier New" w:cs="Courier New"/>
          <w:sz w:val="16"/>
          <w:szCs w:val="16"/>
        </w:rPr>
        <w:t xml:space="preserve">            </w:t>
      </w:r>
      <w:r w:rsidRPr="00CA05D4">
        <w:rPr>
          <w:rFonts w:ascii="Courier New" w:hAnsi="Courier New" w:cs="Courier New"/>
          <w:sz w:val="16"/>
          <w:szCs w:val="16"/>
          <w:lang w:val="en-CA"/>
        </w:rPr>
        <w:t>"</w:t>
      </w:r>
      <w:r>
        <w:rPr>
          <w:rFonts w:ascii="Courier New" w:hAnsi="Courier New" w:cs="Courier New"/>
          <w:sz w:val="16"/>
          <w:szCs w:val="16"/>
        </w:rPr>
        <w:t>kind</w:t>
      </w:r>
      <w:r w:rsidRPr="00CA05D4">
        <w:rPr>
          <w:rFonts w:ascii="Courier New" w:hAnsi="Courier New" w:cs="Courier New"/>
          <w:sz w:val="16"/>
          <w:szCs w:val="16"/>
          <w:lang w:val="en-CA"/>
        </w:rPr>
        <w:t>"</w:t>
      </w:r>
      <w:r>
        <w:rPr>
          <w:rFonts w:ascii="Courier New" w:hAnsi="Courier New" w:cs="Courier New"/>
          <w:sz w:val="16"/>
          <w:szCs w:val="16"/>
        </w:rPr>
        <w:t xml:space="preserve">: </w:t>
      </w:r>
      <w:r w:rsidRPr="00CA05D4">
        <w:rPr>
          <w:rFonts w:ascii="Courier New" w:hAnsi="Courier New" w:cs="Courier New"/>
          <w:sz w:val="16"/>
          <w:szCs w:val="16"/>
          <w:lang w:val="en-CA"/>
        </w:rPr>
        <w:t>"</w:t>
      </w:r>
      <w:r>
        <w:rPr>
          <w:rFonts w:ascii="Courier New" w:hAnsi="Courier New" w:cs="Courier New"/>
          <w:sz w:val="16"/>
          <w:szCs w:val="16"/>
        </w:rPr>
        <w:t>employee</w:t>
      </w:r>
      <w:r w:rsidRPr="00CA05D4">
        <w:rPr>
          <w:rFonts w:ascii="Courier New" w:hAnsi="Courier New" w:cs="Courier New"/>
          <w:sz w:val="16"/>
          <w:szCs w:val="16"/>
          <w:lang w:val="en-CA"/>
        </w:rPr>
        <w:t>"</w:t>
      </w:r>
      <w:r>
        <w:rPr>
          <w:rFonts w:ascii="Courier New" w:hAnsi="Courier New" w:cs="Courier New"/>
          <w:sz w:val="16"/>
          <w:szCs w:val="16"/>
        </w:rPr>
        <w:t>,</w:t>
      </w:r>
    </w:p>
    <w:p w14:paraId="5683C3DA" w14:textId="6EE39C6F" w:rsidR="004457AB" w:rsidRPr="00CA05D4" w:rsidRDefault="004457AB" w:rsidP="004457AB">
      <w:pPr>
        <w:rPr>
          <w:rFonts w:ascii="Courier New" w:hAnsi="Courier New" w:cs="Courier New"/>
          <w:sz w:val="16"/>
          <w:szCs w:val="16"/>
          <w:lang w:val="en-CA"/>
        </w:rPr>
      </w:pPr>
      <w:r w:rsidRPr="00CA05D4">
        <w:rPr>
          <w:rFonts w:ascii="Courier New" w:hAnsi="Courier New" w:cs="Courier New"/>
          <w:sz w:val="16"/>
          <w:szCs w:val="16"/>
          <w:lang w:val="en-CA"/>
        </w:rPr>
        <w:t xml:space="preserve">            </w:t>
      </w:r>
      <w:r w:rsidRPr="00E677C0">
        <w:rPr>
          <w:rFonts w:ascii="Courier New" w:hAnsi="Courier New" w:cs="Courier New"/>
          <w:sz w:val="16"/>
          <w:szCs w:val="16"/>
          <w:highlight w:val="yellow"/>
          <w:lang w:val="en-CA"/>
        </w:rPr>
        <w:t>"</w:t>
      </w:r>
      <w:proofErr w:type="spellStart"/>
      <w:r w:rsidRPr="00E677C0">
        <w:rPr>
          <w:rFonts w:ascii="Courier New" w:hAnsi="Courier New" w:cs="Courier New"/>
          <w:sz w:val="16"/>
          <w:szCs w:val="16"/>
          <w:highlight w:val="yellow"/>
          <w:lang w:val="en-CA"/>
        </w:rPr>
        <w:t>employment_type</w:t>
      </w:r>
      <w:proofErr w:type="spellEnd"/>
      <w:r w:rsidRPr="00E677C0">
        <w:rPr>
          <w:rFonts w:ascii="Courier New" w:hAnsi="Courier New" w:cs="Courier New"/>
          <w:sz w:val="16"/>
          <w:szCs w:val="16"/>
          <w:highlight w:val="yellow"/>
          <w:lang w:val="en-CA"/>
        </w:rPr>
        <w:t>": "unionized"</w:t>
      </w:r>
    </w:p>
    <w:p w14:paraId="765C7033"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
    <w:p w14:paraId="53494FEF"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
    <w:p w14:paraId="2AE38991"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"context</w:t>
      </w:r>
      <w:proofErr w:type="gramStart"/>
      <w:r w:rsidRPr="00E677C0">
        <w:rPr>
          <w:rFonts w:ascii="Courier New" w:hAnsi="Courier New" w:cs="Courier New"/>
          <w:sz w:val="16"/>
          <w:szCs w:val="16"/>
        </w:rPr>
        <w:t>": {</w:t>
      </w:r>
      <w:proofErr w:type="gramEnd"/>
    </w:p>
    <w:p w14:paraId="7621582A"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"jurisdiction": "CA-AB"</w:t>
      </w:r>
    </w:p>
    <w:p w14:paraId="784030F3"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
    <w:p w14:paraId="51A2D77B"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"facts</w:t>
      </w:r>
      <w:proofErr w:type="gramStart"/>
      <w:r w:rsidRPr="00E677C0">
        <w:rPr>
          <w:rFonts w:ascii="Courier New" w:hAnsi="Courier New" w:cs="Courier New"/>
          <w:sz w:val="16"/>
          <w:szCs w:val="16"/>
        </w:rPr>
        <w:t>": {</w:t>
      </w:r>
      <w:proofErr w:type="gramEnd"/>
    </w:p>
    <w:p w14:paraId="6F31779A"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roofErr w:type="spellStart"/>
      <w:proofErr w:type="gramStart"/>
      <w:r w:rsidRPr="00E677C0">
        <w:rPr>
          <w:rFonts w:ascii="Courier New" w:hAnsi="Courier New" w:cs="Courier New"/>
          <w:sz w:val="16"/>
          <w:szCs w:val="16"/>
        </w:rPr>
        <w:t>is</w:t>
      </w:r>
      <w:proofErr w:type="gramEnd"/>
      <w:r w:rsidRPr="00E677C0">
        <w:rPr>
          <w:rFonts w:ascii="Courier New" w:hAnsi="Courier New" w:cs="Courier New"/>
          <w:sz w:val="16"/>
          <w:szCs w:val="16"/>
        </w:rPr>
        <w:t>_callout_between_shifts</w:t>
      </w:r>
      <w:proofErr w:type="spellEnd"/>
      <w:r w:rsidRPr="00E677C0">
        <w:rPr>
          <w:rFonts w:ascii="Courier New" w:hAnsi="Courier New" w:cs="Courier New"/>
          <w:sz w:val="16"/>
          <w:szCs w:val="16"/>
        </w:rPr>
        <w:t>": "</w:t>
      </w:r>
      <w:proofErr w:type="spellStart"/>
      <w:r w:rsidRPr="00E677C0">
        <w:rPr>
          <w:rFonts w:ascii="Courier New" w:hAnsi="Courier New" w:cs="Courier New"/>
          <w:sz w:val="16"/>
          <w:szCs w:val="16"/>
        </w:rPr>
        <w:t>boolean</w:t>
      </w:r>
      <w:proofErr w:type="spellEnd"/>
      <w:r w:rsidRPr="00E677C0">
        <w:rPr>
          <w:rFonts w:ascii="Courier New" w:hAnsi="Courier New" w:cs="Courier New"/>
          <w:sz w:val="16"/>
          <w:szCs w:val="16"/>
        </w:rPr>
        <w:t>",</w:t>
      </w:r>
    </w:p>
    <w:p w14:paraId="57C63AB1"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lastRenderedPageBreak/>
        <w:t xml:space="preserve">        "</w:t>
      </w:r>
      <w:proofErr w:type="spellStart"/>
      <w:proofErr w:type="gramStart"/>
      <w:r w:rsidRPr="00E677C0">
        <w:rPr>
          <w:rFonts w:ascii="Courier New" w:hAnsi="Courier New" w:cs="Courier New"/>
          <w:sz w:val="16"/>
          <w:szCs w:val="16"/>
        </w:rPr>
        <w:t>callout</w:t>
      </w:r>
      <w:proofErr w:type="gramEnd"/>
      <w:r w:rsidRPr="00E677C0">
        <w:rPr>
          <w:rFonts w:ascii="Courier New" w:hAnsi="Courier New" w:cs="Courier New"/>
          <w:sz w:val="16"/>
          <w:szCs w:val="16"/>
        </w:rPr>
        <w:t>_hours_worked</w:t>
      </w:r>
      <w:proofErr w:type="spellEnd"/>
      <w:r w:rsidRPr="00E677C0">
        <w:rPr>
          <w:rFonts w:ascii="Courier New" w:hAnsi="Courier New" w:cs="Courier New"/>
          <w:sz w:val="16"/>
          <w:szCs w:val="16"/>
        </w:rPr>
        <w:t>": "number"</w:t>
      </w:r>
    </w:p>
    <w:p w14:paraId="6AC679EE"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
    <w:p w14:paraId="5B40934C"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"trigger</w:t>
      </w:r>
      <w:proofErr w:type="gramStart"/>
      <w:r w:rsidRPr="00E677C0">
        <w:rPr>
          <w:rFonts w:ascii="Courier New" w:hAnsi="Courier New" w:cs="Courier New"/>
          <w:sz w:val="16"/>
          <w:szCs w:val="16"/>
        </w:rPr>
        <w:t>": {</w:t>
      </w:r>
      <w:proofErr w:type="gramEnd"/>
    </w:p>
    <w:p w14:paraId="3E9B6C2D" w14:textId="73C4E5E3"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 [</w:t>
      </w:r>
      <w:r w:rsidR="00007258">
        <w:rPr>
          <w:rFonts w:ascii="Courier New" w:hAnsi="Courier New" w:cs="Courier New"/>
          <w:sz w:val="16"/>
          <w:szCs w:val="16"/>
        </w:rPr>
        <w:t xml:space="preserve"> </w:t>
      </w:r>
      <w:proofErr w:type="gramStart"/>
      <w:r w:rsidRPr="00E677C0">
        <w:rPr>
          <w:rFonts w:ascii="Courier New" w:hAnsi="Courier New" w:cs="Courier New"/>
          <w:sz w:val="16"/>
          <w:szCs w:val="16"/>
        </w:rPr>
        <w:t>{</w:t>
      </w:r>
      <w:r w:rsidR="00007258">
        <w:rPr>
          <w:rFonts w:ascii="Courier New" w:hAnsi="Courier New" w:cs="Courier New"/>
          <w:sz w:val="16"/>
          <w:szCs w:val="16"/>
        </w:rPr>
        <w:t xml:space="preserve"> </w:t>
      </w:r>
      <w:r w:rsidRPr="00E677C0">
        <w:rPr>
          <w:rFonts w:ascii="Courier New" w:hAnsi="Courier New" w:cs="Courier New"/>
          <w:sz w:val="16"/>
          <w:szCs w:val="16"/>
        </w:rPr>
        <w:t>"</w:t>
      </w:r>
      <w:proofErr w:type="gramEnd"/>
      <w:r w:rsidRPr="00E677C0">
        <w:rPr>
          <w:rFonts w:ascii="Courier New" w:hAnsi="Courier New" w:cs="Courier New"/>
          <w:sz w:val="16"/>
          <w:szCs w:val="16"/>
        </w:rPr>
        <w:t>var": "</w:t>
      </w:r>
      <w:proofErr w:type="spellStart"/>
      <w:r w:rsidRPr="00E677C0">
        <w:rPr>
          <w:rFonts w:ascii="Courier New" w:hAnsi="Courier New" w:cs="Courier New"/>
          <w:sz w:val="16"/>
          <w:szCs w:val="16"/>
        </w:rPr>
        <w:t>facts.is_callout_between_shifts</w:t>
      </w:r>
      <w:proofErr w:type="spellEnd"/>
      <w:proofErr w:type="gramStart"/>
      <w:r w:rsidRPr="00E677C0">
        <w:rPr>
          <w:rFonts w:ascii="Courier New" w:hAnsi="Courier New" w:cs="Courier New"/>
          <w:sz w:val="16"/>
          <w:szCs w:val="16"/>
        </w:rPr>
        <w:t>"</w:t>
      </w:r>
      <w:r w:rsidR="00007258">
        <w:rPr>
          <w:rFonts w:ascii="Courier New" w:hAnsi="Courier New" w:cs="Courier New"/>
          <w:sz w:val="16"/>
          <w:szCs w:val="16"/>
        </w:rPr>
        <w:t xml:space="preserve"> </w:t>
      </w:r>
      <w:r w:rsidRPr="00E677C0">
        <w:rPr>
          <w:rFonts w:ascii="Courier New" w:hAnsi="Courier New" w:cs="Courier New"/>
          <w:sz w:val="16"/>
          <w:szCs w:val="16"/>
        </w:rPr>
        <w:t>}</w:t>
      </w:r>
      <w:proofErr w:type="gramEnd"/>
      <w:r w:rsidRPr="00E677C0">
        <w:rPr>
          <w:rFonts w:ascii="Courier New" w:hAnsi="Courier New" w:cs="Courier New"/>
          <w:sz w:val="16"/>
          <w:szCs w:val="16"/>
        </w:rPr>
        <w:t>,</w:t>
      </w:r>
      <w:r w:rsidR="00007258">
        <w:rPr>
          <w:rFonts w:ascii="Courier New" w:hAnsi="Courier New" w:cs="Courier New"/>
          <w:sz w:val="16"/>
          <w:szCs w:val="16"/>
        </w:rPr>
        <w:t xml:space="preserve"> </w:t>
      </w:r>
      <w:proofErr w:type="gramStart"/>
      <w:r w:rsidRPr="00E677C0">
        <w:rPr>
          <w:rFonts w:ascii="Courier New" w:hAnsi="Courier New" w:cs="Courier New"/>
          <w:sz w:val="16"/>
          <w:szCs w:val="16"/>
        </w:rPr>
        <w:t>true</w:t>
      </w:r>
      <w:r w:rsidR="00007258">
        <w:rPr>
          <w:rFonts w:ascii="Courier New" w:hAnsi="Courier New" w:cs="Courier New"/>
          <w:sz w:val="16"/>
          <w:szCs w:val="16"/>
        </w:rPr>
        <w:t xml:space="preserve"> </w:t>
      </w:r>
      <w:r w:rsidRPr="00E677C0">
        <w:rPr>
          <w:rFonts w:ascii="Courier New" w:hAnsi="Courier New" w:cs="Courier New"/>
          <w:sz w:val="16"/>
          <w:szCs w:val="16"/>
        </w:rPr>
        <w:t>]</w:t>
      </w:r>
      <w:proofErr w:type="gramEnd"/>
    </w:p>
    <w:p w14:paraId="6B91C858"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
    <w:p w14:paraId="52BFDB8B" w14:textId="35C7FDC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r w:rsidR="0028506B">
        <w:rPr>
          <w:rFonts w:ascii="Courier New" w:hAnsi="Courier New" w:cs="Courier New"/>
          <w:sz w:val="16"/>
          <w:szCs w:val="16"/>
        </w:rPr>
        <w:t>obligations</w:t>
      </w:r>
      <w:r w:rsidRPr="00E677C0">
        <w:rPr>
          <w:rFonts w:ascii="Courier New" w:hAnsi="Courier New" w:cs="Courier New"/>
          <w:sz w:val="16"/>
          <w:szCs w:val="16"/>
        </w:rPr>
        <w:t>": [</w:t>
      </w:r>
    </w:p>
    <w:p w14:paraId="25563BD7"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
    <w:p w14:paraId="7842607F" w14:textId="73B7E18C"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r w:rsidR="00151FB9">
        <w:rPr>
          <w:rFonts w:ascii="Courier New" w:hAnsi="Courier New" w:cs="Courier New"/>
          <w:sz w:val="16"/>
          <w:szCs w:val="16"/>
        </w:rPr>
        <w:t>kind</w:t>
      </w:r>
      <w:r w:rsidRPr="00E677C0">
        <w:rPr>
          <w:rFonts w:ascii="Courier New" w:hAnsi="Courier New" w:cs="Courier New"/>
          <w:sz w:val="16"/>
          <w:szCs w:val="16"/>
        </w:rPr>
        <w:t>": "guarantee",</w:t>
      </w:r>
    </w:p>
    <w:p w14:paraId="257CED96"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"quantity": 2,</w:t>
      </w:r>
    </w:p>
    <w:p w14:paraId="44B35A4D"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"unit": "hours",</w:t>
      </w:r>
    </w:p>
    <w:p w14:paraId="2F9C0867"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"rate": "DT"</w:t>
      </w:r>
    </w:p>
    <w:p w14:paraId="0FFB1563"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
    <w:p w14:paraId="2E7032C2"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
    <w:p w14:paraId="2158145F" w14:textId="14EA9EC5"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r w:rsidR="00A1598A">
        <w:rPr>
          <w:rFonts w:ascii="Courier New" w:hAnsi="Courier New" w:cs="Courier New"/>
          <w:sz w:val="16"/>
          <w:szCs w:val="16"/>
        </w:rPr>
        <w:t>kind</w:t>
      </w:r>
      <w:r w:rsidRPr="00E677C0">
        <w:rPr>
          <w:rFonts w:ascii="Courier New" w:hAnsi="Courier New" w:cs="Courier New"/>
          <w:sz w:val="16"/>
          <w:szCs w:val="16"/>
        </w:rPr>
        <w:t>": "</w:t>
      </w:r>
      <w:proofErr w:type="spellStart"/>
      <w:r w:rsidR="00A21D3F">
        <w:rPr>
          <w:rFonts w:ascii="Courier New" w:hAnsi="Courier New" w:cs="Courier New"/>
          <w:sz w:val="16"/>
          <w:szCs w:val="16"/>
        </w:rPr>
        <w:t>rate_schedule</w:t>
      </w:r>
      <w:proofErr w:type="spellEnd"/>
      <w:r w:rsidRPr="00E677C0">
        <w:rPr>
          <w:rFonts w:ascii="Courier New" w:hAnsi="Courier New" w:cs="Courier New"/>
          <w:sz w:val="16"/>
          <w:szCs w:val="16"/>
        </w:rPr>
        <w:t>",</w:t>
      </w:r>
    </w:p>
    <w:p w14:paraId="4B123676"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"basis</w:t>
      </w:r>
      <w:proofErr w:type="gramStart"/>
      <w:r w:rsidRPr="00E677C0">
        <w:rPr>
          <w:rFonts w:ascii="Courier New" w:hAnsi="Courier New" w:cs="Courier New"/>
          <w:sz w:val="16"/>
          <w:szCs w:val="16"/>
        </w:rPr>
        <w:t>": {</w:t>
      </w:r>
      <w:proofErr w:type="gramEnd"/>
    </w:p>
    <w:p w14:paraId="14C01E51"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"var": "</w:t>
      </w:r>
      <w:proofErr w:type="spellStart"/>
      <w:proofErr w:type="gramStart"/>
      <w:r w:rsidRPr="00E677C0">
        <w:rPr>
          <w:rFonts w:ascii="Courier New" w:hAnsi="Courier New" w:cs="Courier New"/>
          <w:sz w:val="16"/>
          <w:szCs w:val="16"/>
        </w:rPr>
        <w:t>facts.callout</w:t>
      </w:r>
      <w:proofErr w:type="gramEnd"/>
      <w:r w:rsidRPr="00E677C0">
        <w:rPr>
          <w:rFonts w:ascii="Courier New" w:hAnsi="Courier New" w:cs="Courier New"/>
          <w:sz w:val="16"/>
          <w:szCs w:val="16"/>
        </w:rPr>
        <w:t>_hours_worked</w:t>
      </w:r>
      <w:proofErr w:type="spellEnd"/>
      <w:r w:rsidRPr="00E677C0">
        <w:rPr>
          <w:rFonts w:ascii="Courier New" w:hAnsi="Courier New" w:cs="Courier New"/>
          <w:sz w:val="16"/>
          <w:szCs w:val="16"/>
        </w:rPr>
        <w:t>"</w:t>
      </w:r>
    </w:p>
    <w:p w14:paraId="2957CDE9"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
    <w:p w14:paraId="28833E3C"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"bands": [</w:t>
      </w:r>
    </w:p>
    <w:p w14:paraId="4DF74E6D"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
    <w:p w14:paraId="23888224"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roofErr w:type="spellStart"/>
      <w:r w:rsidRPr="00E677C0">
        <w:rPr>
          <w:rFonts w:ascii="Courier New" w:hAnsi="Courier New" w:cs="Courier New"/>
          <w:sz w:val="16"/>
          <w:szCs w:val="16"/>
        </w:rPr>
        <w:t>upto</w:t>
      </w:r>
      <w:proofErr w:type="spellEnd"/>
      <w:r w:rsidRPr="00E677C0">
        <w:rPr>
          <w:rFonts w:ascii="Courier New" w:hAnsi="Courier New" w:cs="Courier New"/>
          <w:sz w:val="16"/>
          <w:szCs w:val="16"/>
        </w:rPr>
        <w:t>": 2,</w:t>
      </w:r>
    </w:p>
    <w:p w14:paraId="46F5710D"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"rate": "DT"</w:t>
      </w:r>
    </w:p>
    <w:p w14:paraId="50FECE9F"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
    <w:p w14:paraId="5A498DDD"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
    <w:p w14:paraId="52D44AE6"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"remainder": true,</w:t>
      </w:r>
    </w:p>
    <w:p w14:paraId="354A3DCF"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rPr>
        <w:t xml:space="preserve">                    </w:t>
      </w:r>
      <w:r w:rsidRPr="00E677C0">
        <w:rPr>
          <w:rFonts w:ascii="Courier New" w:hAnsi="Courier New" w:cs="Courier New"/>
          <w:sz w:val="16"/>
          <w:szCs w:val="16"/>
          <w:lang w:val="fr-FR"/>
        </w:rPr>
        <w:t>"rate</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"DT"</w:t>
      </w:r>
    </w:p>
    <w:p w14:paraId="7C320962"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269EF6FB"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3B75B0C2"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2D0AD772"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13F80982"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"valuation</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2D917294"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"tables</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3FE57401"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60A014D7"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"provenance</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784C6B12"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"document</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26B4921E"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lang w:val="fr-FR"/>
        </w:rPr>
        <w:t xml:space="preserve">            </w:t>
      </w:r>
      <w:r w:rsidRPr="00E677C0">
        <w:rPr>
          <w:rFonts w:ascii="Courier New" w:hAnsi="Courier New" w:cs="Courier New"/>
          <w:sz w:val="16"/>
          <w:szCs w:val="16"/>
        </w:rPr>
        <w:t>"id": "doc-nmaab-v3",</w:t>
      </w:r>
    </w:p>
    <w:p w14:paraId="7856570C"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"title": "National Maintenance Agreement - Province of Alberta 2025-2028",</w:t>
      </w:r>
    </w:p>
    <w:p w14:paraId="23565282"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lastRenderedPageBreak/>
        <w:t xml:space="preserve">            "</w:t>
      </w:r>
      <w:proofErr w:type="spellStart"/>
      <w:proofErr w:type="gramStart"/>
      <w:r w:rsidRPr="00E677C0">
        <w:rPr>
          <w:rFonts w:ascii="Courier New" w:hAnsi="Courier New" w:cs="Courier New"/>
          <w:sz w:val="16"/>
          <w:szCs w:val="16"/>
        </w:rPr>
        <w:t>short</w:t>
      </w:r>
      <w:proofErr w:type="gramEnd"/>
      <w:r w:rsidRPr="00E677C0">
        <w:rPr>
          <w:rFonts w:ascii="Courier New" w:hAnsi="Courier New" w:cs="Courier New"/>
          <w:sz w:val="16"/>
          <w:szCs w:val="16"/>
        </w:rPr>
        <w:t>_name</w:t>
      </w:r>
      <w:proofErr w:type="spellEnd"/>
      <w:r w:rsidRPr="00E677C0">
        <w:rPr>
          <w:rFonts w:ascii="Courier New" w:hAnsi="Courier New" w:cs="Courier New"/>
          <w:sz w:val="16"/>
          <w:szCs w:val="16"/>
        </w:rPr>
        <w:t>": "NMA AB 2025-2028",</w:t>
      </w:r>
    </w:p>
    <w:p w14:paraId="41A8157A"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roofErr w:type="spellStart"/>
      <w:proofErr w:type="gramStart"/>
      <w:r w:rsidRPr="00E677C0">
        <w:rPr>
          <w:rFonts w:ascii="Courier New" w:hAnsi="Courier New" w:cs="Courier New"/>
          <w:sz w:val="16"/>
          <w:szCs w:val="16"/>
        </w:rPr>
        <w:t>version</w:t>
      </w:r>
      <w:proofErr w:type="gramEnd"/>
      <w:r w:rsidRPr="00E677C0">
        <w:rPr>
          <w:rFonts w:ascii="Courier New" w:hAnsi="Courier New" w:cs="Courier New"/>
          <w:sz w:val="16"/>
          <w:szCs w:val="16"/>
        </w:rPr>
        <w:t>_label</w:t>
      </w:r>
      <w:proofErr w:type="spellEnd"/>
      <w:r w:rsidRPr="00E677C0">
        <w:rPr>
          <w:rFonts w:ascii="Courier New" w:hAnsi="Courier New" w:cs="Courier New"/>
          <w:sz w:val="16"/>
          <w:szCs w:val="16"/>
        </w:rPr>
        <w:t>": "Version 3",</w:t>
      </w:r>
    </w:p>
    <w:p w14:paraId="684CB166"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rPr>
        <w:t xml:space="preserve">            </w:t>
      </w:r>
      <w:r w:rsidRPr="00E677C0">
        <w:rPr>
          <w:rFonts w:ascii="Courier New" w:hAnsi="Courier New" w:cs="Courier New"/>
          <w:sz w:val="16"/>
          <w:szCs w:val="16"/>
          <w:lang w:val="fr-FR"/>
        </w:rPr>
        <w:t>"</w:t>
      </w:r>
      <w:proofErr w:type="spellStart"/>
      <w:r w:rsidRPr="00E677C0">
        <w:rPr>
          <w:rFonts w:ascii="Courier New" w:hAnsi="Courier New" w:cs="Courier New"/>
          <w:sz w:val="16"/>
          <w:szCs w:val="16"/>
          <w:lang w:val="fr-FR"/>
        </w:rPr>
        <w:t>uri</w:t>
      </w:r>
      <w:proofErr w:type="spellEnd"/>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"https://gpmccanada.com/wp-content/uploads/2025/04/NMA-Alberta-Province-Wide-2025-2028-Version-3.pdf"</w:t>
      </w:r>
    </w:p>
    <w:p w14:paraId="613E8C37"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379604FB"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"citation</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1149D359"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w:t>
      </w:r>
      <w:proofErr w:type="spellStart"/>
      <w:r w:rsidRPr="00E677C0">
        <w:rPr>
          <w:rFonts w:ascii="Courier New" w:hAnsi="Courier New" w:cs="Courier New"/>
          <w:sz w:val="16"/>
          <w:szCs w:val="16"/>
          <w:lang w:val="fr-FR"/>
        </w:rPr>
        <w:t>path</w:t>
      </w:r>
      <w:proofErr w:type="spellEnd"/>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583DBFB8"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"Article 15.800"</w:t>
      </w:r>
    </w:p>
    <w:p w14:paraId="53F0CD22"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57FA82A4"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"pages</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4072BFFE" w14:textId="77777777"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"19"</w:t>
      </w:r>
    </w:p>
    <w:p w14:paraId="0D3C5B21" w14:textId="2A28C658" w:rsidR="009F4F05" w:rsidRPr="00E677C0" w:rsidRDefault="009F4F05"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w:t>
      </w:r>
      <w:r w:rsidR="00EF4206" w:rsidRPr="00E677C0">
        <w:rPr>
          <w:rFonts w:ascii="Courier New" w:hAnsi="Courier New" w:cs="Courier New"/>
          <w:sz w:val="16"/>
          <w:szCs w:val="16"/>
          <w:lang w:val="fr-FR"/>
        </w:rPr>
        <w:t>,</w:t>
      </w:r>
    </w:p>
    <w:p w14:paraId="5A44FCE2" w14:textId="6542CF52" w:rsidR="00EF4206" w:rsidRPr="00E677C0" w:rsidRDefault="00EF4206" w:rsidP="009F4F05">
      <w:pPr>
        <w:rPr>
          <w:rFonts w:ascii="Courier New" w:hAnsi="Courier New" w:cs="Courier New"/>
          <w:sz w:val="16"/>
          <w:szCs w:val="16"/>
          <w:lang w:val="fr-FR"/>
        </w:rPr>
      </w:pPr>
      <w:r w:rsidRPr="00E677C0">
        <w:rPr>
          <w:rFonts w:ascii="Courier New" w:hAnsi="Courier New" w:cs="Courier New"/>
          <w:sz w:val="16"/>
          <w:szCs w:val="16"/>
          <w:lang w:val="fr-FR"/>
        </w:rPr>
        <w:t xml:space="preserve">            "</w:t>
      </w:r>
      <w:proofErr w:type="spellStart"/>
      <w:r w:rsidRPr="00E677C0">
        <w:rPr>
          <w:rFonts w:ascii="Courier New" w:hAnsi="Courier New" w:cs="Courier New"/>
          <w:sz w:val="16"/>
          <w:szCs w:val="16"/>
          <w:lang w:val="fr-FR"/>
        </w:rPr>
        <w:t>excerpt</w:t>
      </w:r>
      <w:proofErr w:type="spellEnd"/>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5F80AB05"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lang w:val="fr-FR"/>
        </w:rPr>
        <w:t xml:space="preserve">        </w:t>
      </w:r>
      <w:r w:rsidRPr="00E677C0">
        <w:rPr>
          <w:rFonts w:ascii="Courier New" w:hAnsi="Courier New" w:cs="Courier New"/>
          <w:sz w:val="16"/>
          <w:szCs w:val="16"/>
        </w:rPr>
        <w:t>}</w:t>
      </w:r>
    </w:p>
    <w:p w14:paraId="662DDB32" w14:textId="77777777" w:rsidR="009F4F05" w:rsidRPr="00E677C0" w:rsidRDefault="009F4F05" w:rsidP="009F4F05">
      <w:pPr>
        <w:rPr>
          <w:rFonts w:ascii="Courier New" w:hAnsi="Courier New" w:cs="Courier New"/>
          <w:sz w:val="16"/>
          <w:szCs w:val="16"/>
        </w:rPr>
      </w:pPr>
      <w:r w:rsidRPr="00E677C0">
        <w:rPr>
          <w:rFonts w:ascii="Courier New" w:hAnsi="Courier New" w:cs="Courier New"/>
          <w:sz w:val="16"/>
          <w:szCs w:val="16"/>
        </w:rPr>
        <w:t xml:space="preserve">    }</w:t>
      </w:r>
    </w:p>
    <w:p w14:paraId="47B09395" w14:textId="083EFB16" w:rsidR="007A0F8A" w:rsidRPr="00E677C0" w:rsidRDefault="009F4F05" w:rsidP="00E677C0">
      <w:pPr>
        <w:rPr>
          <w:rFonts w:ascii="Courier New" w:hAnsi="Courier New" w:cs="Courier New"/>
          <w:sz w:val="16"/>
          <w:szCs w:val="16"/>
        </w:rPr>
      </w:pPr>
      <w:r w:rsidRPr="00E677C0">
        <w:rPr>
          <w:rFonts w:ascii="Courier New" w:hAnsi="Courier New" w:cs="Courier New"/>
          <w:sz w:val="16"/>
          <w:szCs w:val="16"/>
        </w:rPr>
        <w:t>}</w:t>
      </w:r>
    </w:p>
    <w:p w14:paraId="3C418F77" w14:textId="0BCDD5B0" w:rsidR="009B308C" w:rsidRDefault="009B308C">
      <w:pPr>
        <w:pStyle w:val="Heading2"/>
      </w:pPr>
      <w:r>
        <w:t>Medium Complexity Rules</w:t>
      </w:r>
    </w:p>
    <w:p w14:paraId="7DBCD2CA" w14:textId="3400171F" w:rsidR="00AD4AE4" w:rsidRDefault="005D5282" w:rsidP="00E677C0">
      <w:pPr>
        <w:pStyle w:val="Heading3"/>
        <w:rPr>
          <w:lang w:val="en-CA"/>
        </w:rPr>
      </w:pPr>
      <w:r>
        <w:rPr>
          <w:lang w:val="en-CA"/>
        </w:rPr>
        <w:t>NMA</w:t>
      </w:r>
      <w:r w:rsidR="00587D41">
        <w:rPr>
          <w:lang w:val="en-CA"/>
        </w:rPr>
        <w:t>-AB</w:t>
      </w:r>
      <w:r>
        <w:rPr>
          <w:lang w:val="en-CA"/>
        </w:rPr>
        <w:t xml:space="preserve">, </w:t>
      </w:r>
      <w:r w:rsidR="008F3551">
        <w:rPr>
          <w:lang w:val="en-CA"/>
        </w:rPr>
        <w:t>15.300</w:t>
      </w:r>
      <w:r w:rsidR="00587D41">
        <w:rPr>
          <w:lang w:val="en-CA"/>
        </w:rPr>
        <w:t xml:space="preserve"> (a)</w:t>
      </w:r>
      <w:r w:rsidR="008F3551">
        <w:rPr>
          <w:lang w:val="en-CA"/>
        </w:rPr>
        <w:t xml:space="preserve">, </w:t>
      </w:r>
      <w:r w:rsidRPr="005D5282">
        <w:rPr>
          <w:lang w:val="en-CA"/>
        </w:rPr>
        <w:t>Overtime Provisions</w:t>
      </w:r>
      <w:r>
        <w:rPr>
          <w:lang w:val="en-CA"/>
        </w:rPr>
        <w:t xml:space="preserve">, </w:t>
      </w:r>
      <w:r w:rsidRPr="005D5282">
        <w:rPr>
          <w:lang w:val="en-CA"/>
        </w:rPr>
        <w:t>5x8 Work Schedule</w:t>
      </w:r>
    </w:p>
    <w:p w14:paraId="6AC37AA0" w14:textId="0BB0E4B9" w:rsidR="000F732A" w:rsidRPr="000F732A" w:rsidRDefault="0065596E" w:rsidP="000F732A">
      <w:pPr>
        <w:rPr>
          <w:lang w:val="en-CA"/>
        </w:rPr>
      </w:pPr>
      <w:r w:rsidRPr="0065596E">
        <w:rPr>
          <w:noProof/>
          <w:lang w:val="en-CA"/>
        </w:rPr>
        <w:drawing>
          <wp:inline distT="0" distB="0" distL="0" distR="0" wp14:anchorId="1C433991" wp14:editId="5A3BE626">
            <wp:extent cx="5943600" cy="3696970"/>
            <wp:effectExtent l="19050" t="19050" r="19050" b="17780"/>
            <wp:docPr id="1446469166" name="Picture 1" descr="A screenshot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69166" name="Picture 1" descr="A screenshot of a schedule&#10;&#10;AI-generated content may be incorrect."/>
                    <pic:cNvPicPr/>
                  </pic:nvPicPr>
                  <pic:blipFill>
                    <a:blip r:embed="rId15"/>
                    <a:stretch>
                      <a:fillRect/>
                    </a:stretch>
                  </pic:blipFill>
                  <pic:spPr>
                    <a:xfrm>
                      <a:off x="0" y="0"/>
                      <a:ext cx="5943600" cy="3696970"/>
                    </a:xfrm>
                    <a:prstGeom prst="rect">
                      <a:avLst/>
                    </a:prstGeom>
                    <a:ln>
                      <a:solidFill>
                        <a:schemeClr val="bg1">
                          <a:lumMod val="50000"/>
                        </a:schemeClr>
                      </a:solidFill>
                    </a:ln>
                  </pic:spPr>
                </pic:pic>
              </a:graphicData>
            </a:graphic>
          </wp:inline>
        </w:drawing>
      </w:r>
    </w:p>
    <w:p w14:paraId="2F566904" w14:textId="77777777" w:rsidR="00F47C5C" w:rsidRDefault="00F47C5C" w:rsidP="00F47C5C">
      <w:pPr>
        <w:rPr>
          <w:rFonts w:ascii="Courier New" w:hAnsi="Courier New" w:cs="Courier New"/>
          <w:sz w:val="16"/>
          <w:szCs w:val="16"/>
        </w:rPr>
      </w:pPr>
      <w:r>
        <w:rPr>
          <w:rFonts w:ascii="Courier New" w:hAnsi="Courier New" w:cs="Courier New"/>
          <w:sz w:val="16"/>
          <w:szCs w:val="16"/>
        </w:rPr>
        <w:t>// drop this into a JSON linter for easier reading</w:t>
      </w:r>
    </w:p>
    <w:p w14:paraId="1117D92A" w14:textId="08F10CBA"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lastRenderedPageBreak/>
        <w:t>{</w:t>
      </w:r>
    </w:p>
    <w:p w14:paraId="5AF2E052"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"id": "&lt;GUID&gt;",</w:t>
      </w:r>
    </w:p>
    <w:p w14:paraId="32949D9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"name": "Overtime Provisions, 5x8 Work Schedule (NMA AB 2025-2028)",</w:t>
      </w:r>
    </w:p>
    <w:p w14:paraId="0A6F4457"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"status": "active",</w:t>
      </w:r>
    </w:p>
    <w:p w14:paraId="699D68D6"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created_at</w:t>
      </w:r>
      <w:proofErr w:type="spellEnd"/>
      <w:r w:rsidRPr="00CA05D4">
        <w:rPr>
          <w:rFonts w:ascii="Courier New" w:hAnsi="Courier New" w:cs="Courier New"/>
          <w:sz w:val="16"/>
          <w:szCs w:val="16"/>
          <w:lang w:val="en-CA"/>
        </w:rPr>
        <w:t>": "2025-09-15T00:00:00Z",</w:t>
      </w:r>
    </w:p>
    <w:p w14:paraId="56CBD287"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updated_at</w:t>
      </w:r>
      <w:proofErr w:type="spellEnd"/>
      <w:r w:rsidRPr="00CA05D4">
        <w:rPr>
          <w:rFonts w:ascii="Courier New" w:hAnsi="Courier New" w:cs="Courier New"/>
          <w:sz w:val="16"/>
          <w:szCs w:val="16"/>
          <w:lang w:val="en-CA"/>
        </w:rPr>
        <w:t>": null,</w:t>
      </w:r>
    </w:p>
    <w:p w14:paraId="6458576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effective_start</w:t>
      </w:r>
      <w:proofErr w:type="spellEnd"/>
      <w:r w:rsidRPr="00CA05D4">
        <w:rPr>
          <w:rFonts w:ascii="Courier New" w:hAnsi="Courier New" w:cs="Courier New"/>
          <w:sz w:val="16"/>
          <w:szCs w:val="16"/>
          <w:lang w:val="en-CA"/>
        </w:rPr>
        <w:t>": "2025-01-01",</w:t>
      </w:r>
    </w:p>
    <w:p w14:paraId="2C1D62B5"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effective_end</w:t>
      </w:r>
      <w:proofErr w:type="spellEnd"/>
      <w:r w:rsidRPr="00CA05D4">
        <w:rPr>
          <w:rFonts w:ascii="Courier New" w:hAnsi="Courier New" w:cs="Courier New"/>
          <w:sz w:val="16"/>
          <w:szCs w:val="16"/>
          <w:lang w:val="en-CA"/>
        </w:rPr>
        <w:t>": "2025-12-31",</w:t>
      </w:r>
    </w:p>
    <w:p w14:paraId="7E608940"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"summary": "Employees on a 5x8 schedule: 8 hours straight time; up to 2 hours at 1.5x; after 10 hours at 2x. All hours on Saturday, Sunday, and Statutory Holidays are at 2x.",</w:t>
      </w:r>
    </w:p>
    <w:p w14:paraId="587E51BD"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"tags": [</w:t>
      </w:r>
    </w:p>
    <w:p w14:paraId="0112924F"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"earnings",</w:t>
      </w:r>
    </w:p>
    <w:p w14:paraId="4083A196"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"overtime",</w:t>
      </w:r>
    </w:p>
    <w:p w14:paraId="14DADCE0"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"daily"</w:t>
      </w:r>
    </w:p>
    <w:p w14:paraId="2B58331A"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71AD28F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"subjects": [</w:t>
      </w:r>
    </w:p>
    <w:p w14:paraId="1B0A42C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796BEDA1" w14:textId="77777777" w:rsidR="00986A7C" w:rsidRDefault="00986A7C" w:rsidP="00986A7C">
      <w:pPr>
        <w:rPr>
          <w:rFonts w:ascii="Courier New" w:hAnsi="Courier New" w:cs="Courier New"/>
          <w:sz w:val="16"/>
          <w:szCs w:val="16"/>
        </w:rPr>
      </w:pPr>
      <w:r w:rsidRPr="00D9048B">
        <w:rPr>
          <w:rFonts w:ascii="Courier New" w:hAnsi="Courier New" w:cs="Courier New"/>
          <w:sz w:val="16"/>
          <w:szCs w:val="16"/>
        </w:rPr>
        <w:t xml:space="preserve">            </w:t>
      </w:r>
      <w:r w:rsidRPr="00CA05D4">
        <w:rPr>
          <w:rFonts w:ascii="Courier New" w:hAnsi="Courier New" w:cs="Courier New"/>
          <w:sz w:val="16"/>
          <w:szCs w:val="16"/>
          <w:lang w:val="en-CA"/>
        </w:rPr>
        <w:t>"</w:t>
      </w:r>
      <w:r>
        <w:rPr>
          <w:rFonts w:ascii="Courier New" w:hAnsi="Courier New" w:cs="Courier New"/>
          <w:sz w:val="16"/>
          <w:szCs w:val="16"/>
        </w:rPr>
        <w:t>kind</w:t>
      </w:r>
      <w:r w:rsidRPr="00CA05D4">
        <w:rPr>
          <w:rFonts w:ascii="Courier New" w:hAnsi="Courier New" w:cs="Courier New"/>
          <w:sz w:val="16"/>
          <w:szCs w:val="16"/>
          <w:lang w:val="en-CA"/>
        </w:rPr>
        <w:t>"</w:t>
      </w:r>
      <w:r>
        <w:rPr>
          <w:rFonts w:ascii="Courier New" w:hAnsi="Courier New" w:cs="Courier New"/>
          <w:sz w:val="16"/>
          <w:szCs w:val="16"/>
        </w:rPr>
        <w:t xml:space="preserve">: </w:t>
      </w:r>
      <w:r w:rsidRPr="00CA05D4">
        <w:rPr>
          <w:rFonts w:ascii="Courier New" w:hAnsi="Courier New" w:cs="Courier New"/>
          <w:sz w:val="16"/>
          <w:szCs w:val="16"/>
          <w:lang w:val="en-CA"/>
        </w:rPr>
        <w:t>"</w:t>
      </w:r>
      <w:r>
        <w:rPr>
          <w:rFonts w:ascii="Courier New" w:hAnsi="Courier New" w:cs="Courier New"/>
          <w:sz w:val="16"/>
          <w:szCs w:val="16"/>
        </w:rPr>
        <w:t>employee</w:t>
      </w:r>
      <w:r w:rsidRPr="00CA05D4">
        <w:rPr>
          <w:rFonts w:ascii="Courier New" w:hAnsi="Courier New" w:cs="Courier New"/>
          <w:sz w:val="16"/>
          <w:szCs w:val="16"/>
          <w:lang w:val="en-CA"/>
        </w:rPr>
        <w:t>"</w:t>
      </w:r>
      <w:r>
        <w:rPr>
          <w:rFonts w:ascii="Courier New" w:hAnsi="Courier New" w:cs="Courier New"/>
          <w:sz w:val="16"/>
          <w:szCs w:val="16"/>
        </w:rPr>
        <w:t>,</w:t>
      </w:r>
    </w:p>
    <w:p w14:paraId="3E18039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employment_type</w:t>
      </w:r>
      <w:proofErr w:type="spellEnd"/>
      <w:r w:rsidRPr="00CA05D4">
        <w:rPr>
          <w:rFonts w:ascii="Courier New" w:hAnsi="Courier New" w:cs="Courier New"/>
          <w:sz w:val="16"/>
          <w:szCs w:val="16"/>
          <w:lang w:val="en-CA"/>
        </w:rPr>
        <w:t>": "union"</w:t>
      </w:r>
    </w:p>
    <w:p w14:paraId="3A4F880F"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1823821D"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25436422"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"relationships": [],</w:t>
      </w:r>
    </w:p>
    <w:p w14:paraId="25653EC6"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"context": {</w:t>
      </w:r>
    </w:p>
    <w:p w14:paraId="38260447"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"jurisdiction": "CA-AB",</w:t>
      </w:r>
    </w:p>
    <w:p w14:paraId="257EE32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work_schedule</w:t>
      </w:r>
      <w:proofErr w:type="spellEnd"/>
      <w:r w:rsidRPr="00CA05D4">
        <w:rPr>
          <w:rFonts w:ascii="Courier New" w:hAnsi="Courier New" w:cs="Courier New"/>
          <w:sz w:val="16"/>
          <w:szCs w:val="16"/>
          <w:lang w:val="en-CA"/>
        </w:rPr>
        <w:t>": "5x8",</w:t>
      </w:r>
    </w:p>
    <w:p w14:paraId="0FDDDE7D"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holiday_calendar_ref</w:t>
      </w:r>
      <w:proofErr w:type="spellEnd"/>
      <w:r w:rsidRPr="00CA05D4">
        <w:rPr>
          <w:rFonts w:ascii="Courier New" w:hAnsi="Courier New" w:cs="Courier New"/>
          <w:sz w:val="16"/>
          <w:szCs w:val="16"/>
          <w:lang w:val="en-CA"/>
        </w:rPr>
        <w:t>": "NMA_AB/v2025/HOLIDAY_CAL"</w:t>
      </w:r>
    </w:p>
    <w:p w14:paraId="4DAD0A2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026C0CA2"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"facts": {</w:t>
      </w:r>
    </w:p>
    <w:p w14:paraId="062D63B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shift_date</w:t>
      </w:r>
      <w:proofErr w:type="spellEnd"/>
      <w:r w:rsidRPr="00CA05D4">
        <w:rPr>
          <w:rFonts w:ascii="Courier New" w:hAnsi="Courier New" w:cs="Courier New"/>
          <w:sz w:val="16"/>
          <w:szCs w:val="16"/>
          <w:lang w:val="en-CA"/>
        </w:rPr>
        <w:t>": "date",</w:t>
      </w:r>
    </w:p>
    <w:p w14:paraId="16582F0B"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hours_worked_in_shift</w:t>
      </w:r>
      <w:proofErr w:type="spellEnd"/>
      <w:r w:rsidRPr="00CA05D4">
        <w:rPr>
          <w:rFonts w:ascii="Courier New" w:hAnsi="Courier New" w:cs="Courier New"/>
          <w:sz w:val="16"/>
          <w:szCs w:val="16"/>
          <w:lang w:val="en-CA"/>
        </w:rPr>
        <w:t>": "number"</w:t>
      </w:r>
    </w:p>
    <w:p w14:paraId="50117A40"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498BBBD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"trigger": {</w:t>
      </w:r>
    </w:p>
    <w:p w14:paraId="10B2B78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 [</w:t>
      </w:r>
    </w:p>
    <w:p w14:paraId="33383A6B"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0F25FC6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"var": "</w:t>
      </w:r>
      <w:proofErr w:type="spellStart"/>
      <w:r w:rsidRPr="00CA05D4">
        <w:rPr>
          <w:rFonts w:ascii="Courier New" w:hAnsi="Courier New" w:cs="Courier New"/>
          <w:sz w:val="16"/>
          <w:szCs w:val="16"/>
          <w:lang w:val="en-CA"/>
        </w:rPr>
        <w:t>context.work_schedule</w:t>
      </w:r>
      <w:proofErr w:type="spellEnd"/>
      <w:r w:rsidRPr="00CA05D4">
        <w:rPr>
          <w:rFonts w:ascii="Courier New" w:hAnsi="Courier New" w:cs="Courier New"/>
          <w:sz w:val="16"/>
          <w:szCs w:val="16"/>
          <w:lang w:val="en-CA"/>
        </w:rPr>
        <w:t>"</w:t>
      </w:r>
    </w:p>
    <w:p w14:paraId="3F51CE78"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406AA88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"5x8"</w:t>
      </w:r>
    </w:p>
    <w:p w14:paraId="56CF780A"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lastRenderedPageBreak/>
        <w:t xml:space="preserve">        ]</w:t>
      </w:r>
    </w:p>
    <w:p w14:paraId="703CF84A"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6E0E14DC" w14:textId="33B6B295"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r w:rsidR="0028506B">
        <w:rPr>
          <w:rFonts w:ascii="Courier New" w:hAnsi="Courier New" w:cs="Courier New"/>
          <w:sz w:val="16"/>
          <w:szCs w:val="16"/>
          <w:lang w:val="en-CA"/>
        </w:rPr>
        <w:t>obligations</w:t>
      </w:r>
      <w:r w:rsidRPr="00CA05D4">
        <w:rPr>
          <w:rFonts w:ascii="Courier New" w:hAnsi="Courier New" w:cs="Courier New"/>
          <w:sz w:val="16"/>
          <w:szCs w:val="16"/>
          <w:lang w:val="en-CA"/>
        </w:rPr>
        <w:t>": [</w:t>
      </w:r>
    </w:p>
    <w:p w14:paraId="2D431E01"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02E2DD5D" w14:textId="0985ABB4"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r w:rsidR="003B6986">
        <w:rPr>
          <w:rFonts w:ascii="Courier New" w:hAnsi="Courier New" w:cs="Courier New"/>
          <w:sz w:val="16"/>
          <w:szCs w:val="16"/>
          <w:lang w:val="en-CA"/>
        </w:rPr>
        <w:t>kind</w:t>
      </w:r>
      <w:r w:rsidRPr="00CA05D4">
        <w:rPr>
          <w:rFonts w:ascii="Courier New" w:hAnsi="Courier New" w:cs="Courier New"/>
          <w:sz w:val="16"/>
          <w:szCs w:val="16"/>
          <w:lang w:val="en-CA"/>
        </w:rPr>
        <w:t>": "</w:t>
      </w:r>
      <w:proofErr w:type="spellStart"/>
      <w:r w:rsidR="00A21D3F">
        <w:rPr>
          <w:rFonts w:ascii="Courier New" w:hAnsi="Courier New" w:cs="Courier New"/>
          <w:sz w:val="16"/>
          <w:szCs w:val="16"/>
          <w:lang w:val="en-CA"/>
        </w:rPr>
        <w:t>rate_schedule</w:t>
      </w:r>
      <w:proofErr w:type="spellEnd"/>
      <w:r w:rsidRPr="00CA05D4">
        <w:rPr>
          <w:rFonts w:ascii="Courier New" w:hAnsi="Courier New" w:cs="Courier New"/>
          <w:sz w:val="16"/>
          <w:szCs w:val="16"/>
          <w:lang w:val="en-CA"/>
        </w:rPr>
        <w:t>",</w:t>
      </w:r>
    </w:p>
    <w:p w14:paraId="5452F9D2"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"basis": {</w:t>
      </w:r>
    </w:p>
    <w:p w14:paraId="0E46E09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"var": "</w:t>
      </w:r>
      <w:proofErr w:type="spellStart"/>
      <w:r w:rsidRPr="00CA05D4">
        <w:rPr>
          <w:rFonts w:ascii="Courier New" w:hAnsi="Courier New" w:cs="Courier New"/>
          <w:sz w:val="16"/>
          <w:szCs w:val="16"/>
          <w:lang w:val="en-CA"/>
        </w:rPr>
        <w:t>facts.hours_worked_in_shift</w:t>
      </w:r>
      <w:proofErr w:type="spellEnd"/>
      <w:r w:rsidRPr="00CA05D4">
        <w:rPr>
          <w:rFonts w:ascii="Courier New" w:hAnsi="Courier New" w:cs="Courier New"/>
          <w:sz w:val="16"/>
          <w:szCs w:val="16"/>
          <w:lang w:val="en-CA"/>
        </w:rPr>
        <w:t>"</w:t>
      </w:r>
    </w:p>
    <w:p w14:paraId="502379B1"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7C005DE7"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"bands": [</w:t>
      </w:r>
    </w:p>
    <w:p w14:paraId="351F689F"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10FD5F6D"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upto</w:t>
      </w:r>
      <w:proofErr w:type="spellEnd"/>
      <w:r w:rsidRPr="00CA05D4">
        <w:rPr>
          <w:rFonts w:ascii="Courier New" w:hAnsi="Courier New" w:cs="Courier New"/>
          <w:sz w:val="16"/>
          <w:szCs w:val="16"/>
          <w:lang w:val="en-CA"/>
        </w:rPr>
        <w:t>": 8,</w:t>
      </w:r>
    </w:p>
    <w:p w14:paraId="63428CE5"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"rate": "ST",</w:t>
      </w:r>
    </w:p>
    <w:p w14:paraId="0B242528"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"when": {</w:t>
      </w:r>
    </w:p>
    <w:p w14:paraId="04B21B98"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"and": [</w:t>
      </w:r>
    </w:p>
    <w:p w14:paraId="3FD94234"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0CCD9046"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"not": {</w:t>
      </w:r>
    </w:p>
    <w:p w14:paraId="45247691"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is_weekend</w:t>
      </w:r>
      <w:proofErr w:type="spellEnd"/>
      <w:r w:rsidRPr="00CA05D4">
        <w:rPr>
          <w:rFonts w:ascii="Courier New" w:hAnsi="Courier New" w:cs="Courier New"/>
          <w:sz w:val="16"/>
          <w:szCs w:val="16"/>
          <w:lang w:val="en-CA"/>
        </w:rPr>
        <w:t>": [</w:t>
      </w:r>
    </w:p>
    <w:p w14:paraId="22E567CD"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55CBF61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"var": "</w:t>
      </w:r>
      <w:proofErr w:type="spellStart"/>
      <w:r w:rsidRPr="00CA05D4">
        <w:rPr>
          <w:rFonts w:ascii="Courier New" w:hAnsi="Courier New" w:cs="Courier New"/>
          <w:sz w:val="16"/>
          <w:szCs w:val="16"/>
          <w:lang w:val="en-CA"/>
        </w:rPr>
        <w:t>facts.shift_date</w:t>
      </w:r>
      <w:proofErr w:type="spellEnd"/>
      <w:r w:rsidRPr="00CA05D4">
        <w:rPr>
          <w:rFonts w:ascii="Courier New" w:hAnsi="Courier New" w:cs="Courier New"/>
          <w:sz w:val="16"/>
          <w:szCs w:val="16"/>
          <w:lang w:val="en-CA"/>
        </w:rPr>
        <w:t>"</w:t>
      </w:r>
    </w:p>
    <w:p w14:paraId="0CADC427"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014ACB30"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2D619AB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14788997"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6F432C8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7F10F260"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"not": {</w:t>
      </w:r>
    </w:p>
    <w:p w14:paraId="482F4AA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is_holiday</w:t>
      </w:r>
      <w:proofErr w:type="spellEnd"/>
      <w:r w:rsidRPr="00CA05D4">
        <w:rPr>
          <w:rFonts w:ascii="Courier New" w:hAnsi="Courier New" w:cs="Courier New"/>
          <w:sz w:val="16"/>
          <w:szCs w:val="16"/>
          <w:lang w:val="en-CA"/>
        </w:rPr>
        <w:t>": [</w:t>
      </w:r>
    </w:p>
    <w:p w14:paraId="5950CE26"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0C0178F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"var": "</w:t>
      </w:r>
      <w:proofErr w:type="spellStart"/>
      <w:r w:rsidRPr="00CA05D4">
        <w:rPr>
          <w:rFonts w:ascii="Courier New" w:hAnsi="Courier New" w:cs="Courier New"/>
          <w:sz w:val="16"/>
          <w:szCs w:val="16"/>
          <w:lang w:val="en-CA"/>
        </w:rPr>
        <w:t>facts.shift_date</w:t>
      </w:r>
      <w:proofErr w:type="spellEnd"/>
      <w:r w:rsidRPr="00CA05D4">
        <w:rPr>
          <w:rFonts w:ascii="Courier New" w:hAnsi="Courier New" w:cs="Courier New"/>
          <w:sz w:val="16"/>
          <w:szCs w:val="16"/>
          <w:lang w:val="en-CA"/>
        </w:rPr>
        <w:t>"</w:t>
      </w:r>
    </w:p>
    <w:p w14:paraId="2F89C065"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52A6AC6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5F317AE2"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"var": "</w:t>
      </w:r>
      <w:proofErr w:type="spellStart"/>
      <w:r w:rsidRPr="00CA05D4">
        <w:rPr>
          <w:rFonts w:ascii="Courier New" w:hAnsi="Courier New" w:cs="Courier New"/>
          <w:sz w:val="16"/>
          <w:szCs w:val="16"/>
          <w:lang w:val="en-CA"/>
        </w:rPr>
        <w:t>context.holiday_calendar_ref</w:t>
      </w:r>
      <w:proofErr w:type="spellEnd"/>
      <w:r w:rsidRPr="00CA05D4">
        <w:rPr>
          <w:rFonts w:ascii="Courier New" w:hAnsi="Courier New" w:cs="Courier New"/>
          <w:sz w:val="16"/>
          <w:szCs w:val="16"/>
          <w:lang w:val="en-CA"/>
        </w:rPr>
        <w:t>"</w:t>
      </w:r>
    </w:p>
    <w:p w14:paraId="08440D2B"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35B9CEAA"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343A1165"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32BA2E07"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2B849052"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17A16219"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lastRenderedPageBreak/>
        <w:t xml:space="preserve">                    }</w:t>
      </w:r>
    </w:p>
    <w:p w14:paraId="253D176D"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33B868DF"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449BF64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"next": 2,</w:t>
      </w:r>
    </w:p>
    <w:p w14:paraId="2E449FC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"rate": "OT",</w:t>
      </w:r>
    </w:p>
    <w:p w14:paraId="19B314F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"when": {</w:t>
      </w:r>
    </w:p>
    <w:p w14:paraId="06377ED4"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"and": [</w:t>
      </w:r>
    </w:p>
    <w:p w14:paraId="1A09489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713347F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"not": {</w:t>
      </w:r>
    </w:p>
    <w:p w14:paraId="575D7B0B"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is_weekend</w:t>
      </w:r>
      <w:proofErr w:type="spellEnd"/>
      <w:r w:rsidRPr="00CA05D4">
        <w:rPr>
          <w:rFonts w:ascii="Courier New" w:hAnsi="Courier New" w:cs="Courier New"/>
          <w:sz w:val="16"/>
          <w:szCs w:val="16"/>
          <w:lang w:val="en-CA"/>
        </w:rPr>
        <w:t>": [</w:t>
      </w:r>
    </w:p>
    <w:p w14:paraId="38462F6F"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77969860"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"var": "</w:t>
      </w:r>
      <w:proofErr w:type="spellStart"/>
      <w:r w:rsidRPr="00CA05D4">
        <w:rPr>
          <w:rFonts w:ascii="Courier New" w:hAnsi="Courier New" w:cs="Courier New"/>
          <w:sz w:val="16"/>
          <w:szCs w:val="16"/>
          <w:lang w:val="en-CA"/>
        </w:rPr>
        <w:t>facts.shift_date</w:t>
      </w:r>
      <w:proofErr w:type="spellEnd"/>
      <w:r w:rsidRPr="00CA05D4">
        <w:rPr>
          <w:rFonts w:ascii="Courier New" w:hAnsi="Courier New" w:cs="Courier New"/>
          <w:sz w:val="16"/>
          <w:szCs w:val="16"/>
          <w:lang w:val="en-CA"/>
        </w:rPr>
        <w:t>"</w:t>
      </w:r>
    </w:p>
    <w:p w14:paraId="6760A005"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00E7D77B"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5942403B"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5DA6FA44"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69DBD80B"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31FC19E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"not": {</w:t>
      </w:r>
    </w:p>
    <w:p w14:paraId="2F7B8392"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is_holiday</w:t>
      </w:r>
      <w:proofErr w:type="spellEnd"/>
      <w:r w:rsidRPr="00CA05D4">
        <w:rPr>
          <w:rFonts w:ascii="Courier New" w:hAnsi="Courier New" w:cs="Courier New"/>
          <w:sz w:val="16"/>
          <w:szCs w:val="16"/>
          <w:lang w:val="en-CA"/>
        </w:rPr>
        <w:t>": [</w:t>
      </w:r>
    </w:p>
    <w:p w14:paraId="30735626"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53BCCF0A"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"var": "</w:t>
      </w:r>
      <w:proofErr w:type="spellStart"/>
      <w:r w:rsidRPr="00CA05D4">
        <w:rPr>
          <w:rFonts w:ascii="Courier New" w:hAnsi="Courier New" w:cs="Courier New"/>
          <w:sz w:val="16"/>
          <w:szCs w:val="16"/>
          <w:lang w:val="en-CA"/>
        </w:rPr>
        <w:t>facts.shift_date</w:t>
      </w:r>
      <w:proofErr w:type="spellEnd"/>
      <w:r w:rsidRPr="00CA05D4">
        <w:rPr>
          <w:rFonts w:ascii="Courier New" w:hAnsi="Courier New" w:cs="Courier New"/>
          <w:sz w:val="16"/>
          <w:szCs w:val="16"/>
          <w:lang w:val="en-CA"/>
        </w:rPr>
        <w:t>"</w:t>
      </w:r>
    </w:p>
    <w:p w14:paraId="0D5F874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24D6788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52DBA26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"var": "</w:t>
      </w:r>
      <w:proofErr w:type="spellStart"/>
      <w:r w:rsidRPr="00CA05D4">
        <w:rPr>
          <w:rFonts w:ascii="Courier New" w:hAnsi="Courier New" w:cs="Courier New"/>
          <w:sz w:val="16"/>
          <w:szCs w:val="16"/>
          <w:lang w:val="en-CA"/>
        </w:rPr>
        <w:t>context.holiday_calendar_ref</w:t>
      </w:r>
      <w:proofErr w:type="spellEnd"/>
      <w:r w:rsidRPr="00CA05D4">
        <w:rPr>
          <w:rFonts w:ascii="Courier New" w:hAnsi="Courier New" w:cs="Courier New"/>
          <w:sz w:val="16"/>
          <w:szCs w:val="16"/>
          <w:lang w:val="en-CA"/>
        </w:rPr>
        <w:t>"</w:t>
      </w:r>
    </w:p>
    <w:p w14:paraId="4EF2E3F9"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5720A005"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19A7D47B"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568F4567"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51666EA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61AF4478"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1BE2A6F5"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612BC60A"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675960F2"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"remainder": true,</w:t>
      </w:r>
    </w:p>
    <w:p w14:paraId="6AE912A8"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"rate": "DT"</w:t>
      </w:r>
    </w:p>
    <w:p w14:paraId="0A7DA2B5"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10D7ADFB"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3D3A40D0"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lastRenderedPageBreak/>
        <w:t xml:space="preserve">        }</w:t>
      </w:r>
    </w:p>
    <w:p w14:paraId="7ED5421A"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5655D7C7"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"valuation": {</w:t>
      </w:r>
    </w:p>
    <w:p w14:paraId="3643E2B5"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"tables": [</w:t>
      </w:r>
    </w:p>
    <w:p w14:paraId="655D056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3CA63855"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"ref": "NMA_AB/v2025/HOLIDAY_CAL"</w:t>
      </w:r>
    </w:p>
    <w:p w14:paraId="4FCBF9E2"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5F3E273F"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6E74750D"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04BB5369"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"provenance": {</w:t>
      </w:r>
    </w:p>
    <w:p w14:paraId="217B94F9"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"document": {</w:t>
      </w:r>
    </w:p>
    <w:p w14:paraId="1D0EE648"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"id": "&lt;GUID&gt;",</w:t>
      </w:r>
    </w:p>
    <w:p w14:paraId="5FA5191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"title": "National Maintenance Agreement - Province of Alberta 2025-2028",</w:t>
      </w:r>
    </w:p>
    <w:p w14:paraId="5BC1803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short_name</w:t>
      </w:r>
      <w:proofErr w:type="spellEnd"/>
      <w:r w:rsidRPr="00CA05D4">
        <w:rPr>
          <w:rFonts w:ascii="Courier New" w:hAnsi="Courier New" w:cs="Courier New"/>
          <w:sz w:val="16"/>
          <w:szCs w:val="16"/>
          <w:lang w:val="en-CA"/>
        </w:rPr>
        <w:t>": "NMA AB 2025-2028",</w:t>
      </w:r>
    </w:p>
    <w:p w14:paraId="2961BD64" w14:textId="77777777" w:rsidR="00CA05D4" w:rsidRPr="00E677C0" w:rsidRDefault="00CA05D4" w:rsidP="00CA05D4">
      <w:pPr>
        <w:rPr>
          <w:rFonts w:ascii="Courier New" w:hAnsi="Courier New" w:cs="Courier New"/>
          <w:sz w:val="16"/>
          <w:szCs w:val="16"/>
          <w:lang w:val="fr-FR"/>
        </w:rPr>
      </w:pPr>
      <w:r w:rsidRPr="00CA05D4">
        <w:rPr>
          <w:rFonts w:ascii="Courier New" w:hAnsi="Courier New" w:cs="Courier New"/>
          <w:sz w:val="16"/>
          <w:szCs w:val="16"/>
          <w:lang w:val="en-CA"/>
        </w:rPr>
        <w:t xml:space="preserve">            </w:t>
      </w:r>
      <w:r w:rsidRPr="00E677C0">
        <w:rPr>
          <w:rFonts w:ascii="Courier New" w:hAnsi="Courier New" w:cs="Courier New"/>
          <w:sz w:val="16"/>
          <w:szCs w:val="16"/>
          <w:lang w:val="fr-FR"/>
        </w:rPr>
        <w:t>"</w:t>
      </w:r>
      <w:proofErr w:type="spellStart"/>
      <w:r w:rsidRPr="00E677C0">
        <w:rPr>
          <w:rFonts w:ascii="Courier New" w:hAnsi="Courier New" w:cs="Courier New"/>
          <w:sz w:val="16"/>
          <w:szCs w:val="16"/>
          <w:lang w:val="fr-FR"/>
        </w:rPr>
        <w:t>version_label</w:t>
      </w:r>
      <w:proofErr w:type="spellEnd"/>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"Version 3",</w:t>
      </w:r>
    </w:p>
    <w:p w14:paraId="25AB6A44" w14:textId="77777777" w:rsidR="00CA05D4" w:rsidRPr="00E677C0" w:rsidRDefault="00CA05D4" w:rsidP="00CA05D4">
      <w:pPr>
        <w:rPr>
          <w:rFonts w:ascii="Courier New" w:hAnsi="Courier New" w:cs="Courier New"/>
          <w:sz w:val="16"/>
          <w:szCs w:val="16"/>
          <w:lang w:val="fr-FR"/>
        </w:rPr>
      </w:pPr>
      <w:r w:rsidRPr="00E677C0">
        <w:rPr>
          <w:rFonts w:ascii="Courier New" w:hAnsi="Courier New" w:cs="Courier New"/>
          <w:sz w:val="16"/>
          <w:szCs w:val="16"/>
          <w:lang w:val="fr-FR"/>
        </w:rPr>
        <w:t xml:space="preserve">            "</w:t>
      </w:r>
      <w:proofErr w:type="spellStart"/>
      <w:r w:rsidRPr="00E677C0">
        <w:rPr>
          <w:rFonts w:ascii="Courier New" w:hAnsi="Courier New" w:cs="Courier New"/>
          <w:sz w:val="16"/>
          <w:szCs w:val="16"/>
          <w:lang w:val="fr-FR"/>
        </w:rPr>
        <w:t>uri</w:t>
      </w:r>
      <w:proofErr w:type="spellEnd"/>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"https://gpmccanada.com/wp-content/uploads/2025/04/NMA-Alberta-Province-Wide-2025-2028-Version-3.pdf"</w:t>
      </w:r>
    </w:p>
    <w:p w14:paraId="3C186A60" w14:textId="77777777" w:rsidR="00CA05D4" w:rsidRPr="00CA05D4" w:rsidRDefault="00CA05D4" w:rsidP="00CA05D4">
      <w:pPr>
        <w:rPr>
          <w:rFonts w:ascii="Courier New" w:hAnsi="Courier New" w:cs="Courier New"/>
          <w:sz w:val="16"/>
          <w:szCs w:val="16"/>
          <w:lang w:val="en-CA"/>
        </w:rPr>
      </w:pPr>
      <w:r w:rsidRPr="00E677C0">
        <w:rPr>
          <w:rFonts w:ascii="Courier New" w:hAnsi="Courier New" w:cs="Courier New"/>
          <w:sz w:val="16"/>
          <w:szCs w:val="16"/>
          <w:lang w:val="fr-FR"/>
        </w:rPr>
        <w:t xml:space="preserve">        </w:t>
      </w:r>
      <w:r w:rsidRPr="00CA05D4">
        <w:rPr>
          <w:rFonts w:ascii="Courier New" w:hAnsi="Courier New" w:cs="Courier New"/>
          <w:sz w:val="16"/>
          <w:szCs w:val="16"/>
          <w:lang w:val="en-CA"/>
        </w:rPr>
        <w:t>},</w:t>
      </w:r>
    </w:p>
    <w:p w14:paraId="0FB5BD25"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"citation": {</w:t>
      </w:r>
    </w:p>
    <w:p w14:paraId="4A25E6D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"path": [</w:t>
      </w:r>
    </w:p>
    <w:p w14:paraId="2B16B5DB"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"Article 15.300 – Overtime Provisions",</w:t>
      </w:r>
    </w:p>
    <w:p w14:paraId="214B58EB"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"a) Five Eight Hour Days (5×8)"</w:t>
      </w:r>
    </w:p>
    <w:p w14:paraId="629EF859"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07AA6B64"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"pages": [</w:t>
      </w:r>
    </w:p>
    <w:p w14:paraId="2FE694E0"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"16"</w:t>
      </w:r>
    </w:p>
    <w:p w14:paraId="3BEA1C08"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1F4243C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4C2E560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"excerpt": {</w:t>
      </w:r>
    </w:p>
    <w:p w14:paraId="28A7EBC5"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"kind": "table",</w:t>
      </w:r>
    </w:p>
    <w:p w14:paraId="4D0C9D2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"format": "</w:t>
      </w:r>
      <w:proofErr w:type="spellStart"/>
      <w:r w:rsidRPr="00CA05D4">
        <w:rPr>
          <w:rFonts w:ascii="Courier New" w:hAnsi="Courier New" w:cs="Courier New"/>
          <w:sz w:val="16"/>
          <w:szCs w:val="16"/>
          <w:lang w:val="en-CA"/>
        </w:rPr>
        <w:t>json</w:t>
      </w:r>
      <w:proofErr w:type="spellEnd"/>
      <w:r w:rsidRPr="00CA05D4">
        <w:rPr>
          <w:rFonts w:ascii="Courier New" w:hAnsi="Courier New" w:cs="Courier New"/>
          <w:sz w:val="16"/>
          <w:szCs w:val="16"/>
          <w:lang w:val="en-CA"/>
        </w:rPr>
        <w:t>",</w:t>
      </w:r>
    </w:p>
    <w:p w14:paraId="77F526DF"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"values": [</w:t>
      </w:r>
    </w:p>
    <w:p w14:paraId="12E12D14"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638B19AD"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"Day of Week": "Monday",</w:t>
      </w:r>
    </w:p>
    <w:p w14:paraId="6A64F1A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"Straight Time": "8 hours",</w:t>
      </w:r>
    </w:p>
    <w:p w14:paraId="3D96FAB8"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"Time and One Half (1.5x)": "Up to 2 hours",</w:t>
      </w:r>
    </w:p>
    <w:p w14:paraId="641D2C06"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"Double Time (2x)": "After 10 hours"</w:t>
      </w:r>
    </w:p>
    <w:p w14:paraId="4E2ED17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7525F880"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lastRenderedPageBreak/>
        <w:t xml:space="preserve">                {</w:t>
      </w:r>
    </w:p>
    <w:p w14:paraId="4CBB2A87"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"Day of Week": "Tuesday",</w:t>
      </w:r>
    </w:p>
    <w:p w14:paraId="435B69C4"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"Straight Time": "8 hours",</w:t>
      </w:r>
    </w:p>
    <w:p w14:paraId="24F54D2F"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"Time and One Half (1.5x)": "Up to 2 hours",</w:t>
      </w:r>
    </w:p>
    <w:p w14:paraId="719EDAC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"Double Time (2x)": "After 10 hours"</w:t>
      </w:r>
    </w:p>
    <w:p w14:paraId="763B711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616F2C31"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00FF38B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"Day of Week": "Wednesday",</w:t>
      </w:r>
    </w:p>
    <w:p w14:paraId="5A302B1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"Straight Time": "8 hours",</w:t>
      </w:r>
    </w:p>
    <w:p w14:paraId="04F2AE76"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"Time and One Half (1.5x)": "Up to 2 hours",</w:t>
      </w:r>
    </w:p>
    <w:p w14:paraId="6D1BA946"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"Double Time (2x)": "After 10 hours"</w:t>
      </w:r>
    </w:p>
    <w:p w14:paraId="5939DC69"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1BC99D4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20A2C325"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"Day of Week": "Thursday",</w:t>
      </w:r>
    </w:p>
    <w:p w14:paraId="1F2537F0"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"Straight Time": "8 hours",</w:t>
      </w:r>
    </w:p>
    <w:p w14:paraId="71DFAF54"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"Time and One Half (1.5x)": "Up to 2 hours",</w:t>
      </w:r>
    </w:p>
    <w:p w14:paraId="2D560BC0"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"Double Time (2x)": "After 10 hours"</w:t>
      </w:r>
    </w:p>
    <w:p w14:paraId="590D7D52"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758D91F2"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5324E4FA"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"Day of Week": "Friday",</w:t>
      </w:r>
    </w:p>
    <w:p w14:paraId="49713299"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"Straight Time": "8 hours",</w:t>
      </w:r>
    </w:p>
    <w:p w14:paraId="16AEE104"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"Time and One Half (1.5x)": "Up to 2 hours",</w:t>
      </w:r>
    </w:p>
    <w:p w14:paraId="4DFB0A3A"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"Double Time (2x)": "After 10 hours"</w:t>
      </w:r>
    </w:p>
    <w:p w14:paraId="32C4409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2DEFB64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60319E0F"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"Day of Week": "Saturday",</w:t>
      </w:r>
    </w:p>
    <w:p w14:paraId="6A89897A"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"Straight Time": "",</w:t>
      </w:r>
    </w:p>
    <w:p w14:paraId="396BF9F8"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"Time and One Half (1.5x)": "",</w:t>
      </w:r>
    </w:p>
    <w:p w14:paraId="7E61611A"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"Double Time (2x)": "All hours"</w:t>
      </w:r>
    </w:p>
    <w:p w14:paraId="78D7239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707E6A4B"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3CC0AFDD"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"Day of Week": "Sunday",</w:t>
      </w:r>
    </w:p>
    <w:p w14:paraId="47278B6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"Straight Time": "",</w:t>
      </w:r>
    </w:p>
    <w:p w14:paraId="531C9BC7"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"Time and One Half (1.5x)": "",</w:t>
      </w:r>
    </w:p>
    <w:p w14:paraId="0B911091"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"Double Time (2x)": "All hours"</w:t>
      </w:r>
    </w:p>
    <w:p w14:paraId="57353409"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2F1A214D"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lastRenderedPageBreak/>
        <w:t xml:space="preserve">                {</w:t>
      </w:r>
    </w:p>
    <w:p w14:paraId="187C4D42"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"Day of Week": "Stat Holiday",</w:t>
      </w:r>
    </w:p>
    <w:p w14:paraId="73AC9EFC"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"Straight Time": "",</w:t>
      </w:r>
    </w:p>
    <w:p w14:paraId="405C2AB9"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"Time and One Half (1.5x)": "",</w:t>
      </w:r>
    </w:p>
    <w:p w14:paraId="2ADFDABE"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"Double Time (2x)": "All hours"</w:t>
      </w:r>
    </w:p>
    <w:p w14:paraId="68D77533"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2CB81EFD"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2E89943F"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6F090189" w14:textId="77777777" w:rsidR="00CA05D4" w:rsidRPr="00CA05D4" w:rsidRDefault="00CA05D4" w:rsidP="00CA05D4">
      <w:pPr>
        <w:rPr>
          <w:rFonts w:ascii="Courier New" w:hAnsi="Courier New" w:cs="Courier New"/>
          <w:sz w:val="16"/>
          <w:szCs w:val="16"/>
          <w:lang w:val="en-CA"/>
        </w:rPr>
      </w:pPr>
      <w:r w:rsidRPr="00CA05D4">
        <w:rPr>
          <w:rFonts w:ascii="Courier New" w:hAnsi="Courier New" w:cs="Courier New"/>
          <w:sz w:val="16"/>
          <w:szCs w:val="16"/>
          <w:lang w:val="en-CA"/>
        </w:rPr>
        <w:t xml:space="preserve">    }</w:t>
      </w:r>
    </w:p>
    <w:p w14:paraId="2E8A97D1" w14:textId="1B6F203B" w:rsidR="000F732A" w:rsidRDefault="00CA05D4" w:rsidP="005D5282">
      <w:pPr>
        <w:rPr>
          <w:lang w:val="en-CA"/>
        </w:rPr>
      </w:pPr>
      <w:r w:rsidRPr="00CA05D4">
        <w:rPr>
          <w:rFonts w:ascii="Courier New" w:hAnsi="Courier New" w:cs="Courier New"/>
          <w:sz w:val="16"/>
          <w:szCs w:val="16"/>
          <w:lang w:val="en-CA"/>
        </w:rPr>
        <w:t>}</w:t>
      </w:r>
    </w:p>
    <w:p w14:paraId="7BF589E5" w14:textId="1C299FE9" w:rsidR="00D76253" w:rsidRDefault="00D76253" w:rsidP="00E677C0">
      <w:pPr>
        <w:pStyle w:val="Heading3"/>
        <w:rPr>
          <w:lang w:val="en-CA"/>
        </w:rPr>
      </w:pPr>
      <w:r>
        <w:rPr>
          <w:lang w:val="en-CA"/>
        </w:rPr>
        <w:t xml:space="preserve">NMA-AB, 15.300 (b), </w:t>
      </w:r>
      <w:r w:rsidRPr="005D5282">
        <w:rPr>
          <w:lang w:val="en-CA"/>
        </w:rPr>
        <w:t>Overtime Provisions</w:t>
      </w:r>
      <w:r>
        <w:rPr>
          <w:lang w:val="en-CA"/>
        </w:rPr>
        <w:t>, 4</w:t>
      </w:r>
      <w:r w:rsidRPr="005D5282">
        <w:rPr>
          <w:lang w:val="en-CA"/>
        </w:rPr>
        <w:t>x</w:t>
      </w:r>
      <w:r>
        <w:rPr>
          <w:lang w:val="en-CA"/>
        </w:rPr>
        <w:t>10</w:t>
      </w:r>
      <w:r w:rsidRPr="005D5282">
        <w:rPr>
          <w:lang w:val="en-CA"/>
        </w:rPr>
        <w:t xml:space="preserve"> </w:t>
      </w:r>
      <w:r>
        <w:rPr>
          <w:lang w:val="en-CA"/>
        </w:rPr>
        <w:t xml:space="preserve">Mon-Thu </w:t>
      </w:r>
      <w:r w:rsidRPr="005D5282">
        <w:rPr>
          <w:lang w:val="en-CA"/>
        </w:rPr>
        <w:t>Work Schedule</w:t>
      </w:r>
    </w:p>
    <w:p w14:paraId="5F301F04" w14:textId="14F0A35C" w:rsidR="00D76253" w:rsidRDefault="00550217" w:rsidP="00D76253">
      <w:pPr>
        <w:rPr>
          <w:lang w:val="en-CA"/>
        </w:rPr>
      </w:pPr>
      <w:r w:rsidRPr="00550217">
        <w:rPr>
          <w:noProof/>
          <w:lang w:val="en-CA"/>
        </w:rPr>
        <w:drawing>
          <wp:inline distT="0" distB="0" distL="0" distR="0" wp14:anchorId="6EB7BA90" wp14:editId="7C0A5410">
            <wp:extent cx="5943600" cy="3920490"/>
            <wp:effectExtent l="19050" t="19050" r="19050" b="22860"/>
            <wp:docPr id="788573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73230" name="Picture 1" descr="A screenshot of a computer&#10;&#10;AI-generated content may be incorrect."/>
                    <pic:cNvPicPr/>
                  </pic:nvPicPr>
                  <pic:blipFill>
                    <a:blip r:embed="rId16"/>
                    <a:stretch>
                      <a:fillRect/>
                    </a:stretch>
                  </pic:blipFill>
                  <pic:spPr>
                    <a:xfrm>
                      <a:off x="0" y="0"/>
                      <a:ext cx="5943600" cy="3920490"/>
                    </a:xfrm>
                    <a:prstGeom prst="rect">
                      <a:avLst/>
                    </a:prstGeom>
                    <a:ln>
                      <a:solidFill>
                        <a:schemeClr val="bg1">
                          <a:lumMod val="50000"/>
                        </a:schemeClr>
                      </a:solidFill>
                    </a:ln>
                  </pic:spPr>
                </pic:pic>
              </a:graphicData>
            </a:graphic>
          </wp:inline>
        </w:drawing>
      </w:r>
    </w:p>
    <w:p w14:paraId="03BB2929" w14:textId="77777777" w:rsidR="00F47C5C" w:rsidRDefault="00F47C5C" w:rsidP="00F47C5C">
      <w:pPr>
        <w:rPr>
          <w:rFonts w:ascii="Courier New" w:hAnsi="Courier New" w:cs="Courier New"/>
          <w:sz w:val="16"/>
          <w:szCs w:val="16"/>
        </w:rPr>
      </w:pPr>
      <w:r>
        <w:rPr>
          <w:rFonts w:ascii="Courier New" w:hAnsi="Courier New" w:cs="Courier New"/>
          <w:sz w:val="16"/>
          <w:szCs w:val="16"/>
        </w:rPr>
        <w:t>// drop this into a JSON linter for easier reading</w:t>
      </w:r>
    </w:p>
    <w:p w14:paraId="7A10801F"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w:t>
      </w:r>
    </w:p>
    <w:p w14:paraId="66101547"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"id": "&lt;GUID&gt;",</w:t>
      </w:r>
    </w:p>
    <w:p w14:paraId="120D33EA"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"name": "Overtime Provisions, 4×10 (Mon–Thu) — Daily Ladder",</w:t>
      </w:r>
    </w:p>
    <w:p w14:paraId="1F8D59CC"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"status": "active",</w:t>
      </w:r>
    </w:p>
    <w:p w14:paraId="0CBAAD05"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created_at</w:t>
      </w:r>
      <w:proofErr w:type="spellEnd"/>
      <w:r w:rsidRPr="00CF551D">
        <w:rPr>
          <w:rFonts w:ascii="Courier New" w:hAnsi="Courier New" w:cs="Courier New"/>
          <w:sz w:val="16"/>
          <w:szCs w:val="16"/>
          <w:lang w:val="en-CA"/>
        </w:rPr>
        <w:t>": "2025-09-19T00:00:00Z",</w:t>
      </w:r>
    </w:p>
    <w:p w14:paraId="708C5E59"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updated_at</w:t>
      </w:r>
      <w:proofErr w:type="spellEnd"/>
      <w:r w:rsidRPr="00CF551D">
        <w:rPr>
          <w:rFonts w:ascii="Courier New" w:hAnsi="Courier New" w:cs="Courier New"/>
          <w:sz w:val="16"/>
          <w:szCs w:val="16"/>
          <w:lang w:val="en-CA"/>
        </w:rPr>
        <w:t>": null,</w:t>
      </w:r>
    </w:p>
    <w:p w14:paraId="540C6BC0"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lastRenderedPageBreak/>
        <w:t xml:space="preserve">    "</w:t>
      </w:r>
      <w:proofErr w:type="spellStart"/>
      <w:r w:rsidRPr="00CF551D">
        <w:rPr>
          <w:rFonts w:ascii="Courier New" w:hAnsi="Courier New" w:cs="Courier New"/>
          <w:sz w:val="16"/>
          <w:szCs w:val="16"/>
          <w:lang w:val="en-CA"/>
        </w:rPr>
        <w:t>effective_start</w:t>
      </w:r>
      <w:proofErr w:type="spellEnd"/>
      <w:r w:rsidRPr="00CF551D">
        <w:rPr>
          <w:rFonts w:ascii="Courier New" w:hAnsi="Courier New" w:cs="Courier New"/>
          <w:sz w:val="16"/>
          <w:szCs w:val="16"/>
          <w:lang w:val="en-CA"/>
        </w:rPr>
        <w:t>": "2025-01-01",</w:t>
      </w:r>
    </w:p>
    <w:p w14:paraId="7B8E827B"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effective_end</w:t>
      </w:r>
      <w:proofErr w:type="spellEnd"/>
      <w:r w:rsidRPr="00CF551D">
        <w:rPr>
          <w:rFonts w:ascii="Courier New" w:hAnsi="Courier New" w:cs="Courier New"/>
          <w:sz w:val="16"/>
          <w:szCs w:val="16"/>
          <w:lang w:val="en-CA"/>
        </w:rPr>
        <w:t>": "2028-12-31",</w:t>
      </w:r>
    </w:p>
    <w:p w14:paraId="2530B1CE"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"summary": "Mon–Thu: 10h ST then DT; Fri: up to 10h ST then DT; Sat/Sun/Stat: all DT.",</w:t>
      </w:r>
    </w:p>
    <w:p w14:paraId="5821EEE5"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"tags": [</w:t>
      </w:r>
    </w:p>
    <w:p w14:paraId="28D6B6D6"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"earnings",</w:t>
      </w:r>
    </w:p>
    <w:p w14:paraId="5030FBF2"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"overtime",</w:t>
      </w:r>
    </w:p>
    <w:p w14:paraId="023E4258"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"daily"</w:t>
      </w:r>
    </w:p>
    <w:p w14:paraId="2983CBC3"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402CCE9C"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"subjects": [</w:t>
      </w:r>
    </w:p>
    <w:p w14:paraId="11FF0E31"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3EEDF050" w14:textId="77777777" w:rsidR="00986A7C" w:rsidRDefault="00986A7C" w:rsidP="00986A7C">
      <w:pPr>
        <w:rPr>
          <w:rFonts w:ascii="Courier New" w:hAnsi="Courier New" w:cs="Courier New"/>
          <w:sz w:val="16"/>
          <w:szCs w:val="16"/>
        </w:rPr>
      </w:pPr>
      <w:r w:rsidRPr="00D9048B">
        <w:rPr>
          <w:rFonts w:ascii="Courier New" w:hAnsi="Courier New" w:cs="Courier New"/>
          <w:sz w:val="16"/>
          <w:szCs w:val="16"/>
        </w:rPr>
        <w:t xml:space="preserve">            </w:t>
      </w:r>
      <w:r w:rsidRPr="00CA05D4">
        <w:rPr>
          <w:rFonts w:ascii="Courier New" w:hAnsi="Courier New" w:cs="Courier New"/>
          <w:sz w:val="16"/>
          <w:szCs w:val="16"/>
          <w:lang w:val="en-CA"/>
        </w:rPr>
        <w:t>"</w:t>
      </w:r>
      <w:r>
        <w:rPr>
          <w:rFonts w:ascii="Courier New" w:hAnsi="Courier New" w:cs="Courier New"/>
          <w:sz w:val="16"/>
          <w:szCs w:val="16"/>
        </w:rPr>
        <w:t>kind</w:t>
      </w:r>
      <w:r w:rsidRPr="00CA05D4">
        <w:rPr>
          <w:rFonts w:ascii="Courier New" w:hAnsi="Courier New" w:cs="Courier New"/>
          <w:sz w:val="16"/>
          <w:szCs w:val="16"/>
          <w:lang w:val="en-CA"/>
        </w:rPr>
        <w:t>"</w:t>
      </w:r>
      <w:r>
        <w:rPr>
          <w:rFonts w:ascii="Courier New" w:hAnsi="Courier New" w:cs="Courier New"/>
          <w:sz w:val="16"/>
          <w:szCs w:val="16"/>
        </w:rPr>
        <w:t xml:space="preserve">: </w:t>
      </w:r>
      <w:r w:rsidRPr="00CA05D4">
        <w:rPr>
          <w:rFonts w:ascii="Courier New" w:hAnsi="Courier New" w:cs="Courier New"/>
          <w:sz w:val="16"/>
          <w:szCs w:val="16"/>
          <w:lang w:val="en-CA"/>
        </w:rPr>
        <w:t>"</w:t>
      </w:r>
      <w:r>
        <w:rPr>
          <w:rFonts w:ascii="Courier New" w:hAnsi="Courier New" w:cs="Courier New"/>
          <w:sz w:val="16"/>
          <w:szCs w:val="16"/>
        </w:rPr>
        <w:t>employee</w:t>
      </w:r>
      <w:r w:rsidRPr="00CA05D4">
        <w:rPr>
          <w:rFonts w:ascii="Courier New" w:hAnsi="Courier New" w:cs="Courier New"/>
          <w:sz w:val="16"/>
          <w:szCs w:val="16"/>
          <w:lang w:val="en-CA"/>
        </w:rPr>
        <w:t>"</w:t>
      </w:r>
      <w:r>
        <w:rPr>
          <w:rFonts w:ascii="Courier New" w:hAnsi="Courier New" w:cs="Courier New"/>
          <w:sz w:val="16"/>
          <w:szCs w:val="16"/>
        </w:rPr>
        <w:t>,</w:t>
      </w:r>
    </w:p>
    <w:p w14:paraId="79FE6F19" w14:textId="422BD0D8" w:rsidR="0019621B" w:rsidRPr="00CF551D" w:rsidRDefault="0019621B" w:rsidP="00CF551D">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employment_type</w:t>
      </w:r>
      <w:proofErr w:type="spellEnd"/>
      <w:r w:rsidRPr="00CA05D4">
        <w:rPr>
          <w:rFonts w:ascii="Courier New" w:hAnsi="Courier New" w:cs="Courier New"/>
          <w:sz w:val="16"/>
          <w:szCs w:val="16"/>
          <w:lang w:val="en-CA"/>
        </w:rPr>
        <w:t>": "union"</w:t>
      </w:r>
    </w:p>
    <w:p w14:paraId="4C7F681E"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4ECA2FE0"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3D9B75AC"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"relationships": [],</w:t>
      </w:r>
    </w:p>
    <w:p w14:paraId="0FFE2466"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"context": {</w:t>
      </w:r>
    </w:p>
    <w:p w14:paraId="23C71986"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"jurisdiction": "CA-AB",</w:t>
      </w:r>
    </w:p>
    <w:p w14:paraId="282AF390"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work_schedule</w:t>
      </w:r>
      <w:proofErr w:type="spellEnd"/>
      <w:r w:rsidRPr="00CF551D">
        <w:rPr>
          <w:rFonts w:ascii="Courier New" w:hAnsi="Courier New" w:cs="Courier New"/>
          <w:sz w:val="16"/>
          <w:szCs w:val="16"/>
          <w:lang w:val="en-CA"/>
        </w:rPr>
        <w:t>": "4x10_MonThu",</w:t>
      </w:r>
    </w:p>
    <w:p w14:paraId="12CE928A"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holiday_calendar_ref</w:t>
      </w:r>
      <w:proofErr w:type="spellEnd"/>
      <w:r w:rsidRPr="00CF551D">
        <w:rPr>
          <w:rFonts w:ascii="Courier New" w:hAnsi="Courier New" w:cs="Courier New"/>
          <w:sz w:val="16"/>
          <w:szCs w:val="16"/>
          <w:lang w:val="en-CA"/>
        </w:rPr>
        <w:t>": "NMA_AB/v2025/HOLIDAY_CAL"</w:t>
      </w:r>
    </w:p>
    <w:p w14:paraId="19D86697"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1DE47A03"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"facts": {</w:t>
      </w:r>
    </w:p>
    <w:p w14:paraId="61297FAF"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shift_date</w:t>
      </w:r>
      <w:proofErr w:type="spellEnd"/>
      <w:r w:rsidRPr="00CF551D">
        <w:rPr>
          <w:rFonts w:ascii="Courier New" w:hAnsi="Courier New" w:cs="Courier New"/>
          <w:sz w:val="16"/>
          <w:szCs w:val="16"/>
          <w:lang w:val="en-CA"/>
        </w:rPr>
        <w:t>": "date",</w:t>
      </w:r>
    </w:p>
    <w:p w14:paraId="10143811"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hours_worked_in_shift</w:t>
      </w:r>
      <w:proofErr w:type="spellEnd"/>
      <w:r w:rsidRPr="00CF551D">
        <w:rPr>
          <w:rFonts w:ascii="Courier New" w:hAnsi="Courier New" w:cs="Courier New"/>
          <w:sz w:val="16"/>
          <w:szCs w:val="16"/>
          <w:lang w:val="en-CA"/>
        </w:rPr>
        <w:t>": "number"</w:t>
      </w:r>
    </w:p>
    <w:p w14:paraId="72B78F55"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0702A1B3"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"trigger": {</w:t>
      </w:r>
    </w:p>
    <w:p w14:paraId="0B020036"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 [</w:t>
      </w:r>
    </w:p>
    <w:p w14:paraId="66CEC339"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252456F9"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"var": "</w:t>
      </w:r>
      <w:proofErr w:type="spellStart"/>
      <w:r w:rsidRPr="00CF551D">
        <w:rPr>
          <w:rFonts w:ascii="Courier New" w:hAnsi="Courier New" w:cs="Courier New"/>
          <w:sz w:val="16"/>
          <w:szCs w:val="16"/>
          <w:lang w:val="en-CA"/>
        </w:rPr>
        <w:t>context.work_schedule</w:t>
      </w:r>
      <w:proofErr w:type="spellEnd"/>
      <w:r w:rsidRPr="00CF551D">
        <w:rPr>
          <w:rFonts w:ascii="Courier New" w:hAnsi="Courier New" w:cs="Courier New"/>
          <w:sz w:val="16"/>
          <w:szCs w:val="16"/>
          <w:lang w:val="en-CA"/>
        </w:rPr>
        <w:t>"</w:t>
      </w:r>
    </w:p>
    <w:p w14:paraId="7E294C32"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115D0DC8"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"4x10_MonThu"</w:t>
      </w:r>
    </w:p>
    <w:p w14:paraId="39E66F9F"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585508EB"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5143F743" w14:textId="490AED54"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r w:rsidR="00876DEE">
        <w:rPr>
          <w:rFonts w:ascii="Courier New" w:hAnsi="Courier New" w:cs="Courier New"/>
          <w:sz w:val="16"/>
          <w:szCs w:val="16"/>
          <w:lang w:val="en-CA"/>
        </w:rPr>
        <w:t>obligations</w:t>
      </w:r>
      <w:r w:rsidRPr="00CF551D">
        <w:rPr>
          <w:rFonts w:ascii="Courier New" w:hAnsi="Courier New" w:cs="Courier New"/>
          <w:sz w:val="16"/>
          <w:szCs w:val="16"/>
          <w:lang w:val="en-CA"/>
        </w:rPr>
        <w:t>": [</w:t>
      </w:r>
    </w:p>
    <w:p w14:paraId="3771A1A7"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1D53551E" w14:textId="5C50E09E"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r w:rsidR="003B6986">
        <w:rPr>
          <w:rFonts w:ascii="Courier New" w:hAnsi="Courier New" w:cs="Courier New"/>
          <w:sz w:val="16"/>
          <w:szCs w:val="16"/>
          <w:lang w:val="en-CA"/>
        </w:rPr>
        <w:t>kind</w:t>
      </w:r>
      <w:r w:rsidRPr="00CF551D">
        <w:rPr>
          <w:rFonts w:ascii="Courier New" w:hAnsi="Courier New" w:cs="Courier New"/>
          <w:sz w:val="16"/>
          <w:szCs w:val="16"/>
          <w:lang w:val="en-CA"/>
        </w:rPr>
        <w:t>": "</w:t>
      </w:r>
      <w:proofErr w:type="spellStart"/>
      <w:r w:rsidR="00A21D3F">
        <w:rPr>
          <w:rFonts w:ascii="Courier New" w:hAnsi="Courier New" w:cs="Courier New"/>
          <w:sz w:val="16"/>
          <w:szCs w:val="16"/>
          <w:lang w:val="en-CA"/>
        </w:rPr>
        <w:t>rate_schedule</w:t>
      </w:r>
      <w:proofErr w:type="spellEnd"/>
      <w:r w:rsidRPr="00CF551D">
        <w:rPr>
          <w:rFonts w:ascii="Courier New" w:hAnsi="Courier New" w:cs="Courier New"/>
          <w:sz w:val="16"/>
          <w:szCs w:val="16"/>
          <w:lang w:val="en-CA"/>
        </w:rPr>
        <w:t>",</w:t>
      </w:r>
    </w:p>
    <w:p w14:paraId="20F52463"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"basis": {</w:t>
      </w:r>
    </w:p>
    <w:p w14:paraId="77819E30"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lastRenderedPageBreak/>
        <w:t xml:space="preserve">                "var": "</w:t>
      </w:r>
      <w:proofErr w:type="spellStart"/>
      <w:r w:rsidRPr="00CF551D">
        <w:rPr>
          <w:rFonts w:ascii="Courier New" w:hAnsi="Courier New" w:cs="Courier New"/>
          <w:sz w:val="16"/>
          <w:szCs w:val="16"/>
          <w:lang w:val="en-CA"/>
        </w:rPr>
        <w:t>facts.hours_worked_in_shift</w:t>
      </w:r>
      <w:proofErr w:type="spellEnd"/>
      <w:r w:rsidRPr="00CF551D">
        <w:rPr>
          <w:rFonts w:ascii="Courier New" w:hAnsi="Courier New" w:cs="Courier New"/>
          <w:sz w:val="16"/>
          <w:szCs w:val="16"/>
          <w:lang w:val="en-CA"/>
        </w:rPr>
        <w:t>"</w:t>
      </w:r>
    </w:p>
    <w:p w14:paraId="429E886E"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56E4BA81"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"bands": [</w:t>
      </w:r>
    </w:p>
    <w:p w14:paraId="1FD3B8D6"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1866B8A5"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upto</w:t>
      </w:r>
      <w:proofErr w:type="spellEnd"/>
      <w:r w:rsidRPr="00CF551D">
        <w:rPr>
          <w:rFonts w:ascii="Courier New" w:hAnsi="Courier New" w:cs="Courier New"/>
          <w:sz w:val="16"/>
          <w:szCs w:val="16"/>
          <w:lang w:val="en-CA"/>
        </w:rPr>
        <w:t>": 10,</w:t>
      </w:r>
    </w:p>
    <w:p w14:paraId="37C64FAF"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"rate": "ST",</w:t>
      </w:r>
    </w:p>
    <w:p w14:paraId="4DEBB9D3"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"when": {</w:t>
      </w:r>
    </w:p>
    <w:p w14:paraId="6744B7E8"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"and": [</w:t>
      </w:r>
    </w:p>
    <w:p w14:paraId="52501A78"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6614499B"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"not": {</w:t>
      </w:r>
    </w:p>
    <w:p w14:paraId="33589B3F"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is_weekend</w:t>
      </w:r>
      <w:proofErr w:type="spellEnd"/>
      <w:r w:rsidRPr="00CF551D">
        <w:rPr>
          <w:rFonts w:ascii="Courier New" w:hAnsi="Courier New" w:cs="Courier New"/>
          <w:sz w:val="16"/>
          <w:szCs w:val="16"/>
          <w:lang w:val="en-CA"/>
        </w:rPr>
        <w:t>": [</w:t>
      </w:r>
    </w:p>
    <w:p w14:paraId="694894DA"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20836EA7"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"var": "</w:t>
      </w:r>
      <w:proofErr w:type="spellStart"/>
      <w:r w:rsidRPr="00CF551D">
        <w:rPr>
          <w:rFonts w:ascii="Courier New" w:hAnsi="Courier New" w:cs="Courier New"/>
          <w:sz w:val="16"/>
          <w:szCs w:val="16"/>
          <w:lang w:val="en-CA"/>
        </w:rPr>
        <w:t>facts.shift_date</w:t>
      </w:r>
      <w:proofErr w:type="spellEnd"/>
      <w:r w:rsidRPr="00CF551D">
        <w:rPr>
          <w:rFonts w:ascii="Courier New" w:hAnsi="Courier New" w:cs="Courier New"/>
          <w:sz w:val="16"/>
          <w:szCs w:val="16"/>
          <w:lang w:val="en-CA"/>
        </w:rPr>
        <w:t>"</w:t>
      </w:r>
    </w:p>
    <w:p w14:paraId="6D38AF04"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329F2F0E"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1FDCF6A4"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7AEEC126"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3474CB43"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7FA697F0"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"not": {</w:t>
      </w:r>
    </w:p>
    <w:p w14:paraId="351FC0C8"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is_holiday</w:t>
      </w:r>
      <w:proofErr w:type="spellEnd"/>
      <w:r w:rsidRPr="00CF551D">
        <w:rPr>
          <w:rFonts w:ascii="Courier New" w:hAnsi="Courier New" w:cs="Courier New"/>
          <w:sz w:val="16"/>
          <w:szCs w:val="16"/>
          <w:lang w:val="en-CA"/>
        </w:rPr>
        <w:t>": [</w:t>
      </w:r>
    </w:p>
    <w:p w14:paraId="1E339665"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3C1D5D16"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"var": "</w:t>
      </w:r>
      <w:proofErr w:type="spellStart"/>
      <w:r w:rsidRPr="00CF551D">
        <w:rPr>
          <w:rFonts w:ascii="Courier New" w:hAnsi="Courier New" w:cs="Courier New"/>
          <w:sz w:val="16"/>
          <w:szCs w:val="16"/>
          <w:lang w:val="en-CA"/>
        </w:rPr>
        <w:t>facts.shift_date</w:t>
      </w:r>
      <w:proofErr w:type="spellEnd"/>
      <w:r w:rsidRPr="00CF551D">
        <w:rPr>
          <w:rFonts w:ascii="Courier New" w:hAnsi="Courier New" w:cs="Courier New"/>
          <w:sz w:val="16"/>
          <w:szCs w:val="16"/>
          <w:lang w:val="en-CA"/>
        </w:rPr>
        <w:t>"</w:t>
      </w:r>
    </w:p>
    <w:p w14:paraId="4D88D7E7"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15CF9AA1"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586BC091"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"var": "</w:t>
      </w:r>
      <w:proofErr w:type="spellStart"/>
      <w:r w:rsidRPr="00CF551D">
        <w:rPr>
          <w:rFonts w:ascii="Courier New" w:hAnsi="Courier New" w:cs="Courier New"/>
          <w:sz w:val="16"/>
          <w:szCs w:val="16"/>
          <w:lang w:val="en-CA"/>
        </w:rPr>
        <w:t>context.holiday_calendar_ref</w:t>
      </w:r>
      <w:proofErr w:type="spellEnd"/>
      <w:r w:rsidRPr="00CF551D">
        <w:rPr>
          <w:rFonts w:ascii="Courier New" w:hAnsi="Courier New" w:cs="Courier New"/>
          <w:sz w:val="16"/>
          <w:szCs w:val="16"/>
          <w:lang w:val="en-CA"/>
        </w:rPr>
        <w:t>"</w:t>
      </w:r>
    </w:p>
    <w:p w14:paraId="38C76FB7"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56158EAE"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140F82D4"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321ABBC9"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46A2CD69"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6EAF023E"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"in": [</w:t>
      </w:r>
    </w:p>
    <w:p w14:paraId="4AF60134"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5A990B52"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day_of_week</w:t>
      </w:r>
      <w:proofErr w:type="spellEnd"/>
      <w:r w:rsidRPr="00CF551D">
        <w:rPr>
          <w:rFonts w:ascii="Courier New" w:hAnsi="Courier New" w:cs="Courier New"/>
          <w:sz w:val="16"/>
          <w:szCs w:val="16"/>
          <w:lang w:val="en-CA"/>
        </w:rPr>
        <w:t>": {</w:t>
      </w:r>
    </w:p>
    <w:p w14:paraId="3C54240D"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"var": "</w:t>
      </w:r>
      <w:proofErr w:type="spellStart"/>
      <w:r w:rsidRPr="00CF551D">
        <w:rPr>
          <w:rFonts w:ascii="Courier New" w:hAnsi="Courier New" w:cs="Courier New"/>
          <w:sz w:val="16"/>
          <w:szCs w:val="16"/>
          <w:lang w:val="en-CA"/>
        </w:rPr>
        <w:t>facts.shift_date</w:t>
      </w:r>
      <w:proofErr w:type="spellEnd"/>
      <w:r w:rsidRPr="00CF551D">
        <w:rPr>
          <w:rFonts w:ascii="Courier New" w:hAnsi="Courier New" w:cs="Courier New"/>
          <w:sz w:val="16"/>
          <w:szCs w:val="16"/>
          <w:lang w:val="en-CA"/>
        </w:rPr>
        <w:t>"</w:t>
      </w:r>
    </w:p>
    <w:p w14:paraId="02F7E9B5"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7BCD7634"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143CA49A"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lastRenderedPageBreak/>
        <w:t xml:space="preserve">                                    [</w:t>
      </w:r>
    </w:p>
    <w:p w14:paraId="75836E26"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"Monday",</w:t>
      </w:r>
    </w:p>
    <w:p w14:paraId="4E25AF93"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"Tuesday",</w:t>
      </w:r>
    </w:p>
    <w:p w14:paraId="16CD7957"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"Wednesday",</w:t>
      </w:r>
    </w:p>
    <w:p w14:paraId="63B4B766"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"Thursday"</w:t>
      </w:r>
    </w:p>
    <w:p w14:paraId="26ECB81F"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62603E99"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214E5C69"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563BE00A"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520ECCCD"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1CD3C744"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039039AC"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4F013747"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upto</w:t>
      </w:r>
      <w:proofErr w:type="spellEnd"/>
      <w:r w:rsidRPr="00CF551D">
        <w:rPr>
          <w:rFonts w:ascii="Courier New" w:hAnsi="Courier New" w:cs="Courier New"/>
          <w:sz w:val="16"/>
          <w:szCs w:val="16"/>
          <w:lang w:val="en-CA"/>
        </w:rPr>
        <w:t>": 10,</w:t>
      </w:r>
    </w:p>
    <w:p w14:paraId="7CB276AE"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"rate": "ST",</w:t>
      </w:r>
    </w:p>
    <w:p w14:paraId="657FF3E2"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"when": {</w:t>
      </w:r>
    </w:p>
    <w:p w14:paraId="78BC1CE9"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 [</w:t>
      </w:r>
    </w:p>
    <w:p w14:paraId="63AE017E"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257C1983"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day_of_week</w:t>
      </w:r>
      <w:proofErr w:type="spellEnd"/>
      <w:r w:rsidRPr="00CF551D">
        <w:rPr>
          <w:rFonts w:ascii="Courier New" w:hAnsi="Courier New" w:cs="Courier New"/>
          <w:sz w:val="16"/>
          <w:szCs w:val="16"/>
          <w:lang w:val="en-CA"/>
        </w:rPr>
        <w:t>": {</w:t>
      </w:r>
    </w:p>
    <w:p w14:paraId="24EB8F28"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"var": "</w:t>
      </w:r>
      <w:proofErr w:type="spellStart"/>
      <w:r w:rsidRPr="00CF551D">
        <w:rPr>
          <w:rFonts w:ascii="Courier New" w:hAnsi="Courier New" w:cs="Courier New"/>
          <w:sz w:val="16"/>
          <w:szCs w:val="16"/>
          <w:lang w:val="en-CA"/>
        </w:rPr>
        <w:t>facts.shift_date</w:t>
      </w:r>
      <w:proofErr w:type="spellEnd"/>
      <w:r w:rsidRPr="00CF551D">
        <w:rPr>
          <w:rFonts w:ascii="Courier New" w:hAnsi="Courier New" w:cs="Courier New"/>
          <w:sz w:val="16"/>
          <w:szCs w:val="16"/>
          <w:lang w:val="en-CA"/>
        </w:rPr>
        <w:t>"</w:t>
      </w:r>
    </w:p>
    <w:p w14:paraId="7BDFBFD4"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51CF2119"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1235AA4E"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"Friday"</w:t>
      </w:r>
    </w:p>
    <w:p w14:paraId="2FD32D3B"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537B016E"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30F2C05D"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6BCA7CBC"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5220270A"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"remainder": true,</w:t>
      </w:r>
    </w:p>
    <w:p w14:paraId="36869675"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"rate": "DT"</w:t>
      </w:r>
    </w:p>
    <w:p w14:paraId="6446C897"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0A8A2AA4"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71928AA0"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1DDD0D0B"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444A2EA5"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"valuation": {</w:t>
      </w:r>
    </w:p>
    <w:p w14:paraId="6CEC4D00"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"tables": [</w:t>
      </w:r>
    </w:p>
    <w:p w14:paraId="4052E9C4"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47DEEC47"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"ref": "NMA_AB/v2025/HOLIDAY_CAL"</w:t>
      </w:r>
    </w:p>
    <w:p w14:paraId="4E1B4518" w14:textId="77777777" w:rsidR="00CF551D" w:rsidRPr="00E677C0" w:rsidRDefault="00CF551D" w:rsidP="00CF551D">
      <w:pPr>
        <w:rPr>
          <w:rFonts w:ascii="Courier New" w:hAnsi="Courier New" w:cs="Courier New"/>
          <w:sz w:val="16"/>
          <w:szCs w:val="16"/>
          <w:lang w:val="fr-FR"/>
        </w:rPr>
      </w:pPr>
      <w:r w:rsidRPr="00CF551D">
        <w:rPr>
          <w:rFonts w:ascii="Courier New" w:hAnsi="Courier New" w:cs="Courier New"/>
          <w:sz w:val="16"/>
          <w:szCs w:val="16"/>
          <w:lang w:val="en-CA"/>
        </w:rPr>
        <w:lastRenderedPageBreak/>
        <w:t xml:space="preserve">            </w:t>
      </w:r>
      <w:r w:rsidRPr="00E677C0">
        <w:rPr>
          <w:rFonts w:ascii="Courier New" w:hAnsi="Courier New" w:cs="Courier New"/>
          <w:sz w:val="16"/>
          <w:szCs w:val="16"/>
          <w:lang w:val="fr-FR"/>
        </w:rPr>
        <w:t>}</w:t>
      </w:r>
    </w:p>
    <w:p w14:paraId="073699BE" w14:textId="77777777" w:rsidR="00CF551D" w:rsidRPr="00E677C0" w:rsidRDefault="00CF551D" w:rsidP="00CF551D">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54B4B057" w14:textId="77777777" w:rsidR="00CF551D" w:rsidRPr="00E677C0" w:rsidRDefault="00CF551D" w:rsidP="00CF551D">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32DDDACA" w14:textId="77777777" w:rsidR="00CF551D" w:rsidRPr="00E677C0" w:rsidRDefault="00CF551D" w:rsidP="00CF551D">
      <w:pPr>
        <w:rPr>
          <w:rFonts w:ascii="Courier New" w:hAnsi="Courier New" w:cs="Courier New"/>
          <w:sz w:val="16"/>
          <w:szCs w:val="16"/>
          <w:lang w:val="fr-FR"/>
        </w:rPr>
      </w:pPr>
      <w:r w:rsidRPr="00E677C0">
        <w:rPr>
          <w:rFonts w:ascii="Courier New" w:hAnsi="Courier New" w:cs="Courier New"/>
          <w:sz w:val="16"/>
          <w:szCs w:val="16"/>
          <w:lang w:val="fr-FR"/>
        </w:rPr>
        <w:t xml:space="preserve">    "provenance</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041F416A" w14:textId="77777777" w:rsidR="00CF551D" w:rsidRPr="00E677C0" w:rsidRDefault="00CF551D" w:rsidP="00CF551D">
      <w:pPr>
        <w:rPr>
          <w:rFonts w:ascii="Courier New" w:hAnsi="Courier New" w:cs="Courier New"/>
          <w:sz w:val="16"/>
          <w:szCs w:val="16"/>
          <w:lang w:val="fr-FR"/>
        </w:rPr>
      </w:pPr>
      <w:r w:rsidRPr="00E677C0">
        <w:rPr>
          <w:rFonts w:ascii="Courier New" w:hAnsi="Courier New" w:cs="Courier New"/>
          <w:sz w:val="16"/>
          <w:szCs w:val="16"/>
          <w:lang w:val="fr-FR"/>
        </w:rPr>
        <w:t xml:space="preserve">        "document</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3E1D44AB" w14:textId="77777777" w:rsidR="00CF551D" w:rsidRPr="00E677C0" w:rsidRDefault="00CF551D" w:rsidP="00CF551D">
      <w:pPr>
        <w:rPr>
          <w:rFonts w:ascii="Courier New" w:hAnsi="Courier New" w:cs="Courier New"/>
          <w:sz w:val="16"/>
          <w:szCs w:val="16"/>
          <w:lang w:val="fr-FR"/>
        </w:rPr>
      </w:pPr>
      <w:r w:rsidRPr="00E677C0">
        <w:rPr>
          <w:rFonts w:ascii="Courier New" w:hAnsi="Courier New" w:cs="Courier New"/>
          <w:sz w:val="16"/>
          <w:szCs w:val="16"/>
          <w:lang w:val="fr-FR"/>
        </w:rPr>
        <w:t xml:space="preserve">            "id</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"doc-nmaab-v3",</w:t>
      </w:r>
    </w:p>
    <w:p w14:paraId="03E020B4" w14:textId="77777777" w:rsidR="00CF551D" w:rsidRPr="00CF551D" w:rsidRDefault="00CF551D" w:rsidP="00CF551D">
      <w:pPr>
        <w:rPr>
          <w:rFonts w:ascii="Courier New" w:hAnsi="Courier New" w:cs="Courier New"/>
          <w:sz w:val="16"/>
          <w:szCs w:val="16"/>
          <w:lang w:val="en-CA"/>
        </w:rPr>
      </w:pPr>
      <w:r w:rsidRPr="00E677C0">
        <w:rPr>
          <w:rFonts w:ascii="Courier New" w:hAnsi="Courier New" w:cs="Courier New"/>
          <w:sz w:val="16"/>
          <w:szCs w:val="16"/>
          <w:lang w:val="fr-FR"/>
        </w:rPr>
        <w:t xml:space="preserve">            </w:t>
      </w:r>
      <w:r w:rsidRPr="00CF551D">
        <w:rPr>
          <w:rFonts w:ascii="Courier New" w:hAnsi="Courier New" w:cs="Courier New"/>
          <w:sz w:val="16"/>
          <w:szCs w:val="16"/>
          <w:lang w:val="en-CA"/>
        </w:rPr>
        <w:t>"title": "National Maintenance Agreement - Province of Alberta 2025-2028",</w:t>
      </w:r>
    </w:p>
    <w:p w14:paraId="48533EEE"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short_name</w:t>
      </w:r>
      <w:proofErr w:type="spellEnd"/>
      <w:r w:rsidRPr="00CF551D">
        <w:rPr>
          <w:rFonts w:ascii="Courier New" w:hAnsi="Courier New" w:cs="Courier New"/>
          <w:sz w:val="16"/>
          <w:szCs w:val="16"/>
          <w:lang w:val="en-CA"/>
        </w:rPr>
        <w:t>": "NMA AB 2025-2028",</w:t>
      </w:r>
    </w:p>
    <w:p w14:paraId="3CA20A60"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roofErr w:type="spellStart"/>
      <w:r w:rsidRPr="00CF551D">
        <w:rPr>
          <w:rFonts w:ascii="Courier New" w:hAnsi="Courier New" w:cs="Courier New"/>
          <w:sz w:val="16"/>
          <w:szCs w:val="16"/>
          <w:lang w:val="en-CA"/>
        </w:rPr>
        <w:t>version_label</w:t>
      </w:r>
      <w:proofErr w:type="spellEnd"/>
      <w:r w:rsidRPr="00CF551D">
        <w:rPr>
          <w:rFonts w:ascii="Courier New" w:hAnsi="Courier New" w:cs="Courier New"/>
          <w:sz w:val="16"/>
          <w:szCs w:val="16"/>
          <w:lang w:val="en-CA"/>
        </w:rPr>
        <w:t>": "Version 3",</w:t>
      </w:r>
    </w:p>
    <w:p w14:paraId="2F74DD84" w14:textId="77777777" w:rsidR="00CF551D" w:rsidRPr="00E677C0" w:rsidRDefault="00CF551D" w:rsidP="00CF551D">
      <w:pPr>
        <w:rPr>
          <w:rFonts w:ascii="Courier New" w:hAnsi="Courier New" w:cs="Courier New"/>
          <w:sz w:val="16"/>
          <w:szCs w:val="16"/>
          <w:lang w:val="fr-FR"/>
        </w:rPr>
      </w:pPr>
      <w:r w:rsidRPr="00CF551D">
        <w:rPr>
          <w:rFonts w:ascii="Courier New" w:hAnsi="Courier New" w:cs="Courier New"/>
          <w:sz w:val="16"/>
          <w:szCs w:val="16"/>
          <w:lang w:val="en-CA"/>
        </w:rPr>
        <w:t xml:space="preserve">            </w:t>
      </w:r>
      <w:r w:rsidRPr="00E677C0">
        <w:rPr>
          <w:rFonts w:ascii="Courier New" w:hAnsi="Courier New" w:cs="Courier New"/>
          <w:sz w:val="16"/>
          <w:szCs w:val="16"/>
          <w:lang w:val="fr-FR"/>
        </w:rPr>
        <w:t>"</w:t>
      </w:r>
      <w:proofErr w:type="spellStart"/>
      <w:r w:rsidRPr="00E677C0">
        <w:rPr>
          <w:rFonts w:ascii="Courier New" w:hAnsi="Courier New" w:cs="Courier New"/>
          <w:sz w:val="16"/>
          <w:szCs w:val="16"/>
          <w:lang w:val="fr-FR"/>
        </w:rPr>
        <w:t>uri</w:t>
      </w:r>
      <w:proofErr w:type="spellEnd"/>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"https://gpmccanada.com/wp-content/uploads/2025/04/NMA-Alberta-Province-Wide-2025-2028-Version-3.pdf"</w:t>
      </w:r>
    </w:p>
    <w:p w14:paraId="3162E639" w14:textId="77777777" w:rsidR="00CF551D" w:rsidRPr="00CF551D" w:rsidRDefault="00CF551D" w:rsidP="00CF551D">
      <w:pPr>
        <w:rPr>
          <w:rFonts w:ascii="Courier New" w:hAnsi="Courier New" w:cs="Courier New"/>
          <w:sz w:val="16"/>
          <w:szCs w:val="16"/>
          <w:lang w:val="en-CA"/>
        </w:rPr>
      </w:pPr>
      <w:r w:rsidRPr="00E677C0">
        <w:rPr>
          <w:rFonts w:ascii="Courier New" w:hAnsi="Courier New" w:cs="Courier New"/>
          <w:sz w:val="16"/>
          <w:szCs w:val="16"/>
          <w:lang w:val="fr-FR"/>
        </w:rPr>
        <w:t xml:space="preserve">        </w:t>
      </w:r>
      <w:r w:rsidRPr="00CF551D">
        <w:rPr>
          <w:rFonts w:ascii="Courier New" w:hAnsi="Courier New" w:cs="Courier New"/>
          <w:sz w:val="16"/>
          <w:szCs w:val="16"/>
          <w:lang w:val="en-CA"/>
        </w:rPr>
        <w:t>},</w:t>
      </w:r>
    </w:p>
    <w:p w14:paraId="3A26E74F"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"citation": {</w:t>
      </w:r>
    </w:p>
    <w:p w14:paraId="018489EF"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"path": [</w:t>
      </w:r>
    </w:p>
    <w:p w14:paraId="54AC4D32"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"Article 15.300 – Overtime Provisions",</w:t>
      </w:r>
    </w:p>
    <w:p w14:paraId="711A59EB"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"b) Four Ten Hour Day Option (4×10) — Monday to Thursday"</w:t>
      </w:r>
    </w:p>
    <w:p w14:paraId="1AF8811D"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4A7DE903"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"pages": [</w:t>
      </w:r>
    </w:p>
    <w:p w14:paraId="5B60E9C3"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"17"</w:t>
      </w:r>
    </w:p>
    <w:p w14:paraId="2FF4B73B"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5A2620A8"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"excerpt": {}</w:t>
      </w:r>
    </w:p>
    <w:p w14:paraId="03BFBF27"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6E14E0C8" w14:textId="77777777" w:rsidR="00CF551D" w:rsidRPr="00CF551D" w:rsidRDefault="00CF551D" w:rsidP="00CF551D">
      <w:pPr>
        <w:rPr>
          <w:rFonts w:ascii="Courier New" w:hAnsi="Courier New" w:cs="Courier New"/>
          <w:sz w:val="16"/>
          <w:szCs w:val="16"/>
          <w:lang w:val="en-CA"/>
        </w:rPr>
      </w:pPr>
      <w:r w:rsidRPr="00CF551D">
        <w:rPr>
          <w:rFonts w:ascii="Courier New" w:hAnsi="Courier New" w:cs="Courier New"/>
          <w:sz w:val="16"/>
          <w:szCs w:val="16"/>
          <w:lang w:val="en-CA"/>
        </w:rPr>
        <w:t xml:space="preserve">    }</w:t>
      </w:r>
    </w:p>
    <w:p w14:paraId="6A8A1D45" w14:textId="3200398A" w:rsidR="00550217" w:rsidRPr="00E677C0" w:rsidRDefault="00CF551D" w:rsidP="00E677C0">
      <w:pPr>
        <w:rPr>
          <w:rFonts w:ascii="Courier New" w:hAnsi="Courier New" w:cs="Courier New"/>
          <w:sz w:val="16"/>
          <w:szCs w:val="16"/>
          <w:lang w:val="en-CA"/>
        </w:rPr>
      </w:pPr>
      <w:r w:rsidRPr="00CF551D">
        <w:rPr>
          <w:rFonts w:ascii="Courier New" w:hAnsi="Courier New" w:cs="Courier New"/>
          <w:sz w:val="16"/>
          <w:szCs w:val="16"/>
          <w:lang w:val="en-CA"/>
        </w:rPr>
        <w:t>}</w:t>
      </w:r>
    </w:p>
    <w:p w14:paraId="68718DA0" w14:textId="19055823" w:rsidR="007602CF" w:rsidRDefault="007602CF" w:rsidP="00E677C0">
      <w:pPr>
        <w:pStyle w:val="Heading3"/>
        <w:rPr>
          <w:lang w:val="en-CA"/>
        </w:rPr>
      </w:pPr>
      <w:r>
        <w:rPr>
          <w:lang w:val="en-CA"/>
        </w:rPr>
        <w:lastRenderedPageBreak/>
        <w:t xml:space="preserve">NMA-AB, </w:t>
      </w:r>
      <w:r w:rsidR="00224921">
        <w:rPr>
          <w:lang w:val="en-CA"/>
        </w:rPr>
        <w:t>Appendix D</w:t>
      </w:r>
      <w:r>
        <w:rPr>
          <w:lang w:val="en-CA"/>
        </w:rPr>
        <w:t xml:space="preserve">, </w:t>
      </w:r>
      <w:r w:rsidRPr="005D5282">
        <w:rPr>
          <w:lang w:val="en-CA"/>
        </w:rPr>
        <w:t>Overtime Provisions</w:t>
      </w:r>
      <w:r>
        <w:rPr>
          <w:lang w:val="en-CA"/>
        </w:rPr>
        <w:t xml:space="preserve">, </w:t>
      </w:r>
      <w:r w:rsidR="00224921">
        <w:rPr>
          <w:lang w:val="en-CA"/>
        </w:rPr>
        <w:t>9/80</w:t>
      </w:r>
      <w:r w:rsidRPr="005D5282">
        <w:rPr>
          <w:lang w:val="en-CA"/>
        </w:rPr>
        <w:t xml:space="preserve"> Work Schedule</w:t>
      </w:r>
    </w:p>
    <w:p w14:paraId="6E471EDB" w14:textId="0DF400B0" w:rsidR="00224921" w:rsidRDefault="000941C3" w:rsidP="00224921">
      <w:pPr>
        <w:rPr>
          <w:lang w:val="en-CA"/>
        </w:rPr>
      </w:pPr>
      <w:r w:rsidRPr="000941C3">
        <w:rPr>
          <w:noProof/>
          <w:lang w:val="en-CA"/>
        </w:rPr>
        <w:drawing>
          <wp:inline distT="0" distB="0" distL="0" distR="0" wp14:anchorId="64CB1403" wp14:editId="74B27DB3">
            <wp:extent cx="5943600" cy="5465445"/>
            <wp:effectExtent l="19050" t="19050" r="19050" b="20955"/>
            <wp:docPr id="115494145" name="Picture 1" descr="A schedule with a grid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4145" name="Picture 1" descr="A schedule with a grid of numbers and text&#10;&#10;AI-generated content may be incorrect."/>
                    <pic:cNvPicPr/>
                  </pic:nvPicPr>
                  <pic:blipFill>
                    <a:blip r:embed="rId17"/>
                    <a:stretch>
                      <a:fillRect/>
                    </a:stretch>
                  </pic:blipFill>
                  <pic:spPr>
                    <a:xfrm>
                      <a:off x="0" y="0"/>
                      <a:ext cx="5943600" cy="5465445"/>
                    </a:xfrm>
                    <a:prstGeom prst="rect">
                      <a:avLst/>
                    </a:prstGeom>
                    <a:ln>
                      <a:solidFill>
                        <a:schemeClr val="bg1">
                          <a:lumMod val="50000"/>
                        </a:schemeClr>
                      </a:solidFill>
                    </a:ln>
                  </pic:spPr>
                </pic:pic>
              </a:graphicData>
            </a:graphic>
          </wp:inline>
        </w:drawing>
      </w:r>
    </w:p>
    <w:p w14:paraId="7A0AC039" w14:textId="77777777" w:rsidR="00F47C5C" w:rsidRDefault="00F47C5C" w:rsidP="00F47C5C">
      <w:pPr>
        <w:rPr>
          <w:rFonts w:ascii="Courier New" w:hAnsi="Courier New" w:cs="Courier New"/>
          <w:sz w:val="16"/>
          <w:szCs w:val="16"/>
        </w:rPr>
      </w:pPr>
      <w:r>
        <w:rPr>
          <w:rFonts w:ascii="Courier New" w:hAnsi="Courier New" w:cs="Courier New"/>
          <w:sz w:val="16"/>
          <w:szCs w:val="16"/>
        </w:rPr>
        <w:t>// drop this into a JSON linter for easier reading</w:t>
      </w:r>
    </w:p>
    <w:p w14:paraId="179C931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w:t>
      </w:r>
    </w:p>
    <w:p w14:paraId="6CC34CEA"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"id": "NMA-AB/AppD-9x80-Daily",</w:t>
      </w:r>
    </w:p>
    <w:p w14:paraId="1B6AA75E"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"name": "Overtime Provisions, 9/80 — Daily Ladder",</w:t>
      </w:r>
    </w:p>
    <w:p w14:paraId="65A38C7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"status": "active",</w:t>
      </w:r>
    </w:p>
    <w:p w14:paraId="4E5006A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created_at</w:t>
      </w:r>
      <w:proofErr w:type="spellEnd"/>
      <w:r w:rsidRPr="00E475A7">
        <w:rPr>
          <w:rFonts w:ascii="Courier New" w:hAnsi="Courier New" w:cs="Courier New"/>
          <w:sz w:val="16"/>
          <w:szCs w:val="16"/>
          <w:lang w:val="en-CA"/>
        </w:rPr>
        <w:t>": "2025-09-19T00:00:00Z",</w:t>
      </w:r>
    </w:p>
    <w:p w14:paraId="6F1CC7BA"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updated_at</w:t>
      </w:r>
      <w:proofErr w:type="spellEnd"/>
      <w:r w:rsidRPr="00E475A7">
        <w:rPr>
          <w:rFonts w:ascii="Courier New" w:hAnsi="Courier New" w:cs="Courier New"/>
          <w:sz w:val="16"/>
          <w:szCs w:val="16"/>
          <w:lang w:val="en-CA"/>
        </w:rPr>
        <w:t>": null,</w:t>
      </w:r>
    </w:p>
    <w:p w14:paraId="3E27233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effective_start</w:t>
      </w:r>
      <w:proofErr w:type="spellEnd"/>
      <w:r w:rsidRPr="00E475A7">
        <w:rPr>
          <w:rFonts w:ascii="Courier New" w:hAnsi="Courier New" w:cs="Courier New"/>
          <w:sz w:val="16"/>
          <w:szCs w:val="16"/>
          <w:lang w:val="en-CA"/>
        </w:rPr>
        <w:t>": "2025-01-01",</w:t>
      </w:r>
    </w:p>
    <w:p w14:paraId="7E7E6CCF"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effective_end</w:t>
      </w:r>
      <w:proofErr w:type="spellEnd"/>
      <w:r w:rsidRPr="00E475A7">
        <w:rPr>
          <w:rFonts w:ascii="Courier New" w:hAnsi="Courier New" w:cs="Courier New"/>
          <w:sz w:val="16"/>
          <w:szCs w:val="16"/>
          <w:lang w:val="en-CA"/>
        </w:rPr>
        <w:t>": "2028-12-31",</w:t>
      </w:r>
    </w:p>
    <w:p w14:paraId="5321491E"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"summary": "9/80 schedule: Week1 M–Th 9h ST (OT&gt;9) &amp; Fri 8h ST (OT&gt;8); Week2 M–Th 9h ST (OT&gt;9); Earned Friday Off OT: first 10h at 1.5x then DT.",</w:t>
      </w:r>
    </w:p>
    <w:p w14:paraId="3EFEF0EB"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lastRenderedPageBreak/>
        <w:t xml:space="preserve">    "tags": [</w:t>
      </w:r>
    </w:p>
    <w:p w14:paraId="556D4C3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"earnings",</w:t>
      </w:r>
    </w:p>
    <w:p w14:paraId="5D121347"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"overtime",</w:t>
      </w:r>
    </w:p>
    <w:p w14:paraId="197A6C34"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"daily",</w:t>
      </w:r>
    </w:p>
    <w:p w14:paraId="0895BF77"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"schedule:9x80"</w:t>
      </w:r>
    </w:p>
    <w:p w14:paraId="73DEF106"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AD1673E"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"subjects": [</w:t>
      </w:r>
    </w:p>
    <w:p w14:paraId="5E729D4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6894B4F7" w14:textId="77777777" w:rsidR="00986A7C" w:rsidRDefault="00986A7C" w:rsidP="00986A7C">
      <w:pPr>
        <w:rPr>
          <w:rFonts w:ascii="Courier New" w:hAnsi="Courier New" w:cs="Courier New"/>
          <w:sz w:val="16"/>
          <w:szCs w:val="16"/>
        </w:rPr>
      </w:pPr>
      <w:r w:rsidRPr="00D9048B">
        <w:rPr>
          <w:rFonts w:ascii="Courier New" w:hAnsi="Courier New" w:cs="Courier New"/>
          <w:sz w:val="16"/>
          <w:szCs w:val="16"/>
        </w:rPr>
        <w:t xml:space="preserve">            </w:t>
      </w:r>
      <w:r w:rsidRPr="00CA05D4">
        <w:rPr>
          <w:rFonts w:ascii="Courier New" w:hAnsi="Courier New" w:cs="Courier New"/>
          <w:sz w:val="16"/>
          <w:szCs w:val="16"/>
          <w:lang w:val="en-CA"/>
        </w:rPr>
        <w:t>"</w:t>
      </w:r>
      <w:r>
        <w:rPr>
          <w:rFonts w:ascii="Courier New" w:hAnsi="Courier New" w:cs="Courier New"/>
          <w:sz w:val="16"/>
          <w:szCs w:val="16"/>
        </w:rPr>
        <w:t>kind</w:t>
      </w:r>
      <w:r w:rsidRPr="00CA05D4">
        <w:rPr>
          <w:rFonts w:ascii="Courier New" w:hAnsi="Courier New" w:cs="Courier New"/>
          <w:sz w:val="16"/>
          <w:szCs w:val="16"/>
          <w:lang w:val="en-CA"/>
        </w:rPr>
        <w:t>"</w:t>
      </w:r>
      <w:r>
        <w:rPr>
          <w:rFonts w:ascii="Courier New" w:hAnsi="Courier New" w:cs="Courier New"/>
          <w:sz w:val="16"/>
          <w:szCs w:val="16"/>
        </w:rPr>
        <w:t xml:space="preserve">: </w:t>
      </w:r>
      <w:r w:rsidRPr="00CA05D4">
        <w:rPr>
          <w:rFonts w:ascii="Courier New" w:hAnsi="Courier New" w:cs="Courier New"/>
          <w:sz w:val="16"/>
          <w:szCs w:val="16"/>
          <w:lang w:val="en-CA"/>
        </w:rPr>
        <w:t>"</w:t>
      </w:r>
      <w:r>
        <w:rPr>
          <w:rFonts w:ascii="Courier New" w:hAnsi="Courier New" w:cs="Courier New"/>
          <w:sz w:val="16"/>
          <w:szCs w:val="16"/>
        </w:rPr>
        <w:t>employee</w:t>
      </w:r>
      <w:r w:rsidRPr="00CA05D4">
        <w:rPr>
          <w:rFonts w:ascii="Courier New" w:hAnsi="Courier New" w:cs="Courier New"/>
          <w:sz w:val="16"/>
          <w:szCs w:val="16"/>
          <w:lang w:val="en-CA"/>
        </w:rPr>
        <w:t>"</w:t>
      </w:r>
      <w:r>
        <w:rPr>
          <w:rFonts w:ascii="Courier New" w:hAnsi="Courier New" w:cs="Courier New"/>
          <w:sz w:val="16"/>
          <w:szCs w:val="16"/>
        </w:rPr>
        <w:t>,</w:t>
      </w:r>
    </w:p>
    <w:p w14:paraId="54A5CBD2" w14:textId="415E7F7A" w:rsidR="0019621B" w:rsidRPr="00E475A7" w:rsidRDefault="0019621B" w:rsidP="00E475A7">
      <w:pPr>
        <w:rPr>
          <w:rFonts w:ascii="Courier New" w:hAnsi="Courier New" w:cs="Courier New"/>
          <w:sz w:val="16"/>
          <w:szCs w:val="16"/>
          <w:lang w:val="en-CA"/>
        </w:rPr>
      </w:pPr>
      <w:r w:rsidRPr="00CA05D4">
        <w:rPr>
          <w:rFonts w:ascii="Courier New" w:hAnsi="Courier New" w:cs="Courier New"/>
          <w:sz w:val="16"/>
          <w:szCs w:val="16"/>
          <w:lang w:val="en-CA"/>
        </w:rPr>
        <w:t xml:space="preserve">            "</w:t>
      </w:r>
      <w:proofErr w:type="spellStart"/>
      <w:r w:rsidRPr="00CA05D4">
        <w:rPr>
          <w:rFonts w:ascii="Courier New" w:hAnsi="Courier New" w:cs="Courier New"/>
          <w:sz w:val="16"/>
          <w:szCs w:val="16"/>
          <w:lang w:val="en-CA"/>
        </w:rPr>
        <w:t>employment_type</w:t>
      </w:r>
      <w:proofErr w:type="spellEnd"/>
      <w:r w:rsidRPr="00CA05D4">
        <w:rPr>
          <w:rFonts w:ascii="Courier New" w:hAnsi="Courier New" w:cs="Courier New"/>
          <w:sz w:val="16"/>
          <w:szCs w:val="16"/>
          <w:lang w:val="en-CA"/>
        </w:rPr>
        <w:t>": "union"</w:t>
      </w:r>
    </w:p>
    <w:p w14:paraId="782AB58E"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1983F63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76891F3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"relationships": [],</w:t>
      </w:r>
    </w:p>
    <w:p w14:paraId="057EE077"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"context": {</w:t>
      </w:r>
    </w:p>
    <w:p w14:paraId="6F75EF4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"jurisdiction": "CA-AB",</w:t>
      </w:r>
    </w:p>
    <w:p w14:paraId="1A6A2E0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work_schedule</w:t>
      </w:r>
      <w:proofErr w:type="spellEnd"/>
      <w:r w:rsidRPr="00E475A7">
        <w:rPr>
          <w:rFonts w:ascii="Courier New" w:hAnsi="Courier New" w:cs="Courier New"/>
          <w:sz w:val="16"/>
          <w:szCs w:val="16"/>
          <w:lang w:val="en-CA"/>
        </w:rPr>
        <w:t>": "9x80",</w:t>
      </w:r>
    </w:p>
    <w:p w14:paraId="76754A8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holiday_calendar_ref</w:t>
      </w:r>
      <w:proofErr w:type="spellEnd"/>
      <w:r w:rsidRPr="00E475A7">
        <w:rPr>
          <w:rFonts w:ascii="Courier New" w:hAnsi="Courier New" w:cs="Courier New"/>
          <w:sz w:val="16"/>
          <w:szCs w:val="16"/>
          <w:lang w:val="en-CA"/>
        </w:rPr>
        <w:t>": "NMA_AB/v2025/HOLIDAY_CAL"</w:t>
      </w:r>
    </w:p>
    <w:p w14:paraId="0CB880B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1D2EF9DF"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"facts": {</w:t>
      </w:r>
    </w:p>
    <w:p w14:paraId="2E34B07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shift_date</w:t>
      </w:r>
      <w:proofErr w:type="spellEnd"/>
      <w:r w:rsidRPr="00E475A7">
        <w:rPr>
          <w:rFonts w:ascii="Courier New" w:hAnsi="Courier New" w:cs="Courier New"/>
          <w:sz w:val="16"/>
          <w:szCs w:val="16"/>
          <w:lang w:val="en-CA"/>
        </w:rPr>
        <w:t>": "date",</w:t>
      </w:r>
    </w:p>
    <w:p w14:paraId="3663620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hours_worked_in_shift</w:t>
      </w:r>
      <w:proofErr w:type="spellEnd"/>
      <w:r w:rsidRPr="00E475A7">
        <w:rPr>
          <w:rFonts w:ascii="Courier New" w:hAnsi="Courier New" w:cs="Courier New"/>
          <w:sz w:val="16"/>
          <w:szCs w:val="16"/>
          <w:lang w:val="en-CA"/>
        </w:rPr>
        <w:t>": "number",</w:t>
      </w:r>
    </w:p>
    <w:p w14:paraId="1DB4B6B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schedule_week_number</w:t>
      </w:r>
      <w:proofErr w:type="spellEnd"/>
      <w:r w:rsidRPr="00E475A7">
        <w:rPr>
          <w:rFonts w:ascii="Courier New" w:hAnsi="Courier New" w:cs="Courier New"/>
          <w:sz w:val="16"/>
          <w:szCs w:val="16"/>
          <w:lang w:val="en-CA"/>
        </w:rPr>
        <w:t>": "integer"</w:t>
      </w:r>
    </w:p>
    <w:p w14:paraId="38D2038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6BDD968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"trigger": {</w:t>
      </w:r>
    </w:p>
    <w:p w14:paraId="2EE5708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 [</w:t>
      </w:r>
    </w:p>
    <w:p w14:paraId="331A7B4E"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19F922C6"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"var": "</w:t>
      </w:r>
      <w:proofErr w:type="spellStart"/>
      <w:r w:rsidRPr="00E475A7">
        <w:rPr>
          <w:rFonts w:ascii="Courier New" w:hAnsi="Courier New" w:cs="Courier New"/>
          <w:sz w:val="16"/>
          <w:szCs w:val="16"/>
          <w:lang w:val="en-CA"/>
        </w:rPr>
        <w:t>context.work_schedule</w:t>
      </w:r>
      <w:proofErr w:type="spellEnd"/>
      <w:r w:rsidRPr="00E475A7">
        <w:rPr>
          <w:rFonts w:ascii="Courier New" w:hAnsi="Courier New" w:cs="Courier New"/>
          <w:sz w:val="16"/>
          <w:szCs w:val="16"/>
          <w:lang w:val="en-CA"/>
        </w:rPr>
        <w:t>"</w:t>
      </w:r>
    </w:p>
    <w:p w14:paraId="05B7CBB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770DFCE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"9x80"</w:t>
      </w:r>
    </w:p>
    <w:p w14:paraId="6EABD4D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51118C2E"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293BAA96" w14:textId="54A00B1B"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r w:rsidR="0028506B">
        <w:rPr>
          <w:rFonts w:ascii="Courier New" w:hAnsi="Courier New" w:cs="Courier New"/>
          <w:sz w:val="16"/>
          <w:szCs w:val="16"/>
          <w:lang w:val="en-CA"/>
        </w:rPr>
        <w:t>obligations</w:t>
      </w:r>
      <w:r w:rsidRPr="00E475A7">
        <w:rPr>
          <w:rFonts w:ascii="Courier New" w:hAnsi="Courier New" w:cs="Courier New"/>
          <w:sz w:val="16"/>
          <w:szCs w:val="16"/>
          <w:lang w:val="en-CA"/>
        </w:rPr>
        <w:t>": [</w:t>
      </w:r>
    </w:p>
    <w:p w14:paraId="710C0937"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75CA832E" w14:textId="4304EBFE"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r w:rsidR="003B6986">
        <w:rPr>
          <w:rFonts w:ascii="Courier New" w:hAnsi="Courier New" w:cs="Courier New"/>
          <w:sz w:val="16"/>
          <w:szCs w:val="16"/>
          <w:lang w:val="en-CA"/>
        </w:rPr>
        <w:t>kind</w:t>
      </w:r>
      <w:r w:rsidRPr="00E475A7">
        <w:rPr>
          <w:rFonts w:ascii="Courier New" w:hAnsi="Courier New" w:cs="Courier New"/>
          <w:sz w:val="16"/>
          <w:szCs w:val="16"/>
          <w:lang w:val="en-CA"/>
        </w:rPr>
        <w:t>": "</w:t>
      </w:r>
      <w:proofErr w:type="spellStart"/>
      <w:r w:rsidR="00A21D3F">
        <w:rPr>
          <w:rFonts w:ascii="Courier New" w:hAnsi="Courier New" w:cs="Courier New"/>
          <w:sz w:val="16"/>
          <w:szCs w:val="16"/>
          <w:lang w:val="en-CA"/>
        </w:rPr>
        <w:t>rate_schedule</w:t>
      </w:r>
      <w:proofErr w:type="spellEnd"/>
      <w:r w:rsidRPr="00E475A7">
        <w:rPr>
          <w:rFonts w:ascii="Courier New" w:hAnsi="Courier New" w:cs="Courier New"/>
          <w:sz w:val="16"/>
          <w:szCs w:val="16"/>
          <w:lang w:val="en-CA"/>
        </w:rPr>
        <w:t>",</w:t>
      </w:r>
    </w:p>
    <w:p w14:paraId="751773D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"basis": {</w:t>
      </w:r>
    </w:p>
    <w:p w14:paraId="1FC31FB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"var": "</w:t>
      </w:r>
      <w:proofErr w:type="spellStart"/>
      <w:r w:rsidRPr="00E475A7">
        <w:rPr>
          <w:rFonts w:ascii="Courier New" w:hAnsi="Courier New" w:cs="Courier New"/>
          <w:sz w:val="16"/>
          <w:szCs w:val="16"/>
          <w:lang w:val="en-CA"/>
        </w:rPr>
        <w:t>facts.hours_worked_in_shift</w:t>
      </w:r>
      <w:proofErr w:type="spellEnd"/>
      <w:r w:rsidRPr="00E475A7">
        <w:rPr>
          <w:rFonts w:ascii="Courier New" w:hAnsi="Courier New" w:cs="Courier New"/>
          <w:sz w:val="16"/>
          <w:szCs w:val="16"/>
          <w:lang w:val="en-CA"/>
        </w:rPr>
        <w:t>"</w:t>
      </w:r>
    </w:p>
    <w:p w14:paraId="1BA4CD5B"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lastRenderedPageBreak/>
        <w:t xml:space="preserve">            },</w:t>
      </w:r>
    </w:p>
    <w:p w14:paraId="1C66EB0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"bands": [</w:t>
      </w:r>
    </w:p>
    <w:p w14:paraId="33537CFB"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24EE725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upto</w:t>
      </w:r>
      <w:proofErr w:type="spellEnd"/>
      <w:r w:rsidRPr="00E475A7">
        <w:rPr>
          <w:rFonts w:ascii="Courier New" w:hAnsi="Courier New" w:cs="Courier New"/>
          <w:sz w:val="16"/>
          <w:szCs w:val="16"/>
          <w:lang w:val="en-CA"/>
        </w:rPr>
        <w:t>": 9,</w:t>
      </w:r>
    </w:p>
    <w:p w14:paraId="6AA44BB0"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"rate": "ST",</w:t>
      </w:r>
    </w:p>
    <w:p w14:paraId="3BF89CF8"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"when": {</w:t>
      </w:r>
    </w:p>
    <w:p w14:paraId="4BAA9D80"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"and": [</w:t>
      </w:r>
    </w:p>
    <w:p w14:paraId="6B69154F"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3963616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"in": [</w:t>
      </w:r>
    </w:p>
    <w:p w14:paraId="349D5177"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124B04EB"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day_of_week</w:t>
      </w:r>
      <w:proofErr w:type="spellEnd"/>
      <w:r w:rsidRPr="00E475A7">
        <w:rPr>
          <w:rFonts w:ascii="Courier New" w:hAnsi="Courier New" w:cs="Courier New"/>
          <w:sz w:val="16"/>
          <w:szCs w:val="16"/>
          <w:lang w:val="en-CA"/>
        </w:rPr>
        <w:t>": {</w:t>
      </w:r>
    </w:p>
    <w:p w14:paraId="6308782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"var": "</w:t>
      </w:r>
      <w:proofErr w:type="spellStart"/>
      <w:r w:rsidRPr="00E475A7">
        <w:rPr>
          <w:rFonts w:ascii="Courier New" w:hAnsi="Courier New" w:cs="Courier New"/>
          <w:sz w:val="16"/>
          <w:szCs w:val="16"/>
          <w:lang w:val="en-CA"/>
        </w:rPr>
        <w:t>facts.shift_date</w:t>
      </w:r>
      <w:proofErr w:type="spellEnd"/>
      <w:r w:rsidRPr="00E475A7">
        <w:rPr>
          <w:rFonts w:ascii="Courier New" w:hAnsi="Courier New" w:cs="Courier New"/>
          <w:sz w:val="16"/>
          <w:szCs w:val="16"/>
          <w:lang w:val="en-CA"/>
        </w:rPr>
        <w:t>"</w:t>
      </w:r>
    </w:p>
    <w:p w14:paraId="56F710CA"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5F4C094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030D826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384F6794"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"Monday",</w:t>
      </w:r>
    </w:p>
    <w:p w14:paraId="59457647"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"Tuesday",</w:t>
      </w:r>
    </w:p>
    <w:p w14:paraId="58D766A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"Wednesday",</w:t>
      </w:r>
    </w:p>
    <w:p w14:paraId="5A89B48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"Thursday"</w:t>
      </w:r>
    </w:p>
    <w:p w14:paraId="6FDEE6FE"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5550A392"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119FF747"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0DE0D1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21A95BAA"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 [</w:t>
      </w:r>
    </w:p>
    <w:p w14:paraId="792E4B97"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0016E0F6"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"var": "</w:t>
      </w:r>
      <w:proofErr w:type="spellStart"/>
      <w:r w:rsidRPr="00E475A7">
        <w:rPr>
          <w:rFonts w:ascii="Courier New" w:hAnsi="Courier New" w:cs="Courier New"/>
          <w:sz w:val="16"/>
          <w:szCs w:val="16"/>
          <w:lang w:val="en-CA"/>
        </w:rPr>
        <w:t>facts.schedule_week_number</w:t>
      </w:r>
      <w:proofErr w:type="spellEnd"/>
      <w:r w:rsidRPr="00E475A7">
        <w:rPr>
          <w:rFonts w:ascii="Courier New" w:hAnsi="Courier New" w:cs="Courier New"/>
          <w:sz w:val="16"/>
          <w:szCs w:val="16"/>
          <w:lang w:val="en-CA"/>
        </w:rPr>
        <w:t>"</w:t>
      </w:r>
    </w:p>
    <w:p w14:paraId="08C0EFA6"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6CB6623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1</w:t>
      </w:r>
    </w:p>
    <w:p w14:paraId="2BE28DE0"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2D698D2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5584B7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6754B0BB"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370CEA3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058262F4"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761AE0B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upto</w:t>
      </w:r>
      <w:proofErr w:type="spellEnd"/>
      <w:r w:rsidRPr="00E475A7">
        <w:rPr>
          <w:rFonts w:ascii="Courier New" w:hAnsi="Courier New" w:cs="Courier New"/>
          <w:sz w:val="16"/>
          <w:szCs w:val="16"/>
          <w:lang w:val="en-CA"/>
        </w:rPr>
        <w:t>": 8,</w:t>
      </w:r>
    </w:p>
    <w:p w14:paraId="002C920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"rate": "ST",</w:t>
      </w:r>
    </w:p>
    <w:p w14:paraId="48EB92AD"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lastRenderedPageBreak/>
        <w:t xml:space="preserve">                    "when": {</w:t>
      </w:r>
    </w:p>
    <w:p w14:paraId="1066D92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"and": [</w:t>
      </w:r>
    </w:p>
    <w:p w14:paraId="54A5A16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712CFBDF"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 [</w:t>
      </w:r>
    </w:p>
    <w:p w14:paraId="65C7A0F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3676B617"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"var": "</w:t>
      </w:r>
      <w:proofErr w:type="spellStart"/>
      <w:r w:rsidRPr="00E475A7">
        <w:rPr>
          <w:rFonts w:ascii="Courier New" w:hAnsi="Courier New" w:cs="Courier New"/>
          <w:sz w:val="16"/>
          <w:szCs w:val="16"/>
          <w:lang w:val="en-CA"/>
        </w:rPr>
        <w:t>facts.schedule_week_number</w:t>
      </w:r>
      <w:proofErr w:type="spellEnd"/>
      <w:r w:rsidRPr="00E475A7">
        <w:rPr>
          <w:rFonts w:ascii="Courier New" w:hAnsi="Courier New" w:cs="Courier New"/>
          <w:sz w:val="16"/>
          <w:szCs w:val="16"/>
          <w:lang w:val="en-CA"/>
        </w:rPr>
        <w:t>"</w:t>
      </w:r>
    </w:p>
    <w:p w14:paraId="03345718"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09FDD2D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1</w:t>
      </w:r>
    </w:p>
    <w:p w14:paraId="698D5E0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6F5C91DD"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D54B4B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5A5737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 [</w:t>
      </w:r>
    </w:p>
    <w:p w14:paraId="774BBC20"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2F7D094B"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day_of_week</w:t>
      </w:r>
      <w:proofErr w:type="spellEnd"/>
      <w:r w:rsidRPr="00E475A7">
        <w:rPr>
          <w:rFonts w:ascii="Courier New" w:hAnsi="Courier New" w:cs="Courier New"/>
          <w:sz w:val="16"/>
          <w:szCs w:val="16"/>
          <w:lang w:val="en-CA"/>
        </w:rPr>
        <w:t>": {</w:t>
      </w:r>
    </w:p>
    <w:p w14:paraId="6ADA4AD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"var": "</w:t>
      </w:r>
      <w:proofErr w:type="spellStart"/>
      <w:r w:rsidRPr="00E475A7">
        <w:rPr>
          <w:rFonts w:ascii="Courier New" w:hAnsi="Courier New" w:cs="Courier New"/>
          <w:sz w:val="16"/>
          <w:szCs w:val="16"/>
          <w:lang w:val="en-CA"/>
        </w:rPr>
        <w:t>facts.shift_date</w:t>
      </w:r>
      <w:proofErr w:type="spellEnd"/>
      <w:r w:rsidRPr="00E475A7">
        <w:rPr>
          <w:rFonts w:ascii="Courier New" w:hAnsi="Courier New" w:cs="Courier New"/>
          <w:sz w:val="16"/>
          <w:szCs w:val="16"/>
          <w:lang w:val="en-CA"/>
        </w:rPr>
        <w:t>"</w:t>
      </w:r>
    </w:p>
    <w:p w14:paraId="53766768"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0069F54D"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7BF42964"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"Friday"</w:t>
      </w:r>
    </w:p>
    <w:p w14:paraId="60E4D7CA"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6374F5A"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52EC09E8"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444FDCB"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25C93FE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34A5044A"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39A26B64"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upto</w:t>
      </w:r>
      <w:proofErr w:type="spellEnd"/>
      <w:r w:rsidRPr="00E475A7">
        <w:rPr>
          <w:rFonts w:ascii="Courier New" w:hAnsi="Courier New" w:cs="Courier New"/>
          <w:sz w:val="16"/>
          <w:szCs w:val="16"/>
          <w:lang w:val="en-CA"/>
        </w:rPr>
        <w:t>": 9,</w:t>
      </w:r>
    </w:p>
    <w:p w14:paraId="26FEB35F"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"rate": "ST",</w:t>
      </w:r>
    </w:p>
    <w:p w14:paraId="14340766"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"when": {</w:t>
      </w:r>
    </w:p>
    <w:p w14:paraId="2B0C9D4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"and": [</w:t>
      </w:r>
    </w:p>
    <w:p w14:paraId="1DF9D89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14F652F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"in": [</w:t>
      </w:r>
    </w:p>
    <w:p w14:paraId="48D8FC0F"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74AA5BD"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day_of_week</w:t>
      </w:r>
      <w:proofErr w:type="spellEnd"/>
      <w:r w:rsidRPr="00E475A7">
        <w:rPr>
          <w:rFonts w:ascii="Courier New" w:hAnsi="Courier New" w:cs="Courier New"/>
          <w:sz w:val="16"/>
          <w:szCs w:val="16"/>
          <w:lang w:val="en-CA"/>
        </w:rPr>
        <w:t>": {</w:t>
      </w:r>
    </w:p>
    <w:p w14:paraId="15C518C8"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"var": "</w:t>
      </w:r>
      <w:proofErr w:type="spellStart"/>
      <w:r w:rsidRPr="00E475A7">
        <w:rPr>
          <w:rFonts w:ascii="Courier New" w:hAnsi="Courier New" w:cs="Courier New"/>
          <w:sz w:val="16"/>
          <w:szCs w:val="16"/>
          <w:lang w:val="en-CA"/>
        </w:rPr>
        <w:t>facts.shift_date</w:t>
      </w:r>
      <w:proofErr w:type="spellEnd"/>
      <w:r w:rsidRPr="00E475A7">
        <w:rPr>
          <w:rFonts w:ascii="Courier New" w:hAnsi="Courier New" w:cs="Courier New"/>
          <w:sz w:val="16"/>
          <w:szCs w:val="16"/>
          <w:lang w:val="en-CA"/>
        </w:rPr>
        <w:t>"</w:t>
      </w:r>
    </w:p>
    <w:p w14:paraId="45547152"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538C274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2CB125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038AE3F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lastRenderedPageBreak/>
        <w:t xml:space="preserve">                                        "Monday",</w:t>
      </w:r>
    </w:p>
    <w:p w14:paraId="0257CD67"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"Tuesday",</w:t>
      </w:r>
    </w:p>
    <w:p w14:paraId="7D6FA00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"Wednesday",</w:t>
      </w:r>
    </w:p>
    <w:p w14:paraId="3E5A8AC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"Thursday"</w:t>
      </w:r>
    </w:p>
    <w:p w14:paraId="3289DBAA"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6DBCE28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024AF96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114E023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78B6C04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 [</w:t>
      </w:r>
    </w:p>
    <w:p w14:paraId="15FA862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6F89E64"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"var": "</w:t>
      </w:r>
      <w:proofErr w:type="spellStart"/>
      <w:r w:rsidRPr="00E475A7">
        <w:rPr>
          <w:rFonts w:ascii="Courier New" w:hAnsi="Courier New" w:cs="Courier New"/>
          <w:sz w:val="16"/>
          <w:szCs w:val="16"/>
          <w:lang w:val="en-CA"/>
        </w:rPr>
        <w:t>facts.schedule_week_number</w:t>
      </w:r>
      <w:proofErr w:type="spellEnd"/>
      <w:r w:rsidRPr="00E475A7">
        <w:rPr>
          <w:rFonts w:ascii="Courier New" w:hAnsi="Courier New" w:cs="Courier New"/>
          <w:sz w:val="16"/>
          <w:szCs w:val="16"/>
          <w:lang w:val="en-CA"/>
        </w:rPr>
        <w:t>"</w:t>
      </w:r>
    </w:p>
    <w:p w14:paraId="4AE14C9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04392F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2</w:t>
      </w:r>
    </w:p>
    <w:p w14:paraId="7B6A1FB0"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314E9CD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2FE3F8B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57C8593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3C12A42A"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3230A04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0E825090"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upto</w:t>
      </w:r>
      <w:proofErr w:type="spellEnd"/>
      <w:r w:rsidRPr="00E475A7">
        <w:rPr>
          <w:rFonts w:ascii="Courier New" w:hAnsi="Courier New" w:cs="Courier New"/>
          <w:sz w:val="16"/>
          <w:szCs w:val="16"/>
          <w:lang w:val="en-CA"/>
        </w:rPr>
        <w:t>": 10,</w:t>
      </w:r>
    </w:p>
    <w:p w14:paraId="38596CB2"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"rate": "OT",</w:t>
      </w:r>
    </w:p>
    <w:p w14:paraId="59ABADF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"when": {</w:t>
      </w:r>
    </w:p>
    <w:p w14:paraId="2A3E03F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"and": [</w:t>
      </w:r>
    </w:p>
    <w:p w14:paraId="282B2B1E"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1B21F890"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 [</w:t>
      </w:r>
    </w:p>
    <w:p w14:paraId="01497DEA"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7B702610"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"var": "</w:t>
      </w:r>
      <w:proofErr w:type="spellStart"/>
      <w:r w:rsidRPr="00E475A7">
        <w:rPr>
          <w:rFonts w:ascii="Courier New" w:hAnsi="Courier New" w:cs="Courier New"/>
          <w:sz w:val="16"/>
          <w:szCs w:val="16"/>
          <w:lang w:val="en-CA"/>
        </w:rPr>
        <w:t>facts.schedule_week_number</w:t>
      </w:r>
      <w:proofErr w:type="spellEnd"/>
      <w:r w:rsidRPr="00E475A7">
        <w:rPr>
          <w:rFonts w:ascii="Courier New" w:hAnsi="Courier New" w:cs="Courier New"/>
          <w:sz w:val="16"/>
          <w:szCs w:val="16"/>
          <w:lang w:val="en-CA"/>
        </w:rPr>
        <w:t>"</w:t>
      </w:r>
    </w:p>
    <w:p w14:paraId="18712C87"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8C5E7A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2</w:t>
      </w:r>
    </w:p>
    <w:p w14:paraId="6B5586E6"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B252874"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6B8DD09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3A87302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 [</w:t>
      </w:r>
    </w:p>
    <w:p w14:paraId="6F4E39BA"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2709894F"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day_of_week</w:t>
      </w:r>
      <w:proofErr w:type="spellEnd"/>
      <w:r w:rsidRPr="00E475A7">
        <w:rPr>
          <w:rFonts w:ascii="Courier New" w:hAnsi="Courier New" w:cs="Courier New"/>
          <w:sz w:val="16"/>
          <w:szCs w:val="16"/>
          <w:lang w:val="en-CA"/>
        </w:rPr>
        <w:t>": {</w:t>
      </w:r>
    </w:p>
    <w:p w14:paraId="33E5758A"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"var": "</w:t>
      </w:r>
      <w:proofErr w:type="spellStart"/>
      <w:r w:rsidRPr="00E475A7">
        <w:rPr>
          <w:rFonts w:ascii="Courier New" w:hAnsi="Courier New" w:cs="Courier New"/>
          <w:sz w:val="16"/>
          <w:szCs w:val="16"/>
          <w:lang w:val="en-CA"/>
        </w:rPr>
        <w:t>facts.shift_date</w:t>
      </w:r>
      <w:proofErr w:type="spellEnd"/>
      <w:r w:rsidRPr="00E475A7">
        <w:rPr>
          <w:rFonts w:ascii="Courier New" w:hAnsi="Courier New" w:cs="Courier New"/>
          <w:sz w:val="16"/>
          <w:szCs w:val="16"/>
          <w:lang w:val="en-CA"/>
        </w:rPr>
        <w:t>"</w:t>
      </w:r>
    </w:p>
    <w:p w14:paraId="04DB00CF"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lastRenderedPageBreak/>
        <w:t xml:space="preserve">                                        }</w:t>
      </w:r>
    </w:p>
    <w:p w14:paraId="60BAB83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763A574B"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"Friday"</w:t>
      </w:r>
    </w:p>
    <w:p w14:paraId="3733CA5D"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58E71DD6"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35708298"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384ED19E"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2CC706B"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3801806E"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2CA8C159"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"remainder": true,</w:t>
      </w:r>
    </w:p>
    <w:p w14:paraId="610E2E7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"rate": "DT"</w:t>
      </w:r>
    </w:p>
    <w:p w14:paraId="7818D7AD"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6C17093F"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ACAAA66"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5BF7F647"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52AFD8D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"valuation": {</w:t>
      </w:r>
    </w:p>
    <w:p w14:paraId="3F1F4C4F"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"tables": [</w:t>
      </w:r>
    </w:p>
    <w:p w14:paraId="2EBF4B1E"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7BB17E42"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"ref": "NMA_AB/v2025/HOLIDAY_CAL"</w:t>
      </w:r>
    </w:p>
    <w:p w14:paraId="6345AB4D" w14:textId="77777777" w:rsidR="00E475A7" w:rsidRPr="00E677C0" w:rsidRDefault="00E475A7" w:rsidP="00E475A7">
      <w:pPr>
        <w:rPr>
          <w:rFonts w:ascii="Courier New" w:hAnsi="Courier New" w:cs="Courier New"/>
          <w:sz w:val="16"/>
          <w:szCs w:val="16"/>
          <w:lang w:val="fr-FR"/>
        </w:rPr>
      </w:pPr>
      <w:r w:rsidRPr="00E475A7">
        <w:rPr>
          <w:rFonts w:ascii="Courier New" w:hAnsi="Courier New" w:cs="Courier New"/>
          <w:sz w:val="16"/>
          <w:szCs w:val="16"/>
          <w:lang w:val="en-CA"/>
        </w:rPr>
        <w:t xml:space="preserve">            </w:t>
      </w:r>
      <w:r w:rsidRPr="00E677C0">
        <w:rPr>
          <w:rFonts w:ascii="Courier New" w:hAnsi="Courier New" w:cs="Courier New"/>
          <w:sz w:val="16"/>
          <w:szCs w:val="16"/>
          <w:lang w:val="fr-FR"/>
        </w:rPr>
        <w:t>}</w:t>
      </w:r>
    </w:p>
    <w:p w14:paraId="02C99699" w14:textId="77777777" w:rsidR="00E475A7" w:rsidRPr="00E677C0" w:rsidRDefault="00E475A7" w:rsidP="00E475A7">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0AA31519" w14:textId="77777777" w:rsidR="00E475A7" w:rsidRPr="00E677C0" w:rsidRDefault="00E475A7" w:rsidP="00E475A7">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2D6D0553" w14:textId="77777777" w:rsidR="00E475A7" w:rsidRPr="00E677C0" w:rsidRDefault="00E475A7" w:rsidP="00E475A7">
      <w:pPr>
        <w:rPr>
          <w:rFonts w:ascii="Courier New" w:hAnsi="Courier New" w:cs="Courier New"/>
          <w:sz w:val="16"/>
          <w:szCs w:val="16"/>
          <w:lang w:val="fr-FR"/>
        </w:rPr>
      </w:pPr>
      <w:r w:rsidRPr="00E677C0">
        <w:rPr>
          <w:rFonts w:ascii="Courier New" w:hAnsi="Courier New" w:cs="Courier New"/>
          <w:sz w:val="16"/>
          <w:szCs w:val="16"/>
          <w:lang w:val="fr-FR"/>
        </w:rPr>
        <w:t xml:space="preserve">    "provenance</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4A721630" w14:textId="77777777" w:rsidR="00E475A7" w:rsidRPr="00E677C0" w:rsidRDefault="00E475A7" w:rsidP="00E475A7">
      <w:pPr>
        <w:rPr>
          <w:rFonts w:ascii="Courier New" w:hAnsi="Courier New" w:cs="Courier New"/>
          <w:sz w:val="16"/>
          <w:szCs w:val="16"/>
          <w:lang w:val="fr-FR"/>
        </w:rPr>
      </w:pPr>
      <w:r w:rsidRPr="00E677C0">
        <w:rPr>
          <w:rFonts w:ascii="Courier New" w:hAnsi="Courier New" w:cs="Courier New"/>
          <w:sz w:val="16"/>
          <w:szCs w:val="16"/>
          <w:lang w:val="fr-FR"/>
        </w:rPr>
        <w:t xml:space="preserve">        "document</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15CA0040" w14:textId="77777777" w:rsidR="00E475A7" w:rsidRPr="00E677C0" w:rsidRDefault="00E475A7" w:rsidP="00E475A7">
      <w:pPr>
        <w:rPr>
          <w:rFonts w:ascii="Courier New" w:hAnsi="Courier New" w:cs="Courier New"/>
          <w:sz w:val="16"/>
          <w:szCs w:val="16"/>
          <w:lang w:val="fr-FR"/>
        </w:rPr>
      </w:pPr>
      <w:r w:rsidRPr="00E677C0">
        <w:rPr>
          <w:rFonts w:ascii="Courier New" w:hAnsi="Courier New" w:cs="Courier New"/>
          <w:sz w:val="16"/>
          <w:szCs w:val="16"/>
          <w:lang w:val="fr-FR"/>
        </w:rPr>
        <w:t xml:space="preserve">            "id</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"doc-nmaab-v3",</w:t>
      </w:r>
    </w:p>
    <w:p w14:paraId="01785A17" w14:textId="77777777" w:rsidR="00E475A7" w:rsidRPr="00E475A7" w:rsidRDefault="00E475A7" w:rsidP="00E475A7">
      <w:pPr>
        <w:rPr>
          <w:rFonts w:ascii="Courier New" w:hAnsi="Courier New" w:cs="Courier New"/>
          <w:sz w:val="16"/>
          <w:szCs w:val="16"/>
          <w:lang w:val="en-CA"/>
        </w:rPr>
      </w:pPr>
      <w:r w:rsidRPr="00E677C0">
        <w:rPr>
          <w:rFonts w:ascii="Courier New" w:hAnsi="Courier New" w:cs="Courier New"/>
          <w:sz w:val="16"/>
          <w:szCs w:val="16"/>
          <w:lang w:val="fr-FR"/>
        </w:rPr>
        <w:t xml:space="preserve">            </w:t>
      </w:r>
      <w:r w:rsidRPr="00E475A7">
        <w:rPr>
          <w:rFonts w:ascii="Courier New" w:hAnsi="Courier New" w:cs="Courier New"/>
          <w:sz w:val="16"/>
          <w:szCs w:val="16"/>
          <w:lang w:val="en-CA"/>
        </w:rPr>
        <w:t>"title": "National Maintenance Agreement - Province of Alberta 2025-2028",</w:t>
      </w:r>
    </w:p>
    <w:p w14:paraId="0124D8BC"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short_name</w:t>
      </w:r>
      <w:proofErr w:type="spellEnd"/>
      <w:r w:rsidRPr="00E475A7">
        <w:rPr>
          <w:rFonts w:ascii="Courier New" w:hAnsi="Courier New" w:cs="Courier New"/>
          <w:sz w:val="16"/>
          <w:szCs w:val="16"/>
          <w:lang w:val="en-CA"/>
        </w:rPr>
        <w:t>": "NMA AB 2025-2028",</w:t>
      </w:r>
    </w:p>
    <w:p w14:paraId="7D9B567F"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roofErr w:type="spellStart"/>
      <w:r w:rsidRPr="00E475A7">
        <w:rPr>
          <w:rFonts w:ascii="Courier New" w:hAnsi="Courier New" w:cs="Courier New"/>
          <w:sz w:val="16"/>
          <w:szCs w:val="16"/>
          <w:lang w:val="en-CA"/>
        </w:rPr>
        <w:t>version_label</w:t>
      </w:r>
      <w:proofErr w:type="spellEnd"/>
      <w:r w:rsidRPr="00E475A7">
        <w:rPr>
          <w:rFonts w:ascii="Courier New" w:hAnsi="Courier New" w:cs="Courier New"/>
          <w:sz w:val="16"/>
          <w:szCs w:val="16"/>
          <w:lang w:val="en-CA"/>
        </w:rPr>
        <w:t>": "Version 3",</w:t>
      </w:r>
    </w:p>
    <w:p w14:paraId="4B52464D" w14:textId="77777777" w:rsidR="00E475A7" w:rsidRPr="00E677C0" w:rsidRDefault="00E475A7" w:rsidP="00E475A7">
      <w:pPr>
        <w:rPr>
          <w:rFonts w:ascii="Courier New" w:hAnsi="Courier New" w:cs="Courier New"/>
          <w:sz w:val="16"/>
          <w:szCs w:val="16"/>
          <w:lang w:val="fr-FR"/>
        </w:rPr>
      </w:pPr>
      <w:r w:rsidRPr="00E475A7">
        <w:rPr>
          <w:rFonts w:ascii="Courier New" w:hAnsi="Courier New" w:cs="Courier New"/>
          <w:sz w:val="16"/>
          <w:szCs w:val="16"/>
          <w:lang w:val="en-CA"/>
        </w:rPr>
        <w:t xml:space="preserve">            </w:t>
      </w:r>
      <w:r w:rsidRPr="00E677C0">
        <w:rPr>
          <w:rFonts w:ascii="Courier New" w:hAnsi="Courier New" w:cs="Courier New"/>
          <w:sz w:val="16"/>
          <w:szCs w:val="16"/>
          <w:lang w:val="fr-FR"/>
        </w:rPr>
        <w:t>"</w:t>
      </w:r>
      <w:proofErr w:type="spellStart"/>
      <w:r w:rsidRPr="00E677C0">
        <w:rPr>
          <w:rFonts w:ascii="Courier New" w:hAnsi="Courier New" w:cs="Courier New"/>
          <w:sz w:val="16"/>
          <w:szCs w:val="16"/>
          <w:lang w:val="fr-FR"/>
        </w:rPr>
        <w:t>uri</w:t>
      </w:r>
      <w:proofErr w:type="spellEnd"/>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"https://gpmccanada.com/wp-content/uploads/2025/04/NMA-Alberta-Province-Wide-2025-2028-Version-3.pdf"</w:t>
      </w:r>
    </w:p>
    <w:p w14:paraId="2E5FC261" w14:textId="77777777" w:rsidR="00E475A7" w:rsidRPr="00E475A7" w:rsidRDefault="00E475A7" w:rsidP="00E475A7">
      <w:pPr>
        <w:rPr>
          <w:rFonts w:ascii="Courier New" w:hAnsi="Courier New" w:cs="Courier New"/>
          <w:sz w:val="16"/>
          <w:szCs w:val="16"/>
          <w:lang w:val="en-CA"/>
        </w:rPr>
      </w:pPr>
      <w:r w:rsidRPr="00E677C0">
        <w:rPr>
          <w:rFonts w:ascii="Courier New" w:hAnsi="Courier New" w:cs="Courier New"/>
          <w:sz w:val="16"/>
          <w:szCs w:val="16"/>
          <w:lang w:val="fr-FR"/>
        </w:rPr>
        <w:t xml:space="preserve">        </w:t>
      </w:r>
      <w:r w:rsidRPr="00E475A7">
        <w:rPr>
          <w:rFonts w:ascii="Courier New" w:hAnsi="Courier New" w:cs="Courier New"/>
          <w:sz w:val="16"/>
          <w:szCs w:val="16"/>
          <w:lang w:val="en-CA"/>
        </w:rPr>
        <w:t>},</w:t>
      </w:r>
    </w:p>
    <w:p w14:paraId="2AB0C4E1"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"citation": {</w:t>
      </w:r>
    </w:p>
    <w:p w14:paraId="5A7DA3B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"path": [</w:t>
      </w:r>
    </w:p>
    <w:p w14:paraId="20FE4AE5"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"Appendix D – Approved Work Week Alterations",</w:t>
      </w:r>
    </w:p>
    <w:p w14:paraId="568BFB7F"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"9/80 Work Schedule"</w:t>
      </w:r>
    </w:p>
    <w:p w14:paraId="533C1BD7"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404E5BD"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"pages": [</w:t>
      </w:r>
    </w:p>
    <w:p w14:paraId="0AEE6D50"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lastRenderedPageBreak/>
        <w:t xml:space="preserve">                "33"</w:t>
      </w:r>
    </w:p>
    <w:p w14:paraId="77E44DE2"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0C8CBD4F"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0E4729E3"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"excerpt": {}</w:t>
      </w:r>
    </w:p>
    <w:p w14:paraId="5B1EA70E" w14:textId="77777777" w:rsidR="00E475A7" w:rsidRPr="00E475A7"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 xml:space="preserve">    }</w:t>
      </w:r>
    </w:p>
    <w:p w14:paraId="481982DE" w14:textId="41FBA9C4" w:rsidR="006E2271" w:rsidRDefault="00E475A7" w:rsidP="00E475A7">
      <w:pPr>
        <w:rPr>
          <w:rFonts w:ascii="Courier New" w:hAnsi="Courier New" w:cs="Courier New"/>
          <w:sz w:val="16"/>
          <w:szCs w:val="16"/>
          <w:lang w:val="en-CA"/>
        </w:rPr>
      </w:pPr>
      <w:r w:rsidRPr="00E475A7">
        <w:rPr>
          <w:rFonts w:ascii="Courier New" w:hAnsi="Courier New" w:cs="Courier New"/>
          <w:sz w:val="16"/>
          <w:szCs w:val="16"/>
          <w:lang w:val="en-CA"/>
        </w:rPr>
        <w:t>}</w:t>
      </w:r>
    </w:p>
    <w:p w14:paraId="607D6FF5" w14:textId="77777777" w:rsidR="00E475A7" w:rsidRPr="00E677C0" w:rsidRDefault="00E475A7">
      <w:pPr>
        <w:rPr>
          <w:rFonts w:ascii="Courier New" w:hAnsi="Courier New" w:cs="Courier New"/>
          <w:sz w:val="16"/>
          <w:szCs w:val="16"/>
          <w:lang w:val="en-CA"/>
        </w:rPr>
        <w:pPrChange w:id="2961" w:author="Chris Hogan" w:date="2025-09-19T09:45:00Z" w16du:dateUtc="2025-09-19T15:45:00Z">
          <w:pPr>
            <w:pStyle w:val="Heading2"/>
          </w:pPr>
        </w:pPrChange>
      </w:pPr>
    </w:p>
    <w:p w14:paraId="71BBC42E" w14:textId="2482EBE2" w:rsidR="009B308C" w:rsidRDefault="009B308C">
      <w:pPr>
        <w:pStyle w:val="Heading2"/>
      </w:pPr>
      <w:r>
        <w:t>High</w:t>
      </w:r>
      <w:r w:rsidR="003F6DB5">
        <w:t xml:space="preserve"> </w:t>
      </w:r>
      <w:r>
        <w:t>Complexity Rules</w:t>
      </w:r>
    </w:p>
    <w:p w14:paraId="0FEF5354" w14:textId="3B114E56" w:rsidR="002E5B10" w:rsidRDefault="00587D41" w:rsidP="00E677C0">
      <w:pPr>
        <w:pStyle w:val="Heading3"/>
      </w:pPr>
      <w:r>
        <w:t>NMA-AB</w:t>
      </w:r>
      <w:r w:rsidR="00E25423">
        <w:t>, 15.600</w:t>
      </w:r>
      <w:r w:rsidR="004A0B14">
        <w:t>, Overtime Meal Breaks &amp; Meals</w:t>
      </w:r>
    </w:p>
    <w:p w14:paraId="1BB1DB7C" w14:textId="46E0DDAF" w:rsidR="004A0B14" w:rsidRDefault="00BA72E0" w:rsidP="004A0B14">
      <w:r w:rsidRPr="00BA72E0">
        <w:rPr>
          <w:noProof/>
        </w:rPr>
        <w:drawing>
          <wp:inline distT="0" distB="0" distL="0" distR="0" wp14:anchorId="3BA55944" wp14:editId="20CF76E2">
            <wp:extent cx="5943600" cy="4721860"/>
            <wp:effectExtent l="19050" t="19050" r="19050" b="21590"/>
            <wp:docPr id="1770347183"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47183" name="Picture 1" descr="A screenshot of a email&#10;&#10;AI-generated content may be incorrect."/>
                    <pic:cNvPicPr/>
                  </pic:nvPicPr>
                  <pic:blipFill>
                    <a:blip r:embed="rId18"/>
                    <a:stretch>
                      <a:fillRect/>
                    </a:stretch>
                  </pic:blipFill>
                  <pic:spPr>
                    <a:xfrm>
                      <a:off x="0" y="0"/>
                      <a:ext cx="5943600" cy="4721860"/>
                    </a:xfrm>
                    <a:prstGeom prst="rect">
                      <a:avLst/>
                    </a:prstGeom>
                    <a:ln>
                      <a:solidFill>
                        <a:schemeClr val="bg1">
                          <a:lumMod val="50000"/>
                        </a:schemeClr>
                      </a:solidFill>
                    </a:ln>
                  </pic:spPr>
                </pic:pic>
              </a:graphicData>
            </a:graphic>
          </wp:inline>
        </w:drawing>
      </w:r>
    </w:p>
    <w:p w14:paraId="12D84782" w14:textId="77777777" w:rsidR="00F47C5C" w:rsidRDefault="00F47C5C" w:rsidP="00F47C5C">
      <w:pPr>
        <w:rPr>
          <w:rFonts w:ascii="Courier New" w:hAnsi="Courier New" w:cs="Courier New"/>
          <w:sz w:val="16"/>
          <w:szCs w:val="16"/>
        </w:rPr>
      </w:pPr>
      <w:r>
        <w:rPr>
          <w:rFonts w:ascii="Courier New" w:hAnsi="Courier New" w:cs="Courier New"/>
          <w:sz w:val="16"/>
          <w:szCs w:val="16"/>
        </w:rPr>
        <w:t>// drop this into a JSON linter for easier reading</w:t>
      </w:r>
    </w:p>
    <w:p w14:paraId="0205B9D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w:t>
      </w:r>
    </w:p>
    <w:p w14:paraId="30B6FC8B"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schema</w:t>
      </w:r>
      <w:proofErr w:type="gramEnd"/>
      <w:r w:rsidRPr="00153FD9">
        <w:rPr>
          <w:rFonts w:ascii="Courier New" w:hAnsi="Courier New" w:cs="Courier New"/>
          <w:sz w:val="16"/>
          <w:szCs w:val="16"/>
        </w:rPr>
        <w:t>_version</w:t>
      </w:r>
      <w:proofErr w:type="spellEnd"/>
      <w:r w:rsidRPr="00153FD9">
        <w:rPr>
          <w:rFonts w:ascii="Courier New" w:hAnsi="Courier New" w:cs="Courier New"/>
          <w:sz w:val="16"/>
          <w:szCs w:val="16"/>
        </w:rPr>
        <w:t>": "1.0.0",</w:t>
      </w:r>
    </w:p>
    <w:p w14:paraId="77032401"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"id": "&lt;GUID&gt;",</w:t>
      </w:r>
    </w:p>
    <w:p w14:paraId="4E894475"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"name": " Overtime Meal Breaks &amp; Meal",</w:t>
      </w:r>
    </w:p>
    <w:p w14:paraId="03140D5B"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lastRenderedPageBreak/>
        <w:t xml:space="preserve">    "summary": "Meal + 30-min paid meal break once threshold reached, then every 4h while OT continues; no entitlement at conclusion of OT.",</w:t>
      </w:r>
    </w:p>
    <w:p w14:paraId="33510F2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"status": "active",</w:t>
      </w:r>
    </w:p>
    <w:p w14:paraId="47BF6D17"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created</w:t>
      </w:r>
      <w:proofErr w:type="gramEnd"/>
      <w:r w:rsidRPr="00153FD9">
        <w:rPr>
          <w:rFonts w:ascii="Courier New" w:hAnsi="Courier New" w:cs="Courier New"/>
          <w:sz w:val="16"/>
          <w:szCs w:val="16"/>
        </w:rPr>
        <w:t>_at</w:t>
      </w:r>
      <w:proofErr w:type="spellEnd"/>
      <w:r w:rsidRPr="00153FD9">
        <w:rPr>
          <w:rFonts w:ascii="Courier New" w:hAnsi="Courier New" w:cs="Courier New"/>
          <w:sz w:val="16"/>
          <w:szCs w:val="16"/>
        </w:rPr>
        <w:t>": "2025-09-19T00:00:00Z",</w:t>
      </w:r>
    </w:p>
    <w:p w14:paraId="15C8E9FE"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updated</w:t>
      </w:r>
      <w:proofErr w:type="gramEnd"/>
      <w:r w:rsidRPr="00153FD9">
        <w:rPr>
          <w:rFonts w:ascii="Courier New" w:hAnsi="Courier New" w:cs="Courier New"/>
          <w:sz w:val="16"/>
          <w:szCs w:val="16"/>
        </w:rPr>
        <w:t>_at</w:t>
      </w:r>
      <w:proofErr w:type="spellEnd"/>
      <w:r w:rsidRPr="00153FD9">
        <w:rPr>
          <w:rFonts w:ascii="Courier New" w:hAnsi="Courier New" w:cs="Courier New"/>
          <w:sz w:val="16"/>
          <w:szCs w:val="16"/>
        </w:rPr>
        <w:t>": null,</w:t>
      </w:r>
    </w:p>
    <w:p w14:paraId="57C5788F"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effective</w:t>
      </w:r>
      <w:proofErr w:type="gramEnd"/>
      <w:r w:rsidRPr="00153FD9">
        <w:rPr>
          <w:rFonts w:ascii="Courier New" w:hAnsi="Courier New" w:cs="Courier New"/>
          <w:sz w:val="16"/>
          <w:szCs w:val="16"/>
        </w:rPr>
        <w:t>_start</w:t>
      </w:r>
      <w:proofErr w:type="spellEnd"/>
      <w:r w:rsidRPr="00153FD9">
        <w:rPr>
          <w:rFonts w:ascii="Courier New" w:hAnsi="Courier New" w:cs="Courier New"/>
          <w:sz w:val="16"/>
          <w:szCs w:val="16"/>
        </w:rPr>
        <w:t>": "2025-01-01",</w:t>
      </w:r>
    </w:p>
    <w:p w14:paraId="4DAEE422"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effective</w:t>
      </w:r>
      <w:proofErr w:type="gramEnd"/>
      <w:r w:rsidRPr="00153FD9">
        <w:rPr>
          <w:rFonts w:ascii="Courier New" w:hAnsi="Courier New" w:cs="Courier New"/>
          <w:sz w:val="16"/>
          <w:szCs w:val="16"/>
        </w:rPr>
        <w:t>_end</w:t>
      </w:r>
      <w:proofErr w:type="spellEnd"/>
      <w:r w:rsidRPr="00153FD9">
        <w:rPr>
          <w:rFonts w:ascii="Courier New" w:hAnsi="Courier New" w:cs="Courier New"/>
          <w:sz w:val="16"/>
          <w:szCs w:val="16"/>
        </w:rPr>
        <w:t>": "2028-12-31",</w:t>
      </w:r>
    </w:p>
    <w:p w14:paraId="76608BED"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"subjects": [</w:t>
      </w:r>
    </w:p>
    <w:p w14:paraId="70E50C8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1E1E0E47"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"kind": "employee"</w:t>
      </w:r>
    </w:p>
    <w:p w14:paraId="02168A0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35BA901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51361F11"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"context</w:t>
      </w:r>
      <w:proofErr w:type="gramStart"/>
      <w:r w:rsidRPr="00153FD9">
        <w:rPr>
          <w:rFonts w:ascii="Courier New" w:hAnsi="Courier New" w:cs="Courier New"/>
          <w:sz w:val="16"/>
          <w:szCs w:val="16"/>
        </w:rPr>
        <w:t>": {</w:t>
      </w:r>
      <w:proofErr w:type="gramEnd"/>
    </w:p>
    <w:p w14:paraId="2452AAD1"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"jurisdiction": "CA-AB"</w:t>
      </w:r>
    </w:p>
    <w:p w14:paraId="126FCD0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66192263"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"facts</w:t>
      </w:r>
      <w:proofErr w:type="gramStart"/>
      <w:r w:rsidRPr="00153FD9">
        <w:rPr>
          <w:rFonts w:ascii="Courier New" w:hAnsi="Courier New" w:cs="Courier New"/>
          <w:sz w:val="16"/>
          <w:szCs w:val="16"/>
        </w:rPr>
        <w:t>": {</w:t>
      </w:r>
      <w:proofErr w:type="gramEnd"/>
    </w:p>
    <w:p w14:paraId="6D492D8B"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hours</w:t>
      </w:r>
      <w:proofErr w:type="gramEnd"/>
      <w:r w:rsidRPr="00153FD9">
        <w:rPr>
          <w:rFonts w:ascii="Courier New" w:hAnsi="Courier New" w:cs="Courier New"/>
          <w:sz w:val="16"/>
          <w:szCs w:val="16"/>
        </w:rPr>
        <w:t>_worked_in_shift</w:t>
      </w:r>
      <w:proofErr w:type="spellEnd"/>
      <w:r w:rsidRPr="00153FD9">
        <w:rPr>
          <w:rFonts w:ascii="Courier New" w:hAnsi="Courier New" w:cs="Courier New"/>
          <w:sz w:val="16"/>
          <w:szCs w:val="16"/>
        </w:rPr>
        <w:t>": "number",</w:t>
      </w:r>
    </w:p>
    <w:p w14:paraId="2B6517D2"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overtime</w:t>
      </w:r>
      <w:proofErr w:type="gramEnd"/>
      <w:r w:rsidRPr="00153FD9">
        <w:rPr>
          <w:rFonts w:ascii="Courier New" w:hAnsi="Courier New" w:cs="Courier New"/>
          <w:sz w:val="16"/>
          <w:szCs w:val="16"/>
        </w:rPr>
        <w:t>_hours_today</w:t>
      </w:r>
      <w:proofErr w:type="spellEnd"/>
      <w:r w:rsidRPr="00153FD9">
        <w:rPr>
          <w:rFonts w:ascii="Courier New" w:hAnsi="Courier New" w:cs="Courier New"/>
          <w:sz w:val="16"/>
          <w:szCs w:val="16"/>
        </w:rPr>
        <w:t>": "number",</w:t>
      </w:r>
    </w:p>
    <w:p w14:paraId="604FA38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is</w:t>
      </w:r>
      <w:proofErr w:type="gramEnd"/>
      <w:r w:rsidRPr="00153FD9">
        <w:rPr>
          <w:rFonts w:ascii="Courier New" w:hAnsi="Courier New" w:cs="Courier New"/>
          <w:sz w:val="16"/>
          <w:szCs w:val="16"/>
        </w:rPr>
        <w:t>_scheduled_overtime_day</w:t>
      </w:r>
      <w:proofErr w:type="spellEnd"/>
      <w:r w:rsidRPr="00153FD9">
        <w:rPr>
          <w:rFonts w:ascii="Courier New" w:hAnsi="Courier New" w:cs="Courier New"/>
          <w:sz w:val="16"/>
          <w:szCs w:val="16"/>
        </w:rPr>
        <w:t>": "</w:t>
      </w:r>
      <w:proofErr w:type="spellStart"/>
      <w:r w:rsidRPr="00153FD9">
        <w:rPr>
          <w:rFonts w:ascii="Courier New" w:hAnsi="Courier New" w:cs="Courier New"/>
          <w:sz w:val="16"/>
          <w:szCs w:val="16"/>
        </w:rPr>
        <w:t>boolean</w:t>
      </w:r>
      <w:proofErr w:type="spellEnd"/>
      <w:r w:rsidRPr="00153FD9">
        <w:rPr>
          <w:rFonts w:ascii="Courier New" w:hAnsi="Courier New" w:cs="Courier New"/>
          <w:sz w:val="16"/>
          <w:szCs w:val="16"/>
        </w:rPr>
        <w:t>",</w:t>
      </w:r>
    </w:p>
    <w:p w14:paraId="6A41AD3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is</w:t>
      </w:r>
      <w:proofErr w:type="gramEnd"/>
      <w:r w:rsidRPr="00153FD9">
        <w:rPr>
          <w:rFonts w:ascii="Courier New" w:hAnsi="Courier New" w:cs="Courier New"/>
          <w:sz w:val="16"/>
          <w:szCs w:val="16"/>
        </w:rPr>
        <w:t>_short_notice_callout</w:t>
      </w:r>
      <w:proofErr w:type="spellEnd"/>
      <w:r w:rsidRPr="00153FD9">
        <w:rPr>
          <w:rFonts w:ascii="Courier New" w:hAnsi="Courier New" w:cs="Courier New"/>
          <w:sz w:val="16"/>
          <w:szCs w:val="16"/>
        </w:rPr>
        <w:t>": "</w:t>
      </w:r>
      <w:proofErr w:type="spellStart"/>
      <w:r w:rsidRPr="00153FD9">
        <w:rPr>
          <w:rFonts w:ascii="Courier New" w:hAnsi="Courier New" w:cs="Courier New"/>
          <w:sz w:val="16"/>
          <w:szCs w:val="16"/>
        </w:rPr>
        <w:t>boolean</w:t>
      </w:r>
      <w:proofErr w:type="spellEnd"/>
      <w:r w:rsidRPr="00153FD9">
        <w:rPr>
          <w:rFonts w:ascii="Courier New" w:hAnsi="Courier New" w:cs="Courier New"/>
          <w:sz w:val="16"/>
          <w:szCs w:val="16"/>
        </w:rPr>
        <w:t>",</w:t>
      </w:r>
    </w:p>
    <w:p w14:paraId="749EE6C7"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is</w:t>
      </w:r>
      <w:proofErr w:type="gramEnd"/>
      <w:r w:rsidRPr="00153FD9">
        <w:rPr>
          <w:rFonts w:ascii="Courier New" w:hAnsi="Courier New" w:cs="Courier New"/>
          <w:sz w:val="16"/>
          <w:szCs w:val="16"/>
        </w:rPr>
        <w:t>_four_ten_option</w:t>
      </w:r>
      <w:proofErr w:type="spellEnd"/>
      <w:r w:rsidRPr="00153FD9">
        <w:rPr>
          <w:rFonts w:ascii="Courier New" w:hAnsi="Courier New" w:cs="Courier New"/>
          <w:sz w:val="16"/>
          <w:szCs w:val="16"/>
        </w:rPr>
        <w:t>": "</w:t>
      </w:r>
      <w:proofErr w:type="spellStart"/>
      <w:r w:rsidRPr="00153FD9">
        <w:rPr>
          <w:rFonts w:ascii="Courier New" w:hAnsi="Courier New" w:cs="Courier New"/>
          <w:sz w:val="16"/>
          <w:szCs w:val="16"/>
        </w:rPr>
        <w:t>boolean</w:t>
      </w:r>
      <w:proofErr w:type="spellEnd"/>
      <w:r w:rsidRPr="00153FD9">
        <w:rPr>
          <w:rFonts w:ascii="Courier New" w:hAnsi="Courier New" w:cs="Courier New"/>
          <w:sz w:val="16"/>
          <w:szCs w:val="16"/>
        </w:rPr>
        <w:t>",</w:t>
      </w:r>
    </w:p>
    <w:p w14:paraId="0F084B4B"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scheduled</w:t>
      </w:r>
      <w:proofErr w:type="gramEnd"/>
      <w:r w:rsidRPr="00153FD9">
        <w:rPr>
          <w:rFonts w:ascii="Courier New" w:hAnsi="Courier New" w:cs="Courier New"/>
          <w:sz w:val="16"/>
          <w:szCs w:val="16"/>
        </w:rPr>
        <w:t>_beyond_ten</w:t>
      </w:r>
      <w:proofErr w:type="spellEnd"/>
      <w:r w:rsidRPr="00153FD9">
        <w:rPr>
          <w:rFonts w:ascii="Courier New" w:hAnsi="Courier New" w:cs="Courier New"/>
          <w:sz w:val="16"/>
          <w:szCs w:val="16"/>
        </w:rPr>
        <w:t>": "</w:t>
      </w:r>
      <w:proofErr w:type="spellStart"/>
      <w:r w:rsidRPr="00153FD9">
        <w:rPr>
          <w:rFonts w:ascii="Courier New" w:hAnsi="Courier New" w:cs="Courier New"/>
          <w:sz w:val="16"/>
          <w:szCs w:val="16"/>
        </w:rPr>
        <w:t>boolean</w:t>
      </w:r>
      <w:proofErr w:type="spellEnd"/>
      <w:r w:rsidRPr="00153FD9">
        <w:rPr>
          <w:rFonts w:ascii="Courier New" w:hAnsi="Courier New" w:cs="Courier New"/>
          <w:sz w:val="16"/>
          <w:szCs w:val="16"/>
        </w:rPr>
        <w:t>",</w:t>
      </w:r>
    </w:p>
    <w:p w14:paraId="4C3D3E68"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continues</w:t>
      </w:r>
      <w:proofErr w:type="gramEnd"/>
      <w:r w:rsidRPr="00153FD9">
        <w:rPr>
          <w:rFonts w:ascii="Courier New" w:hAnsi="Courier New" w:cs="Courier New"/>
          <w:sz w:val="16"/>
          <w:szCs w:val="16"/>
        </w:rPr>
        <w:t>_overtime</w:t>
      </w:r>
      <w:proofErr w:type="spellEnd"/>
      <w:r w:rsidRPr="00153FD9">
        <w:rPr>
          <w:rFonts w:ascii="Courier New" w:hAnsi="Courier New" w:cs="Courier New"/>
          <w:sz w:val="16"/>
          <w:szCs w:val="16"/>
        </w:rPr>
        <w:t>": "</w:t>
      </w:r>
      <w:proofErr w:type="spellStart"/>
      <w:r w:rsidRPr="00153FD9">
        <w:rPr>
          <w:rFonts w:ascii="Courier New" w:hAnsi="Courier New" w:cs="Courier New"/>
          <w:sz w:val="16"/>
          <w:szCs w:val="16"/>
        </w:rPr>
        <w:t>boolean</w:t>
      </w:r>
      <w:proofErr w:type="spellEnd"/>
      <w:r w:rsidRPr="00153FD9">
        <w:rPr>
          <w:rFonts w:ascii="Courier New" w:hAnsi="Courier New" w:cs="Courier New"/>
          <w:sz w:val="16"/>
          <w:szCs w:val="16"/>
        </w:rPr>
        <w:t>",</w:t>
      </w:r>
    </w:p>
    <w:p w14:paraId="64900487"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gramStart"/>
      <w:r w:rsidRPr="00153FD9">
        <w:rPr>
          <w:rFonts w:ascii="Courier New" w:hAnsi="Courier New" w:cs="Courier New"/>
          <w:sz w:val="16"/>
          <w:szCs w:val="16"/>
        </w:rPr>
        <w:t>paid</w:t>
      </w:r>
      <w:proofErr w:type="gramEnd"/>
      <w:r w:rsidRPr="00153FD9">
        <w:rPr>
          <w:rFonts w:ascii="Courier New" w:hAnsi="Courier New" w:cs="Courier New"/>
          <w:sz w:val="16"/>
          <w:szCs w:val="16"/>
        </w:rPr>
        <w:t>_meal_break_30m_count": "number",</w:t>
      </w:r>
    </w:p>
    <w:p w14:paraId="040AACB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meals</w:t>
      </w:r>
      <w:proofErr w:type="gramEnd"/>
      <w:r w:rsidRPr="00153FD9">
        <w:rPr>
          <w:rFonts w:ascii="Courier New" w:hAnsi="Courier New" w:cs="Courier New"/>
          <w:sz w:val="16"/>
          <w:szCs w:val="16"/>
        </w:rPr>
        <w:t>_provided_count</w:t>
      </w:r>
      <w:proofErr w:type="spellEnd"/>
      <w:r w:rsidRPr="00153FD9">
        <w:rPr>
          <w:rFonts w:ascii="Courier New" w:hAnsi="Courier New" w:cs="Courier New"/>
          <w:sz w:val="16"/>
          <w:szCs w:val="16"/>
        </w:rPr>
        <w:t>": "number"</w:t>
      </w:r>
    </w:p>
    <w:p w14:paraId="289019F5"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3B40980F"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"trigger</w:t>
      </w:r>
      <w:proofErr w:type="gramStart"/>
      <w:r w:rsidRPr="00153FD9">
        <w:rPr>
          <w:rFonts w:ascii="Courier New" w:hAnsi="Courier New" w:cs="Courier New"/>
          <w:sz w:val="16"/>
          <w:szCs w:val="16"/>
        </w:rPr>
        <w:t>": {</w:t>
      </w:r>
      <w:proofErr w:type="gramEnd"/>
    </w:p>
    <w:p w14:paraId="381638F0"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"when</w:t>
      </w:r>
      <w:proofErr w:type="gramStart"/>
      <w:r w:rsidRPr="00153FD9">
        <w:rPr>
          <w:rFonts w:ascii="Courier New" w:hAnsi="Courier New" w:cs="Courier New"/>
          <w:sz w:val="16"/>
          <w:szCs w:val="16"/>
        </w:rPr>
        <w:t>": {</w:t>
      </w:r>
      <w:proofErr w:type="gramEnd"/>
    </w:p>
    <w:p w14:paraId="47931F9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"or": [</w:t>
      </w:r>
    </w:p>
    <w:p w14:paraId="722F9382"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263AD02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"and": [</w:t>
      </w:r>
    </w:p>
    <w:p w14:paraId="3950074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4E337DCA"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"var": "</w:t>
      </w:r>
      <w:proofErr w:type="spellStart"/>
      <w:r w:rsidRPr="00153FD9">
        <w:rPr>
          <w:rFonts w:ascii="Courier New" w:hAnsi="Courier New" w:cs="Courier New"/>
          <w:sz w:val="16"/>
          <w:szCs w:val="16"/>
        </w:rPr>
        <w:t>facts.is_short_notice_callout</w:t>
      </w:r>
      <w:proofErr w:type="spellEnd"/>
      <w:r w:rsidRPr="00153FD9">
        <w:rPr>
          <w:rFonts w:ascii="Courier New" w:hAnsi="Courier New" w:cs="Courier New"/>
          <w:sz w:val="16"/>
          <w:szCs w:val="16"/>
        </w:rPr>
        <w:t>"</w:t>
      </w:r>
    </w:p>
    <w:p w14:paraId="286D902A"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0E4076A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5A156F0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"&gt;": [</w:t>
      </w:r>
    </w:p>
    <w:p w14:paraId="0351A23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6DC8A158"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lastRenderedPageBreak/>
        <w:t xml:space="preserve">                                    "var": "</w:t>
      </w:r>
      <w:proofErr w:type="spellStart"/>
      <w:proofErr w:type="gramStart"/>
      <w:r w:rsidRPr="00153FD9">
        <w:rPr>
          <w:rFonts w:ascii="Courier New" w:hAnsi="Courier New" w:cs="Courier New"/>
          <w:sz w:val="16"/>
          <w:szCs w:val="16"/>
        </w:rPr>
        <w:t>facts.overtime</w:t>
      </w:r>
      <w:proofErr w:type="gramEnd"/>
      <w:r w:rsidRPr="00153FD9">
        <w:rPr>
          <w:rFonts w:ascii="Courier New" w:hAnsi="Courier New" w:cs="Courier New"/>
          <w:sz w:val="16"/>
          <w:szCs w:val="16"/>
        </w:rPr>
        <w:t>_hours_today</w:t>
      </w:r>
      <w:proofErr w:type="spellEnd"/>
      <w:r w:rsidRPr="00153FD9">
        <w:rPr>
          <w:rFonts w:ascii="Courier New" w:hAnsi="Courier New" w:cs="Courier New"/>
          <w:sz w:val="16"/>
          <w:szCs w:val="16"/>
        </w:rPr>
        <w:t>"</w:t>
      </w:r>
    </w:p>
    <w:p w14:paraId="44E2A1D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45684D43"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4</w:t>
      </w:r>
    </w:p>
    <w:p w14:paraId="4D68E31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4BDD152A"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7B81D95A"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3F7C3D8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1C50D97B"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64B40611"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"and": [</w:t>
      </w:r>
    </w:p>
    <w:p w14:paraId="6959B7D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31EE314F"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"var": "</w:t>
      </w:r>
      <w:proofErr w:type="spellStart"/>
      <w:r w:rsidRPr="00153FD9">
        <w:rPr>
          <w:rFonts w:ascii="Courier New" w:hAnsi="Courier New" w:cs="Courier New"/>
          <w:sz w:val="16"/>
          <w:szCs w:val="16"/>
        </w:rPr>
        <w:t>facts.is_scheduled_overtime_day</w:t>
      </w:r>
      <w:proofErr w:type="spellEnd"/>
      <w:r w:rsidRPr="00153FD9">
        <w:rPr>
          <w:rFonts w:ascii="Courier New" w:hAnsi="Courier New" w:cs="Courier New"/>
          <w:sz w:val="16"/>
          <w:szCs w:val="16"/>
        </w:rPr>
        <w:t>"</w:t>
      </w:r>
    </w:p>
    <w:p w14:paraId="19E66FC1"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385A009A"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6FD5E457"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"&gt;": [</w:t>
      </w:r>
    </w:p>
    <w:p w14:paraId="7BA5D9F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24A88678"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"var": "</w:t>
      </w:r>
      <w:proofErr w:type="spellStart"/>
      <w:proofErr w:type="gramStart"/>
      <w:r w:rsidRPr="00153FD9">
        <w:rPr>
          <w:rFonts w:ascii="Courier New" w:hAnsi="Courier New" w:cs="Courier New"/>
          <w:sz w:val="16"/>
          <w:szCs w:val="16"/>
        </w:rPr>
        <w:t>facts.overtime</w:t>
      </w:r>
      <w:proofErr w:type="gramEnd"/>
      <w:r w:rsidRPr="00153FD9">
        <w:rPr>
          <w:rFonts w:ascii="Courier New" w:hAnsi="Courier New" w:cs="Courier New"/>
          <w:sz w:val="16"/>
          <w:szCs w:val="16"/>
        </w:rPr>
        <w:t>_hours_today</w:t>
      </w:r>
      <w:proofErr w:type="spellEnd"/>
      <w:r w:rsidRPr="00153FD9">
        <w:rPr>
          <w:rFonts w:ascii="Courier New" w:hAnsi="Courier New" w:cs="Courier New"/>
          <w:sz w:val="16"/>
          <w:szCs w:val="16"/>
        </w:rPr>
        <w:t>"</w:t>
      </w:r>
    </w:p>
    <w:p w14:paraId="703B6F0D"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33202E2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10</w:t>
      </w:r>
    </w:p>
    <w:p w14:paraId="74982FEA"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0D730D5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11D444E3"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1763705D"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5CDA6697"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419EA1A5"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"and": [</w:t>
      </w:r>
    </w:p>
    <w:p w14:paraId="7DAC1B4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4E9F083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"not</w:t>
      </w:r>
      <w:proofErr w:type="gramStart"/>
      <w:r w:rsidRPr="00153FD9">
        <w:rPr>
          <w:rFonts w:ascii="Courier New" w:hAnsi="Courier New" w:cs="Courier New"/>
          <w:sz w:val="16"/>
          <w:szCs w:val="16"/>
        </w:rPr>
        <w:t>": {</w:t>
      </w:r>
      <w:proofErr w:type="gramEnd"/>
    </w:p>
    <w:p w14:paraId="460B4ABF"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"var": "</w:t>
      </w:r>
      <w:proofErr w:type="spellStart"/>
      <w:r w:rsidRPr="00153FD9">
        <w:rPr>
          <w:rFonts w:ascii="Courier New" w:hAnsi="Courier New" w:cs="Courier New"/>
          <w:sz w:val="16"/>
          <w:szCs w:val="16"/>
        </w:rPr>
        <w:t>facts.is_scheduled_overtime_day</w:t>
      </w:r>
      <w:proofErr w:type="spellEnd"/>
      <w:r w:rsidRPr="00153FD9">
        <w:rPr>
          <w:rFonts w:ascii="Courier New" w:hAnsi="Courier New" w:cs="Courier New"/>
          <w:sz w:val="16"/>
          <w:szCs w:val="16"/>
        </w:rPr>
        <w:t>"</w:t>
      </w:r>
    </w:p>
    <w:p w14:paraId="3A3F6BA3"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2E11156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606F9577"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33C5F02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"not</w:t>
      </w:r>
      <w:proofErr w:type="gramStart"/>
      <w:r w:rsidRPr="00153FD9">
        <w:rPr>
          <w:rFonts w:ascii="Courier New" w:hAnsi="Courier New" w:cs="Courier New"/>
          <w:sz w:val="16"/>
          <w:szCs w:val="16"/>
        </w:rPr>
        <w:t>": {</w:t>
      </w:r>
      <w:proofErr w:type="gramEnd"/>
    </w:p>
    <w:p w14:paraId="4B9A5CD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"var": "</w:t>
      </w:r>
      <w:proofErr w:type="spellStart"/>
      <w:r w:rsidRPr="00153FD9">
        <w:rPr>
          <w:rFonts w:ascii="Courier New" w:hAnsi="Courier New" w:cs="Courier New"/>
          <w:sz w:val="16"/>
          <w:szCs w:val="16"/>
        </w:rPr>
        <w:t>facts.is_short_notice_callout</w:t>
      </w:r>
      <w:proofErr w:type="spellEnd"/>
      <w:r w:rsidRPr="00153FD9">
        <w:rPr>
          <w:rFonts w:ascii="Courier New" w:hAnsi="Courier New" w:cs="Courier New"/>
          <w:sz w:val="16"/>
          <w:szCs w:val="16"/>
        </w:rPr>
        <w:t>"</w:t>
      </w:r>
    </w:p>
    <w:p w14:paraId="7BE93E35"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3E0472B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4BB27D53"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197EA9A1"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"&gt;": [</w:t>
      </w:r>
    </w:p>
    <w:p w14:paraId="2B3E3C1D"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lastRenderedPageBreak/>
        <w:t xml:space="preserve">                                {</w:t>
      </w:r>
    </w:p>
    <w:p w14:paraId="0D94E7F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"var": "</w:t>
      </w:r>
      <w:proofErr w:type="spellStart"/>
      <w:proofErr w:type="gramStart"/>
      <w:r w:rsidRPr="00153FD9">
        <w:rPr>
          <w:rFonts w:ascii="Courier New" w:hAnsi="Courier New" w:cs="Courier New"/>
          <w:sz w:val="16"/>
          <w:szCs w:val="16"/>
        </w:rPr>
        <w:t>facts.hours</w:t>
      </w:r>
      <w:proofErr w:type="gramEnd"/>
      <w:r w:rsidRPr="00153FD9">
        <w:rPr>
          <w:rFonts w:ascii="Courier New" w:hAnsi="Courier New" w:cs="Courier New"/>
          <w:sz w:val="16"/>
          <w:szCs w:val="16"/>
        </w:rPr>
        <w:t>_worked_in_shift</w:t>
      </w:r>
      <w:proofErr w:type="spellEnd"/>
      <w:r w:rsidRPr="00153FD9">
        <w:rPr>
          <w:rFonts w:ascii="Courier New" w:hAnsi="Courier New" w:cs="Courier New"/>
          <w:sz w:val="16"/>
          <w:szCs w:val="16"/>
        </w:rPr>
        <w:t>"</w:t>
      </w:r>
    </w:p>
    <w:p w14:paraId="24940138"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5CFF78F0"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10</w:t>
      </w:r>
    </w:p>
    <w:p w14:paraId="4FCF86D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67750FBE"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10E9CEDB"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74B1716F"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"or": [</w:t>
      </w:r>
    </w:p>
    <w:p w14:paraId="5659B34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4A3F5953"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"not</w:t>
      </w:r>
      <w:proofErr w:type="gramStart"/>
      <w:r w:rsidRPr="00153FD9">
        <w:rPr>
          <w:rFonts w:ascii="Courier New" w:hAnsi="Courier New" w:cs="Courier New"/>
          <w:sz w:val="16"/>
          <w:szCs w:val="16"/>
        </w:rPr>
        <w:t>": {</w:t>
      </w:r>
      <w:proofErr w:type="gramEnd"/>
    </w:p>
    <w:p w14:paraId="7B529745"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"var": "</w:t>
      </w:r>
      <w:proofErr w:type="spellStart"/>
      <w:r w:rsidRPr="00153FD9">
        <w:rPr>
          <w:rFonts w:ascii="Courier New" w:hAnsi="Courier New" w:cs="Courier New"/>
          <w:sz w:val="16"/>
          <w:szCs w:val="16"/>
        </w:rPr>
        <w:t>facts.is_four_ten_option</w:t>
      </w:r>
      <w:proofErr w:type="spellEnd"/>
      <w:r w:rsidRPr="00153FD9">
        <w:rPr>
          <w:rFonts w:ascii="Courier New" w:hAnsi="Courier New" w:cs="Courier New"/>
          <w:sz w:val="16"/>
          <w:szCs w:val="16"/>
        </w:rPr>
        <w:t>"</w:t>
      </w:r>
    </w:p>
    <w:p w14:paraId="2A82354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60424DA3"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6AA9618B"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7F1010F2"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"var": "</w:t>
      </w:r>
      <w:proofErr w:type="spellStart"/>
      <w:proofErr w:type="gramStart"/>
      <w:r w:rsidRPr="00153FD9">
        <w:rPr>
          <w:rFonts w:ascii="Courier New" w:hAnsi="Courier New" w:cs="Courier New"/>
          <w:sz w:val="16"/>
          <w:szCs w:val="16"/>
        </w:rPr>
        <w:t>facts.scheduled</w:t>
      </w:r>
      <w:proofErr w:type="gramEnd"/>
      <w:r w:rsidRPr="00153FD9">
        <w:rPr>
          <w:rFonts w:ascii="Courier New" w:hAnsi="Courier New" w:cs="Courier New"/>
          <w:sz w:val="16"/>
          <w:szCs w:val="16"/>
        </w:rPr>
        <w:t>_beyond_ten</w:t>
      </w:r>
      <w:proofErr w:type="spellEnd"/>
      <w:r w:rsidRPr="00153FD9">
        <w:rPr>
          <w:rFonts w:ascii="Courier New" w:hAnsi="Courier New" w:cs="Courier New"/>
          <w:sz w:val="16"/>
          <w:szCs w:val="16"/>
        </w:rPr>
        <w:t>"</w:t>
      </w:r>
    </w:p>
    <w:p w14:paraId="266712FF"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5B507682"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38DF4A12"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"&gt;": [</w:t>
      </w:r>
    </w:p>
    <w:p w14:paraId="69295D2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72E72EA7"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"var": "</w:t>
      </w:r>
      <w:proofErr w:type="spellStart"/>
      <w:proofErr w:type="gramStart"/>
      <w:r w:rsidRPr="00153FD9">
        <w:rPr>
          <w:rFonts w:ascii="Courier New" w:hAnsi="Courier New" w:cs="Courier New"/>
          <w:sz w:val="16"/>
          <w:szCs w:val="16"/>
        </w:rPr>
        <w:t>facts.hours</w:t>
      </w:r>
      <w:proofErr w:type="gramEnd"/>
      <w:r w:rsidRPr="00153FD9">
        <w:rPr>
          <w:rFonts w:ascii="Courier New" w:hAnsi="Courier New" w:cs="Courier New"/>
          <w:sz w:val="16"/>
          <w:szCs w:val="16"/>
        </w:rPr>
        <w:t>_worked_in_shift</w:t>
      </w:r>
      <w:proofErr w:type="spellEnd"/>
      <w:r w:rsidRPr="00153FD9">
        <w:rPr>
          <w:rFonts w:ascii="Courier New" w:hAnsi="Courier New" w:cs="Courier New"/>
          <w:sz w:val="16"/>
          <w:szCs w:val="16"/>
        </w:rPr>
        <w:t>"</w:t>
      </w:r>
    </w:p>
    <w:p w14:paraId="29F5B12F"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519B1CEF"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11</w:t>
      </w:r>
    </w:p>
    <w:p w14:paraId="46B1D3E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2F1AAE37"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2D9A4C6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1371A56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09E3D4D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0468DCDA"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45ED5922"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3D814132"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22AEFED2"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"recurs": [</w:t>
      </w:r>
    </w:p>
    <w:p w14:paraId="2E728818"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7ADBD755"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"frequency": "hourly",</w:t>
      </w:r>
    </w:p>
    <w:p w14:paraId="5EE0D72E"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"interval": 4,</w:t>
      </w:r>
    </w:p>
    <w:p w14:paraId="72ABF0ED"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"count</w:t>
      </w:r>
      <w:proofErr w:type="gramStart"/>
      <w:r w:rsidRPr="00153FD9">
        <w:rPr>
          <w:rFonts w:ascii="Courier New" w:hAnsi="Courier New" w:cs="Courier New"/>
          <w:sz w:val="16"/>
          <w:szCs w:val="16"/>
        </w:rPr>
        <w:t>": {</w:t>
      </w:r>
      <w:proofErr w:type="gramEnd"/>
    </w:p>
    <w:p w14:paraId="49469F8B"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"floor</w:t>
      </w:r>
      <w:proofErr w:type="gramStart"/>
      <w:r w:rsidRPr="00153FD9">
        <w:rPr>
          <w:rFonts w:ascii="Courier New" w:hAnsi="Courier New" w:cs="Courier New"/>
          <w:sz w:val="16"/>
          <w:szCs w:val="16"/>
        </w:rPr>
        <w:t>": {</w:t>
      </w:r>
      <w:proofErr w:type="gramEnd"/>
    </w:p>
    <w:p w14:paraId="3563839E"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lastRenderedPageBreak/>
        <w:t xml:space="preserve">                        "/": [</w:t>
      </w:r>
    </w:p>
    <w:p w14:paraId="45BD225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03DBF4B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"max": [</w:t>
      </w:r>
    </w:p>
    <w:p w14:paraId="284813C2"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0,</w:t>
      </w:r>
    </w:p>
    <w:p w14:paraId="702AB5F1"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3192CECB"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 [</w:t>
      </w:r>
    </w:p>
    <w:p w14:paraId="68141F7B"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67089470"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"var": "</w:t>
      </w:r>
      <w:proofErr w:type="spellStart"/>
      <w:proofErr w:type="gramStart"/>
      <w:r w:rsidRPr="00153FD9">
        <w:rPr>
          <w:rFonts w:ascii="Courier New" w:hAnsi="Courier New" w:cs="Courier New"/>
          <w:sz w:val="16"/>
          <w:szCs w:val="16"/>
        </w:rPr>
        <w:t>facts.hours</w:t>
      </w:r>
      <w:proofErr w:type="gramEnd"/>
      <w:r w:rsidRPr="00153FD9">
        <w:rPr>
          <w:rFonts w:ascii="Courier New" w:hAnsi="Courier New" w:cs="Courier New"/>
          <w:sz w:val="16"/>
          <w:szCs w:val="16"/>
        </w:rPr>
        <w:t>_worked_in_shift</w:t>
      </w:r>
      <w:proofErr w:type="spellEnd"/>
      <w:r w:rsidRPr="00153FD9">
        <w:rPr>
          <w:rFonts w:ascii="Courier New" w:hAnsi="Courier New" w:cs="Courier New"/>
          <w:sz w:val="16"/>
          <w:szCs w:val="16"/>
        </w:rPr>
        <w:t>"</w:t>
      </w:r>
    </w:p>
    <w:p w14:paraId="4F3375F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0441401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10</w:t>
      </w:r>
    </w:p>
    <w:p w14:paraId="5643ED58"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06F53E03"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0958A1EE"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2848DAB7"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0DFB5B40"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4</w:t>
      </w:r>
    </w:p>
    <w:p w14:paraId="7EE865A3"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349011AE"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1603169B"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0F86FC5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488B931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2D977C87"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27911B57" w14:textId="171781CE"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r w:rsidR="0028506B">
        <w:rPr>
          <w:rFonts w:ascii="Courier New" w:hAnsi="Courier New" w:cs="Courier New"/>
          <w:sz w:val="16"/>
          <w:szCs w:val="16"/>
        </w:rPr>
        <w:t>obligations</w:t>
      </w:r>
      <w:r w:rsidRPr="00153FD9">
        <w:rPr>
          <w:rFonts w:ascii="Courier New" w:hAnsi="Courier New" w:cs="Courier New"/>
          <w:sz w:val="16"/>
          <w:szCs w:val="16"/>
        </w:rPr>
        <w:t>": [</w:t>
      </w:r>
    </w:p>
    <w:p w14:paraId="04D2995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1E519C6A"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"kind": "break",</w:t>
      </w:r>
    </w:p>
    <w:p w14:paraId="3BEA4103"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duration</w:t>
      </w:r>
      <w:proofErr w:type="gramEnd"/>
      <w:r w:rsidRPr="00153FD9">
        <w:rPr>
          <w:rFonts w:ascii="Courier New" w:hAnsi="Courier New" w:cs="Courier New"/>
          <w:sz w:val="16"/>
          <w:szCs w:val="16"/>
        </w:rPr>
        <w:t>_minutes</w:t>
      </w:r>
      <w:proofErr w:type="spellEnd"/>
      <w:r w:rsidRPr="00153FD9">
        <w:rPr>
          <w:rFonts w:ascii="Courier New" w:hAnsi="Courier New" w:cs="Courier New"/>
          <w:sz w:val="16"/>
          <w:szCs w:val="16"/>
        </w:rPr>
        <w:t>": 30,</w:t>
      </w:r>
    </w:p>
    <w:p w14:paraId="24CCD3E7"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"paid": true,</w:t>
      </w:r>
    </w:p>
    <w:p w14:paraId="60EA0727"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"rate": "ST",</w:t>
      </w:r>
    </w:p>
    <w:p w14:paraId="0D2152E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counts</w:t>
      </w:r>
      <w:proofErr w:type="gramEnd"/>
      <w:r w:rsidRPr="00153FD9">
        <w:rPr>
          <w:rFonts w:ascii="Courier New" w:hAnsi="Courier New" w:cs="Courier New"/>
          <w:sz w:val="16"/>
          <w:szCs w:val="16"/>
        </w:rPr>
        <w:t>_toward_overtime</w:t>
      </w:r>
      <w:proofErr w:type="spellEnd"/>
      <w:r w:rsidRPr="00153FD9">
        <w:rPr>
          <w:rFonts w:ascii="Courier New" w:hAnsi="Courier New" w:cs="Courier New"/>
          <w:sz w:val="16"/>
          <w:szCs w:val="16"/>
        </w:rPr>
        <w:t>": false,</w:t>
      </w:r>
    </w:p>
    <w:p w14:paraId="5275A1A2"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provision</w:t>
      </w:r>
      <w:proofErr w:type="gramEnd"/>
      <w:r w:rsidRPr="00153FD9">
        <w:rPr>
          <w:rFonts w:ascii="Courier New" w:hAnsi="Courier New" w:cs="Courier New"/>
          <w:sz w:val="16"/>
          <w:szCs w:val="16"/>
        </w:rPr>
        <w:t>_tag</w:t>
      </w:r>
      <w:proofErr w:type="spellEnd"/>
      <w:r w:rsidRPr="00153FD9">
        <w:rPr>
          <w:rFonts w:ascii="Courier New" w:hAnsi="Courier New" w:cs="Courier New"/>
          <w:sz w:val="16"/>
          <w:szCs w:val="16"/>
        </w:rPr>
        <w:t>": "</w:t>
      </w:r>
      <w:proofErr w:type="gramStart"/>
      <w:r w:rsidRPr="00153FD9">
        <w:rPr>
          <w:rFonts w:ascii="Courier New" w:hAnsi="Courier New" w:cs="Courier New"/>
          <w:sz w:val="16"/>
          <w:szCs w:val="16"/>
        </w:rPr>
        <w:t>meal.break</w:t>
      </w:r>
      <w:proofErr w:type="gramEnd"/>
      <w:r w:rsidRPr="00153FD9">
        <w:rPr>
          <w:rFonts w:ascii="Courier New" w:hAnsi="Courier New" w:cs="Courier New"/>
          <w:sz w:val="16"/>
          <w:szCs w:val="16"/>
        </w:rPr>
        <w:t>30",</w:t>
      </w:r>
    </w:p>
    <w:p w14:paraId="05C6B58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fulfilled</w:t>
      </w:r>
      <w:proofErr w:type="gramEnd"/>
      <w:r w:rsidRPr="00153FD9">
        <w:rPr>
          <w:rFonts w:ascii="Courier New" w:hAnsi="Courier New" w:cs="Courier New"/>
          <w:sz w:val="16"/>
          <w:szCs w:val="16"/>
        </w:rPr>
        <w:t>_count</w:t>
      </w:r>
      <w:proofErr w:type="spellEnd"/>
      <w:r w:rsidRPr="00153FD9">
        <w:rPr>
          <w:rFonts w:ascii="Courier New" w:hAnsi="Courier New" w:cs="Courier New"/>
          <w:sz w:val="16"/>
          <w:szCs w:val="16"/>
        </w:rPr>
        <w:t>": "</w:t>
      </w:r>
      <w:proofErr w:type="gramStart"/>
      <w:r w:rsidRPr="00153FD9">
        <w:rPr>
          <w:rFonts w:ascii="Courier New" w:hAnsi="Courier New" w:cs="Courier New"/>
          <w:sz w:val="16"/>
          <w:szCs w:val="16"/>
        </w:rPr>
        <w:t>facts.paid</w:t>
      </w:r>
      <w:proofErr w:type="gramEnd"/>
      <w:r w:rsidRPr="00153FD9">
        <w:rPr>
          <w:rFonts w:ascii="Courier New" w:hAnsi="Courier New" w:cs="Courier New"/>
          <w:sz w:val="16"/>
          <w:szCs w:val="16"/>
        </w:rPr>
        <w:t>_meal_break_30m_count"</w:t>
      </w:r>
    </w:p>
    <w:p w14:paraId="332E77D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18B89315"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7BEF388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"kind": "meal",</w:t>
      </w:r>
    </w:p>
    <w:p w14:paraId="2358CA8B"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"mode": "</w:t>
      </w:r>
      <w:proofErr w:type="spellStart"/>
      <w:r w:rsidRPr="00153FD9">
        <w:rPr>
          <w:rFonts w:ascii="Courier New" w:hAnsi="Courier New" w:cs="Courier New"/>
          <w:sz w:val="16"/>
          <w:szCs w:val="16"/>
        </w:rPr>
        <w:t>company_provided</w:t>
      </w:r>
      <w:proofErr w:type="spellEnd"/>
      <w:r w:rsidRPr="00153FD9">
        <w:rPr>
          <w:rFonts w:ascii="Courier New" w:hAnsi="Courier New" w:cs="Courier New"/>
          <w:sz w:val="16"/>
          <w:szCs w:val="16"/>
        </w:rPr>
        <w:t>",</w:t>
      </w:r>
    </w:p>
    <w:p w14:paraId="205F0A31"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provision</w:t>
      </w:r>
      <w:proofErr w:type="gramEnd"/>
      <w:r w:rsidRPr="00153FD9">
        <w:rPr>
          <w:rFonts w:ascii="Courier New" w:hAnsi="Courier New" w:cs="Courier New"/>
          <w:sz w:val="16"/>
          <w:szCs w:val="16"/>
        </w:rPr>
        <w:t>_tag</w:t>
      </w:r>
      <w:proofErr w:type="spellEnd"/>
      <w:r w:rsidRPr="00153FD9">
        <w:rPr>
          <w:rFonts w:ascii="Courier New" w:hAnsi="Courier New" w:cs="Courier New"/>
          <w:sz w:val="16"/>
          <w:szCs w:val="16"/>
        </w:rPr>
        <w:t>": "</w:t>
      </w:r>
      <w:proofErr w:type="spellStart"/>
      <w:proofErr w:type="gramStart"/>
      <w:r w:rsidRPr="00153FD9">
        <w:rPr>
          <w:rFonts w:ascii="Courier New" w:hAnsi="Courier New" w:cs="Courier New"/>
          <w:sz w:val="16"/>
          <w:szCs w:val="16"/>
        </w:rPr>
        <w:t>meal.provided</w:t>
      </w:r>
      <w:proofErr w:type="spellEnd"/>
      <w:proofErr w:type="gramEnd"/>
      <w:r w:rsidRPr="00153FD9">
        <w:rPr>
          <w:rFonts w:ascii="Courier New" w:hAnsi="Courier New" w:cs="Courier New"/>
          <w:sz w:val="16"/>
          <w:szCs w:val="16"/>
        </w:rPr>
        <w:t>",</w:t>
      </w:r>
    </w:p>
    <w:p w14:paraId="7916CF8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fulfillment</w:t>
      </w:r>
      <w:proofErr w:type="gramEnd"/>
      <w:r w:rsidRPr="00153FD9">
        <w:rPr>
          <w:rFonts w:ascii="Courier New" w:hAnsi="Courier New" w:cs="Courier New"/>
          <w:sz w:val="16"/>
          <w:szCs w:val="16"/>
        </w:rPr>
        <w:t>_fact</w:t>
      </w:r>
      <w:proofErr w:type="spellEnd"/>
      <w:r w:rsidRPr="00153FD9">
        <w:rPr>
          <w:rFonts w:ascii="Courier New" w:hAnsi="Courier New" w:cs="Courier New"/>
          <w:sz w:val="16"/>
          <w:szCs w:val="16"/>
        </w:rPr>
        <w:t>": "</w:t>
      </w:r>
      <w:proofErr w:type="spellStart"/>
      <w:proofErr w:type="gramStart"/>
      <w:r w:rsidRPr="00153FD9">
        <w:rPr>
          <w:rFonts w:ascii="Courier New" w:hAnsi="Courier New" w:cs="Courier New"/>
          <w:sz w:val="16"/>
          <w:szCs w:val="16"/>
        </w:rPr>
        <w:t>facts.meals</w:t>
      </w:r>
      <w:proofErr w:type="gramEnd"/>
      <w:r w:rsidRPr="00153FD9">
        <w:rPr>
          <w:rFonts w:ascii="Courier New" w:hAnsi="Courier New" w:cs="Courier New"/>
          <w:sz w:val="16"/>
          <w:szCs w:val="16"/>
        </w:rPr>
        <w:t>_provided_count</w:t>
      </w:r>
      <w:proofErr w:type="spellEnd"/>
      <w:r w:rsidRPr="00153FD9">
        <w:rPr>
          <w:rFonts w:ascii="Courier New" w:hAnsi="Courier New" w:cs="Courier New"/>
          <w:sz w:val="16"/>
          <w:szCs w:val="16"/>
        </w:rPr>
        <w:t>"</w:t>
      </w:r>
    </w:p>
    <w:p w14:paraId="7B23F35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lastRenderedPageBreak/>
        <w:t xml:space="preserve">        }</w:t>
      </w:r>
    </w:p>
    <w:p w14:paraId="2D3C0CBB"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73C12298"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"operations": [],</w:t>
      </w:r>
    </w:p>
    <w:p w14:paraId="5359180E"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"provenance</w:t>
      </w:r>
      <w:proofErr w:type="gramStart"/>
      <w:r w:rsidRPr="00153FD9">
        <w:rPr>
          <w:rFonts w:ascii="Courier New" w:hAnsi="Courier New" w:cs="Courier New"/>
          <w:sz w:val="16"/>
          <w:szCs w:val="16"/>
        </w:rPr>
        <w:t>": {</w:t>
      </w:r>
      <w:proofErr w:type="gramEnd"/>
    </w:p>
    <w:p w14:paraId="1BFCAE3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"document</w:t>
      </w:r>
      <w:proofErr w:type="gramStart"/>
      <w:r w:rsidRPr="00153FD9">
        <w:rPr>
          <w:rFonts w:ascii="Courier New" w:hAnsi="Courier New" w:cs="Courier New"/>
          <w:sz w:val="16"/>
          <w:szCs w:val="16"/>
        </w:rPr>
        <w:t>": {</w:t>
      </w:r>
      <w:proofErr w:type="gramEnd"/>
    </w:p>
    <w:p w14:paraId="47B4921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"id": "&lt;GUID&gt;",</w:t>
      </w:r>
    </w:p>
    <w:p w14:paraId="7554ED24"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"title": "National Maintenance Agreement - Province of Alberta 2025-2028",</w:t>
      </w:r>
    </w:p>
    <w:p w14:paraId="561A832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short</w:t>
      </w:r>
      <w:proofErr w:type="gramEnd"/>
      <w:r w:rsidRPr="00153FD9">
        <w:rPr>
          <w:rFonts w:ascii="Courier New" w:hAnsi="Courier New" w:cs="Courier New"/>
          <w:sz w:val="16"/>
          <w:szCs w:val="16"/>
        </w:rPr>
        <w:t>_name</w:t>
      </w:r>
      <w:proofErr w:type="spellEnd"/>
      <w:r w:rsidRPr="00153FD9">
        <w:rPr>
          <w:rFonts w:ascii="Courier New" w:hAnsi="Courier New" w:cs="Courier New"/>
          <w:sz w:val="16"/>
          <w:szCs w:val="16"/>
        </w:rPr>
        <w:t>": "NMA AB 2025-2028",</w:t>
      </w:r>
    </w:p>
    <w:p w14:paraId="5226396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roofErr w:type="spellStart"/>
      <w:proofErr w:type="gramStart"/>
      <w:r w:rsidRPr="00153FD9">
        <w:rPr>
          <w:rFonts w:ascii="Courier New" w:hAnsi="Courier New" w:cs="Courier New"/>
          <w:sz w:val="16"/>
          <w:szCs w:val="16"/>
        </w:rPr>
        <w:t>version</w:t>
      </w:r>
      <w:proofErr w:type="gramEnd"/>
      <w:r w:rsidRPr="00153FD9">
        <w:rPr>
          <w:rFonts w:ascii="Courier New" w:hAnsi="Courier New" w:cs="Courier New"/>
          <w:sz w:val="16"/>
          <w:szCs w:val="16"/>
        </w:rPr>
        <w:t>_label</w:t>
      </w:r>
      <w:proofErr w:type="spellEnd"/>
      <w:r w:rsidRPr="00153FD9">
        <w:rPr>
          <w:rFonts w:ascii="Courier New" w:hAnsi="Courier New" w:cs="Courier New"/>
          <w:sz w:val="16"/>
          <w:szCs w:val="16"/>
        </w:rPr>
        <w:t>": "Version 3",</w:t>
      </w:r>
    </w:p>
    <w:p w14:paraId="1F75BE4D" w14:textId="77777777" w:rsidR="00153FD9" w:rsidRPr="00E677C0" w:rsidRDefault="00153FD9" w:rsidP="00153FD9">
      <w:pPr>
        <w:rPr>
          <w:rFonts w:ascii="Courier New" w:hAnsi="Courier New" w:cs="Courier New"/>
          <w:sz w:val="16"/>
          <w:szCs w:val="16"/>
          <w:lang w:val="fr-FR"/>
        </w:rPr>
      </w:pPr>
      <w:r w:rsidRPr="00153FD9">
        <w:rPr>
          <w:rFonts w:ascii="Courier New" w:hAnsi="Courier New" w:cs="Courier New"/>
          <w:sz w:val="16"/>
          <w:szCs w:val="16"/>
        </w:rPr>
        <w:t xml:space="preserve">            </w:t>
      </w:r>
      <w:r w:rsidRPr="00E677C0">
        <w:rPr>
          <w:rFonts w:ascii="Courier New" w:hAnsi="Courier New" w:cs="Courier New"/>
          <w:sz w:val="16"/>
          <w:szCs w:val="16"/>
          <w:lang w:val="fr-FR"/>
        </w:rPr>
        <w:t>"</w:t>
      </w:r>
      <w:proofErr w:type="spellStart"/>
      <w:r w:rsidRPr="00E677C0">
        <w:rPr>
          <w:rFonts w:ascii="Courier New" w:hAnsi="Courier New" w:cs="Courier New"/>
          <w:sz w:val="16"/>
          <w:szCs w:val="16"/>
          <w:lang w:val="fr-FR"/>
        </w:rPr>
        <w:t>uri</w:t>
      </w:r>
      <w:proofErr w:type="spellEnd"/>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"https://gpmccanada.com/wp-content/uploads/2025/04/NMA-Alberta-Province-Wide-2025-2028-Version-3.pdf"</w:t>
      </w:r>
    </w:p>
    <w:p w14:paraId="03125031" w14:textId="77777777" w:rsidR="00153FD9" w:rsidRPr="00153FD9" w:rsidRDefault="00153FD9" w:rsidP="00153FD9">
      <w:pPr>
        <w:rPr>
          <w:rFonts w:ascii="Courier New" w:hAnsi="Courier New" w:cs="Courier New"/>
          <w:sz w:val="16"/>
          <w:szCs w:val="16"/>
        </w:rPr>
      </w:pPr>
      <w:r w:rsidRPr="00E677C0">
        <w:rPr>
          <w:rFonts w:ascii="Courier New" w:hAnsi="Courier New" w:cs="Courier New"/>
          <w:sz w:val="16"/>
          <w:szCs w:val="16"/>
          <w:lang w:val="fr-FR"/>
        </w:rPr>
        <w:t xml:space="preserve">        </w:t>
      </w:r>
      <w:r w:rsidRPr="00153FD9">
        <w:rPr>
          <w:rFonts w:ascii="Courier New" w:hAnsi="Courier New" w:cs="Courier New"/>
          <w:sz w:val="16"/>
          <w:szCs w:val="16"/>
        </w:rPr>
        <w:t>},</w:t>
      </w:r>
    </w:p>
    <w:p w14:paraId="709B0E7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"citation</w:t>
      </w:r>
      <w:proofErr w:type="gramStart"/>
      <w:r w:rsidRPr="00153FD9">
        <w:rPr>
          <w:rFonts w:ascii="Courier New" w:hAnsi="Courier New" w:cs="Courier New"/>
          <w:sz w:val="16"/>
          <w:szCs w:val="16"/>
        </w:rPr>
        <w:t>": {</w:t>
      </w:r>
      <w:proofErr w:type="gramEnd"/>
    </w:p>
    <w:p w14:paraId="0786BA9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"path": [</w:t>
      </w:r>
    </w:p>
    <w:p w14:paraId="56B0BE52"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"Article 15.600 – Overtime Meal Breaks"</w:t>
      </w:r>
    </w:p>
    <w:p w14:paraId="5582219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7C5044FF"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"pages": [</w:t>
      </w:r>
    </w:p>
    <w:p w14:paraId="2E73D6FC"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"17",</w:t>
      </w:r>
    </w:p>
    <w:p w14:paraId="2D0B4E33"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"18"</w:t>
      </w:r>
    </w:p>
    <w:p w14:paraId="25C3CD66"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63AB97D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48ED38D9" w14:textId="77777777" w:rsidR="00153FD9" w:rsidRPr="00153FD9" w:rsidRDefault="00153FD9" w:rsidP="00153FD9">
      <w:pPr>
        <w:rPr>
          <w:rFonts w:ascii="Courier New" w:hAnsi="Courier New" w:cs="Courier New"/>
          <w:sz w:val="16"/>
          <w:szCs w:val="16"/>
        </w:rPr>
      </w:pPr>
      <w:r w:rsidRPr="00153FD9">
        <w:rPr>
          <w:rFonts w:ascii="Courier New" w:hAnsi="Courier New" w:cs="Courier New"/>
          <w:sz w:val="16"/>
          <w:szCs w:val="16"/>
        </w:rPr>
        <w:t xml:space="preserve">    }</w:t>
      </w:r>
    </w:p>
    <w:p w14:paraId="0AD7B159" w14:textId="4FAAAE94" w:rsidR="00153FD9" w:rsidRDefault="00153FD9" w:rsidP="00153FD9">
      <w:pPr>
        <w:rPr>
          <w:rFonts w:ascii="Courier New" w:hAnsi="Courier New" w:cs="Courier New"/>
          <w:sz w:val="16"/>
          <w:szCs w:val="16"/>
        </w:rPr>
      </w:pPr>
      <w:r w:rsidRPr="00153FD9">
        <w:rPr>
          <w:rFonts w:ascii="Courier New" w:hAnsi="Courier New" w:cs="Courier New"/>
          <w:sz w:val="16"/>
          <w:szCs w:val="16"/>
        </w:rPr>
        <w:t>}</w:t>
      </w:r>
    </w:p>
    <w:p w14:paraId="08BCC0EC" w14:textId="029F2B6B" w:rsidR="00BA72E0" w:rsidRDefault="00BA72E0" w:rsidP="00E677C0">
      <w:pPr>
        <w:pStyle w:val="Heading3"/>
      </w:pPr>
      <w:r>
        <w:t>NMA-AB, 15.601, Overtime Mea</w:t>
      </w:r>
      <w:r w:rsidR="00C41F69">
        <w:t>s Breaks &amp; Meals (Foreperson)</w:t>
      </w:r>
    </w:p>
    <w:p w14:paraId="32C6B802" w14:textId="6094AB42" w:rsidR="00C41F69" w:rsidRDefault="006E3D10" w:rsidP="00C41F69">
      <w:r w:rsidRPr="006E3D10">
        <w:rPr>
          <w:noProof/>
        </w:rPr>
        <w:drawing>
          <wp:inline distT="0" distB="0" distL="0" distR="0" wp14:anchorId="427AF11F" wp14:editId="27805686">
            <wp:extent cx="5943600" cy="1923415"/>
            <wp:effectExtent l="19050" t="19050" r="19050" b="19685"/>
            <wp:docPr id="190544438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44385" name="Picture 1" descr="A close-up of a document&#10;&#10;AI-generated content may be incorrect."/>
                    <pic:cNvPicPr/>
                  </pic:nvPicPr>
                  <pic:blipFill>
                    <a:blip r:embed="rId19"/>
                    <a:stretch>
                      <a:fillRect/>
                    </a:stretch>
                  </pic:blipFill>
                  <pic:spPr>
                    <a:xfrm>
                      <a:off x="0" y="0"/>
                      <a:ext cx="5943600" cy="1923415"/>
                    </a:xfrm>
                    <a:prstGeom prst="rect">
                      <a:avLst/>
                    </a:prstGeom>
                    <a:ln>
                      <a:solidFill>
                        <a:schemeClr val="bg1">
                          <a:lumMod val="50000"/>
                        </a:schemeClr>
                      </a:solidFill>
                    </a:ln>
                  </pic:spPr>
                </pic:pic>
              </a:graphicData>
            </a:graphic>
          </wp:inline>
        </w:drawing>
      </w:r>
    </w:p>
    <w:p w14:paraId="65A5BAC7" w14:textId="33397691" w:rsidR="00C15367" w:rsidRDefault="00DC7166" w:rsidP="00C15367">
      <w:pPr>
        <w:rPr>
          <w:rFonts w:ascii="Courier New" w:hAnsi="Courier New" w:cs="Courier New"/>
          <w:sz w:val="16"/>
          <w:szCs w:val="16"/>
        </w:rPr>
      </w:pPr>
      <w:r>
        <w:rPr>
          <w:rFonts w:ascii="Courier New" w:hAnsi="Courier New" w:cs="Courier New"/>
          <w:sz w:val="16"/>
          <w:szCs w:val="16"/>
        </w:rPr>
        <w:t>Need to redo this example</w:t>
      </w:r>
    </w:p>
    <w:p w14:paraId="234B17A2" w14:textId="24C9B4CA" w:rsidR="00DC7166" w:rsidRPr="00E677C0" w:rsidRDefault="00DC7166" w:rsidP="00C15367">
      <w:pPr>
        <w:rPr>
          <w:rFonts w:ascii="Courier New" w:hAnsi="Courier New" w:cs="Courier New"/>
          <w:sz w:val="16"/>
          <w:szCs w:val="16"/>
        </w:rPr>
      </w:pPr>
      <w:r>
        <w:rPr>
          <w:rFonts w:ascii="Courier New" w:hAnsi="Courier New" w:cs="Courier New"/>
          <w:sz w:val="16"/>
          <w:szCs w:val="16"/>
        </w:rPr>
        <w:t>…</w:t>
      </w:r>
    </w:p>
    <w:p w14:paraId="21FB5A62" w14:textId="77777777" w:rsidR="00C15367" w:rsidRPr="00E677C0" w:rsidRDefault="00C15367" w:rsidP="00C15367">
      <w:pPr>
        <w:rPr>
          <w:rFonts w:ascii="Courier New" w:hAnsi="Courier New" w:cs="Courier New"/>
          <w:sz w:val="16"/>
          <w:szCs w:val="16"/>
          <w:lang w:val="fr-FR"/>
        </w:rPr>
      </w:pPr>
      <w:r w:rsidRPr="00E677C0">
        <w:rPr>
          <w:rFonts w:ascii="Courier New" w:hAnsi="Courier New" w:cs="Courier New"/>
          <w:sz w:val="16"/>
          <w:szCs w:val="16"/>
        </w:rPr>
        <w:t xml:space="preserve">    </w:t>
      </w:r>
      <w:r w:rsidRPr="00E677C0">
        <w:rPr>
          <w:rFonts w:ascii="Courier New" w:hAnsi="Courier New" w:cs="Courier New"/>
          <w:sz w:val="16"/>
          <w:szCs w:val="16"/>
          <w:lang w:val="fr-FR"/>
        </w:rPr>
        <w:t>"provenance</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42C71F45" w14:textId="77777777" w:rsidR="00C15367" w:rsidRPr="00E677C0" w:rsidRDefault="00C15367" w:rsidP="00C15367">
      <w:pPr>
        <w:rPr>
          <w:rFonts w:ascii="Courier New" w:hAnsi="Courier New" w:cs="Courier New"/>
          <w:sz w:val="16"/>
          <w:szCs w:val="16"/>
          <w:lang w:val="fr-FR"/>
        </w:rPr>
      </w:pPr>
      <w:r w:rsidRPr="00E677C0">
        <w:rPr>
          <w:rFonts w:ascii="Courier New" w:hAnsi="Courier New" w:cs="Courier New"/>
          <w:sz w:val="16"/>
          <w:szCs w:val="16"/>
          <w:lang w:val="fr-FR"/>
        </w:rPr>
        <w:lastRenderedPageBreak/>
        <w:t xml:space="preserve">        "document</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6C076059" w14:textId="77777777" w:rsidR="00C15367" w:rsidRPr="00E677C0" w:rsidRDefault="00C15367" w:rsidP="00C15367">
      <w:pPr>
        <w:rPr>
          <w:rFonts w:ascii="Courier New" w:hAnsi="Courier New" w:cs="Courier New"/>
          <w:sz w:val="16"/>
          <w:szCs w:val="16"/>
          <w:lang w:val="fr-FR"/>
        </w:rPr>
      </w:pPr>
      <w:r w:rsidRPr="00E677C0">
        <w:rPr>
          <w:rFonts w:ascii="Courier New" w:hAnsi="Courier New" w:cs="Courier New"/>
          <w:sz w:val="16"/>
          <w:szCs w:val="16"/>
          <w:lang w:val="fr-FR"/>
        </w:rPr>
        <w:t xml:space="preserve">            "id</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"doc-nmaab-v3",</w:t>
      </w:r>
    </w:p>
    <w:p w14:paraId="72081EB4" w14:textId="77777777" w:rsidR="00C15367" w:rsidRPr="00E677C0" w:rsidRDefault="00C15367" w:rsidP="00C15367">
      <w:pPr>
        <w:rPr>
          <w:rFonts w:ascii="Courier New" w:hAnsi="Courier New" w:cs="Courier New"/>
          <w:sz w:val="16"/>
          <w:szCs w:val="16"/>
        </w:rPr>
      </w:pPr>
      <w:r w:rsidRPr="00E677C0">
        <w:rPr>
          <w:rFonts w:ascii="Courier New" w:hAnsi="Courier New" w:cs="Courier New"/>
          <w:sz w:val="16"/>
          <w:szCs w:val="16"/>
          <w:lang w:val="fr-FR"/>
        </w:rPr>
        <w:t xml:space="preserve">            </w:t>
      </w:r>
      <w:r w:rsidRPr="00E677C0">
        <w:rPr>
          <w:rFonts w:ascii="Courier New" w:hAnsi="Courier New" w:cs="Courier New"/>
          <w:sz w:val="16"/>
          <w:szCs w:val="16"/>
        </w:rPr>
        <w:t>"title": "National Maintenance Agreement - Province of Alberta 2025-2028",</w:t>
      </w:r>
    </w:p>
    <w:p w14:paraId="3C8EE0A4" w14:textId="77777777" w:rsidR="00C15367" w:rsidRPr="00E677C0" w:rsidRDefault="00C15367" w:rsidP="00C15367">
      <w:pPr>
        <w:rPr>
          <w:rFonts w:ascii="Courier New" w:hAnsi="Courier New" w:cs="Courier New"/>
          <w:sz w:val="16"/>
          <w:szCs w:val="16"/>
        </w:rPr>
      </w:pPr>
      <w:r w:rsidRPr="00E677C0">
        <w:rPr>
          <w:rFonts w:ascii="Courier New" w:hAnsi="Courier New" w:cs="Courier New"/>
          <w:sz w:val="16"/>
          <w:szCs w:val="16"/>
        </w:rPr>
        <w:t xml:space="preserve">            "</w:t>
      </w:r>
      <w:proofErr w:type="spellStart"/>
      <w:proofErr w:type="gramStart"/>
      <w:r w:rsidRPr="00E677C0">
        <w:rPr>
          <w:rFonts w:ascii="Courier New" w:hAnsi="Courier New" w:cs="Courier New"/>
          <w:sz w:val="16"/>
          <w:szCs w:val="16"/>
        </w:rPr>
        <w:t>short</w:t>
      </w:r>
      <w:proofErr w:type="gramEnd"/>
      <w:r w:rsidRPr="00E677C0">
        <w:rPr>
          <w:rFonts w:ascii="Courier New" w:hAnsi="Courier New" w:cs="Courier New"/>
          <w:sz w:val="16"/>
          <w:szCs w:val="16"/>
        </w:rPr>
        <w:t>_name</w:t>
      </w:r>
      <w:proofErr w:type="spellEnd"/>
      <w:r w:rsidRPr="00E677C0">
        <w:rPr>
          <w:rFonts w:ascii="Courier New" w:hAnsi="Courier New" w:cs="Courier New"/>
          <w:sz w:val="16"/>
          <w:szCs w:val="16"/>
        </w:rPr>
        <w:t>": "NMA AB 2025-2028",</w:t>
      </w:r>
    </w:p>
    <w:p w14:paraId="504CDA27" w14:textId="77777777" w:rsidR="00C15367" w:rsidRPr="00E677C0" w:rsidRDefault="00C15367" w:rsidP="00C15367">
      <w:pPr>
        <w:rPr>
          <w:rFonts w:ascii="Courier New" w:hAnsi="Courier New" w:cs="Courier New"/>
          <w:sz w:val="16"/>
          <w:szCs w:val="16"/>
        </w:rPr>
      </w:pPr>
      <w:r w:rsidRPr="00E677C0">
        <w:rPr>
          <w:rFonts w:ascii="Courier New" w:hAnsi="Courier New" w:cs="Courier New"/>
          <w:sz w:val="16"/>
          <w:szCs w:val="16"/>
        </w:rPr>
        <w:t xml:space="preserve">            "</w:t>
      </w:r>
      <w:proofErr w:type="spellStart"/>
      <w:proofErr w:type="gramStart"/>
      <w:r w:rsidRPr="00E677C0">
        <w:rPr>
          <w:rFonts w:ascii="Courier New" w:hAnsi="Courier New" w:cs="Courier New"/>
          <w:sz w:val="16"/>
          <w:szCs w:val="16"/>
        </w:rPr>
        <w:t>version</w:t>
      </w:r>
      <w:proofErr w:type="gramEnd"/>
      <w:r w:rsidRPr="00E677C0">
        <w:rPr>
          <w:rFonts w:ascii="Courier New" w:hAnsi="Courier New" w:cs="Courier New"/>
          <w:sz w:val="16"/>
          <w:szCs w:val="16"/>
        </w:rPr>
        <w:t>_label</w:t>
      </w:r>
      <w:proofErr w:type="spellEnd"/>
      <w:r w:rsidRPr="00E677C0">
        <w:rPr>
          <w:rFonts w:ascii="Courier New" w:hAnsi="Courier New" w:cs="Courier New"/>
          <w:sz w:val="16"/>
          <w:szCs w:val="16"/>
        </w:rPr>
        <w:t>": "Version 3",</w:t>
      </w:r>
    </w:p>
    <w:p w14:paraId="2F59FD8F" w14:textId="77777777" w:rsidR="00C15367" w:rsidRPr="00E677C0" w:rsidRDefault="00C15367" w:rsidP="00C15367">
      <w:pPr>
        <w:rPr>
          <w:rFonts w:ascii="Courier New" w:hAnsi="Courier New" w:cs="Courier New"/>
          <w:sz w:val="16"/>
          <w:szCs w:val="16"/>
          <w:lang w:val="fr-FR"/>
        </w:rPr>
      </w:pPr>
      <w:r w:rsidRPr="00E677C0">
        <w:rPr>
          <w:rFonts w:ascii="Courier New" w:hAnsi="Courier New" w:cs="Courier New"/>
          <w:sz w:val="16"/>
          <w:szCs w:val="16"/>
        </w:rPr>
        <w:t xml:space="preserve">            </w:t>
      </w:r>
      <w:r w:rsidRPr="00E677C0">
        <w:rPr>
          <w:rFonts w:ascii="Courier New" w:hAnsi="Courier New" w:cs="Courier New"/>
          <w:sz w:val="16"/>
          <w:szCs w:val="16"/>
          <w:lang w:val="fr-FR"/>
        </w:rPr>
        <w:t>"</w:t>
      </w:r>
      <w:proofErr w:type="spellStart"/>
      <w:r w:rsidRPr="00E677C0">
        <w:rPr>
          <w:rFonts w:ascii="Courier New" w:hAnsi="Courier New" w:cs="Courier New"/>
          <w:sz w:val="16"/>
          <w:szCs w:val="16"/>
          <w:lang w:val="fr-FR"/>
        </w:rPr>
        <w:t>uri</w:t>
      </w:r>
      <w:proofErr w:type="spellEnd"/>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"https://gpmccanada.com/wp-content/uploads/2025/04/NMA-Alberta-Province-Wide-2025-2028-Version-3.pdf"</w:t>
      </w:r>
    </w:p>
    <w:p w14:paraId="2A61264D" w14:textId="77777777" w:rsidR="00C15367" w:rsidRPr="00E677C0" w:rsidRDefault="00C15367" w:rsidP="00C15367">
      <w:pPr>
        <w:rPr>
          <w:rFonts w:ascii="Courier New" w:hAnsi="Courier New" w:cs="Courier New"/>
          <w:sz w:val="16"/>
          <w:szCs w:val="16"/>
        </w:rPr>
      </w:pPr>
      <w:r w:rsidRPr="00E677C0">
        <w:rPr>
          <w:rFonts w:ascii="Courier New" w:hAnsi="Courier New" w:cs="Courier New"/>
          <w:sz w:val="16"/>
          <w:szCs w:val="16"/>
          <w:lang w:val="fr-FR"/>
        </w:rPr>
        <w:t xml:space="preserve">        </w:t>
      </w:r>
      <w:r w:rsidRPr="00E677C0">
        <w:rPr>
          <w:rFonts w:ascii="Courier New" w:hAnsi="Courier New" w:cs="Courier New"/>
          <w:sz w:val="16"/>
          <w:szCs w:val="16"/>
        </w:rPr>
        <w:t>},</w:t>
      </w:r>
    </w:p>
    <w:p w14:paraId="6C071928" w14:textId="77777777" w:rsidR="00C15367" w:rsidRPr="00E677C0" w:rsidRDefault="00C15367" w:rsidP="00C15367">
      <w:pPr>
        <w:rPr>
          <w:rFonts w:ascii="Courier New" w:hAnsi="Courier New" w:cs="Courier New"/>
          <w:sz w:val="16"/>
          <w:szCs w:val="16"/>
        </w:rPr>
      </w:pPr>
      <w:r w:rsidRPr="00E677C0">
        <w:rPr>
          <w:rFonts w:ascii="Courier New" w:hAnsi="Courier New" w:cs="Courier New"/>
          <w:sz w:val="16"/>
          <w:szCs w:val="16"/>
        </w:rPr>
        <w:t xml:space="preserve">        "citation</w:t>
      </w:r>
      <w:proofErr w:type="gramStart"/>
      <w:r w:rsidRPr="00E677C0">
        <w:rPr>
          <w:rFonts w:ascii="Courier New" w:hAnsi="Courier New" w:cs="Courier New"/>
          <w:sz w:val="16"/>
          <w:szCs w:val="16"/>
        </w:rPr>
        <w:t>": {</w:t>
      </w:r>
      <w:proofErr w:type="gramEnd"/>
    </w:p>
    <w:p w14:paraId="675D14C8" w14:textId="77777777" w:rsidR="00C15367" w:rsidRPr="00E677C0" w:rsidRDefault="00C15367" w:rsidP="00C15367">
      <w:pPr>
        <w:rPr>
          <w:rFonts w:ascii="Courier New" w:hAnsi="Courier New" w:cs="Courier New"/>
          <w:sz w:val="16"/>
          <w:szCs w:val="16"/>
        </w:rPr>
      </w:pPr>
      <w:r w:rsidRPr="00E677C0">
        <w:rPr>
          <w:rFonts w:ascii="Courier New" w:hAnsi="Courier New" w:cs="Courier New"/>
          <w:sz w:val="16"/>
          <w:szCs w:val="16"/>
        </w:rPr>
        <w:t xml:space="preserve">            "path": [</w:t>
      </w:r>
    </w:p>
    <w:p w14:paraId="78F3233B" w14:textId="77777777" w:rsidR="00C15367" w:rsidRPr="00E677C0" w:rsidRDefault="00C15367" w:rsidP="00C15367">
      <w:pPr>
        <w:rPr>
          <w:rFonts w:ascii="Courier New" w:hAnsi="Courier New" w:cs="Courier New"/>
          <w:sz w:val="16"/>
          <w:szCs w:val="16"/>
        </w:rPr>
      </w:pPr>
      <w:r w:rsidRPr="00E677C0">
        <w:rPr>
          <w:rFonts w:ascii="Courier New" w:hAnsi="Courier New" w:cs="Courier New"/>
          <w:sz w:val="16"/>
          <w:szCs w:val="16"/>
        </w:rPr>
        <w:t xml:space="preserve">                "Article 15.601 – Foreperson/Crew Variance"</w:t>
      </w:r>
    </w:p>
    <w:p w14:paraId="229B81D3" w14:textId="77777777" w:rsidR="00C15367" w:rsidRPr="00E677C0" w:rsidRDefault="00C15367" w:rsidP="00C15367">
      <w:pPr>
        <w:rPr>
          <w:rFonts w:ascii="Courier New" w:hAnsi="Courier New" w:cs="Courier New"/>
          <w:sz w:val="16"/>
          <w:szCs w:val="16"/>
        </w:rPr>
      </w:pPr>
      <w:r w:rsidRPr="00E677C0">
        <w:rPr>
          <w:rFonts w:ascii="Courier New" w:hAnsi="Courier New" w:cs="Courier New"/>
          <w:sz w:val="16"/>
          <w:szCs w:val="16"/>
        </w:rPr>
        <w:t xml:space="preserve">            ],</w:t>
      </w:r>
    </w:p>
    <w:p w14:paraId="42D04B00" w14:textId="77777777" w:rsidR="00C15367" w:rsidRPr="00E677C0" w:rsidRDefault="00C15367" w:rsidP="00C15367">
      <w:pPr>
        <w:rPr>
          <w:rFonts w:ascii="Courier New" w:hAnsi="Courier New" w:cs="Courier New"/>
          <w:sz w:val="16"/>
          <w:szCs w:val="16"/>
        </w:rPr>
      </w:pPr>
      <w:r w:rsidRPr="00E677C0">
        <w:rPr>
          <w:rFonts w:ascii="Courier New" w:hAnsi="Courier New" w:cs="Courier New"/>
          <w:sz w:val="16"/>
          <w:szCs w:val="16"/>
        </w:rPr>
        <w:t xml:space="preserve">            "pages": [</w:t>
      </w:r>
    </w:p>
    <w:p w14:paraId="4BDA268D" w14:textId="77777777" w:rsidR="00C15367" w:rsidRPr="00E677C0" w:rsidRDefault="00C15367" w:rsidP="00C15367">
      <w:pPr>
        <w:rPr>
          <w:rFonts w:ascii="Courier New" w:hAnsi="Courier New" w:cs="Courier New"/>
          <w:sz w:val="16"/>
          <w:szCs w:val="16"/>
        </w:rPr>
      </w:pPr>
      <w:r w:rsidRPr="00E677C0">
        <w:rPr>
          <w:rFonts w:ascii="Courier New" w:hAnsi="Courier New" w:cs="Courier New"/>
          <w:sz w:val="16"/>
          <w:szCs w:val="16"/>
        </w:rPr>
        <w:t xml:space="preserve">                "18"</w:t>
      </w:r>
    </w:p>
    <w:p w14:paraId="0B05CA1D" w14:textId="77777777" w:rsidR="00C15367" w:rsidRPr="00E677C0" w:rsidRDefault="00C15367" w:rsidP="00C15367">
      <w:pPr>
        <w:rPr>
          <w:rFonts w:ascii="Courier New" w:hAnsi="Courier New" w:cs="Courier New"/>
          <w:sz w:val="16"/>
          <w:szCs w:val="16"/>
        </w:rPr>
      </w:pPr>
      <w:r w:rsidRPr="00E677C0">
        <w:rPr>
          <w:rFonts w:ascii="Courier New" w:hAnsi="Courier New" w:cs="Courier New"/>
          <w:sz w:val="16"/>
          <w:szCs w:val="16"/>
        </w:rPr>
        <w:t xml:space="preserve">            ]</w:t>
      </w:r>
    </w:p>
    <w:p w14:paraId="78277AAC" w14:textId="77777777" w:rsidR="00C15367" w:rsidRPr="00E677C0" w:rsidRDefault="00C15367" w:rsidP="00C15367">
      <w:pPr>
        <w:rPr>
          <w:rFonts w:ascii="Courier New" w:hAnsi="Courier New" w:cs="Courier New"/>
          <w:sz w:val="16"/>
          <w:szCs w:val="16"/>
        </w:rPr>
      </w:pPr>
      <w:r w:rsidRPr="00E677C0">
        <w:rPr>
          <w:rFonts w:ascii="Courier New" w:hAnsi="Courier New" w:cs="Courier New"/>
          <w:sz w:val="16"/>
          <w:szCs w:val="16"/>
        </w:rPr>
        <w:t xml:space="preserve">        }</w:t>
      </w:r>
    </w:p>
    <w:p w14:paraId="1D9A04E8" w14:textId="77777777" w:rsidR="00C15367" w:rsidRPr="00E677C0" w:rsidRDefault="00C15367" w:rsidP="00C15367">
      <w:pPr>
        <w:rPr>
          <w:rFonts w:ascii="Courier New" w:hAnsi="Courier New" w:cs="Courier New"/>
          <w:sz w:val="16"/>
          <w:szCs w:val="16"/>
        </w:rPr>
      </w:pPr>
      <w:r w:rsidRPr="00E677C0">
        <w:rPr>
          <w:rFonts w:ascii="Courier New" w:hAnsi="Courier New" w:cs="Courier New"/>
          <w:sz w:val="16"/>
          <w:szCs w:val="16"/>
        </w:rPr>
        <w:t xml:space="preserve">    }</w:t>
      </w:r>
    </w:p>
    <w:p w14:paraId="4874791E" w14:textId="38BB0BD4" w:rsidR="006E3D10" w:rsidRPr="00E677C0" w:rsidRDefault="00C15367" w:rsidP="00C15367">
      <w:pPr>
        <w:rPr>
          <w:rFonts w:ascii="Courier New" w:hAnsi="Courier New" w:cs="Courier New"/>
          <w:sz w:val="16"/>
          <w:szCs w:val="16"/>
        </w:rPr>
      </w:pPr>
      <w:r w:rsidRPr="00E677C0">
        <w:rPr>
          <w:rFonts w:ascii="Courier New" w:hAnsi="Courier New" w:cs="Courier New"/>
          <w:sz w:val="16"/>
          <w:szCs w:val="16"/>
        </w:rPr>
        <w:t>}</w:t>
      </w:r>
    </w:p>
    <w:p w14:paraId="253957A6" w14:textId="77777777" w:rsidR="00C15367" w:rsidRPr="00C41F69" w:rsidRDefault="00C15367" w:rsidP="00E677C0"/>
    <w:p w14:paraId="2596C112" w14:textId="3161DFF8" w:rsidR="006E3D10" w:rsidRDefault="006E3D10" w:rsidP="00E677C0">
      <w:pPr>
        <w:pStyle w:val="Heading3"/>
      </w:pPr>
      <w:r>
        <w:t>NMA-AB, 15.602, Overtime Meal Allowance</w:t>
      </w:r>
    </w:p>
    <w:p w14:paraId="7FF7C558" w14:textId="7C85D365" w:rsidR="00270BA8" w:rsidRDefault="00270BA8" w:rsidP="00270BA8">
      <w:r w:rsidRPr="00270BA8">
        <w:rPr>
          <w:noProof/>
        </w:rPr>
        <w:drawing>
          <wp:inline distT="0" distB="0" distL="0" distR="0" wp14:anchorId="350BD788" wp14:editId="2C139B4D">
            <wp:extent cx="5943600" cy="3291840"/>
            <wp:effectExtent l="19050" t="19050" r="19050" b="22860"/>
            <wp:docPr id="141183840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38407" name="Picture 1" descr="A white paper with black text&#10;&#10;AI-generated content may be incorrect."/>
                    <pic:cNvPicPr/>
                  </pic:nvPicPr>
                  <pic:blipFill>
                    <a:blip r:embed="rId20"/>
                    <a:stretch>
                      <a:fillRect/>
                    </a:stretch>
                  </pic:blipFill>
                  <pic:spPr>
                    <a:xfrm>
                      <a:off x="0" y="0"/>
                      <a:ext cx="5943600" cy="3291840"/>
                    </a:xfrm>
                    <a:prstGeom prst="rect">
                      <a:avLst/>
                    </a:prstGeom>
                    <a:ln>
                      <a:solidFill>
                        <a:schemeClr val="bg1">
                          <a:lumMod val="50000"/>
                        </a:schemeClr>
                      </a:solidFill>
                    </a:ln>
                  </pic:spPr>
                </pic:pic>
              </a:graphicData>
            </a:graphic>
          </wp:inline>
        </w:drawing>
      </w:r>
    </w:p>
    <w:p w14:paraId="3F75A5D5" w14:textId="77777777" w:rsidR="00F47C5C" w:rsidRDefault="00F47C5C" w:rsidP="00F47C5C">
      <w:pPr>
        <w:rPr>
          <w:rFonts w:ascii="Courier New" w:hAnsi="Courier New" w:cs="Courier New"/>
          <w:sz w:val="16"/>
          <w:szCs w:val="16"/>
        </w:rPr>
      </w:pPr>
      <w:r>
        <w:rPr>
          <w:rFonts w:ascii="Courier New" w:hAnsi="Courier New" w:cs="Courier New"/>
          <w:sz w:val="16"/>
          <w:szCs w:val="16"/>
        </w:rPr>
        <w:t>// drop this into a JSON linter for easier reading</w:t>
      </w:r>
    </w:p>
    <w:p w14:paraId="539780E9"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lastRenderedPageBreak/>
        <w:t>{</w:t>
      </w:r>
    </w:p>
    <w:p w14:paraId="763939FE"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schema</w:t>
      </w:r>
      <w:proofErr w:type="gramEnd"/>
      <w:r w:rsidRPr="007C63AA">
        <w:rPr>
          <w:rFonts w:ascii="Courier New" w:hAnsi="Courier New" w:cs="Courier New"/>
          <w:sz w:val="16"/>
          <w:szCs w:val="16"/>
        </w:rPr>
        <w:t>_version</w:t>
      </w:r>
      <w:proofErr w:type="spellEnd"/>
      <w:r w:rsidRPr="007C63AA">
        <w:rPr>
          <w:rFonts w:ascii="Courier New" w:hAnsi="Courier New" w:cs="Courier New"/>
          <w:sz w:val="16"/>
          <w:szCs w:val="16"/>
        </w:rPr>
        <w:t>": "1.0.0",</w:t>
      </w:r>
    </w:p>
    <w:p w14:paraId="0C72ACD4"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"id": "&lt;GUID&gt;",</w:t>
      </w:r>
    </w:p>
    <w:p w14:paraId="265CF5B1"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"name": " Overtime Meal Allowance (In-Lieu of Meal &amp; Break)",</w:t>
      </w:r>
    </w:p>
    <w:p w14:paraId="574A5560"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"summary": "If providing meals is impractical: Scheduled OT → 30m at ST in lieu + 15m rest at applicable rate; Unscheduled OT → same plus $40 allowance. Applies per owed-but-unprovided meal.",</w:t>
      </w:r>
    </w:p>
    <w:p w14:paraId="59BA280E"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"status": "active",</w:t>
      </w:r>
    </w:p>
    <w:p w14:paraId="559F754E"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created</w:t>
      </w:r>
      <w:proofErr w:type="gramEnd"/>
      <w:r w:rsidRPr="007C63AA">
        <w:rPr>
          <w:rFonts w:ascii="Courier New" w:hAnsi="Courier New" w:cs="Courier New"/>
          <w:sz w:val="16"/>
          <w:szCs w:val="16"/>
        </w:rPr>
        <w:t>_at</w:t>
      </w:r>
      <w:proofErr w:type="spellEnd"/>
      <w:r w:rsidRPr="007C63AA">
        <w:rPr>
          <w:rFonts w:ascii="Courier New" w:hAnsi="Courier New" w:cs="Courier New"/>
          <w:sz w:val="16"/>
          <w:szCs w:val="16"/>
        </w:rPr>
        <w:t>": "2025-09-19T00:00:00Z",</w:t>
      </w:r>
    </w:p>
    <w:p w14:paraId="61641178"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updated</w:t>
      </w:r>
      <w:proofErr w:type="gramEnd"/>
      <w:r w:rsidRPr="007C63AA">
        <w:rPr>
          <w:rFonts w:ascii="Courier New" w:hAnsi="Courier New" w:cs="Courier New"/>
          <w:sz w:val="16"/>
          <w:szCs w:val="16"/>
        </w:rPr>
        <w:t>_at</w:t>
      </w:r>
      <w:proofErr w:type="spellEnd"/>
      <w:r w:rsidRPr="007C63AA">
        <w:rPr>
          <w:rFonts w:ascii="Courier New" w:hAnsi="Courier New" w:cs="Courier New"/>
          <w:sz w:val="16"/>
          <w:szCs w:val="16"/>
        </w:rPr>
        <w:t>": null,</w:t>
      </w:r>
    </w:p>
    <w:p w14:paraId="56FF0428"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effective</w:t>
      </w:r>
      <w:proofErr w:type="gramEnd"/>
      <w:r w:rsidRPr="007C63AA">
        <w:rPr>
          <w:rFonts w:ascii="Courier New" w:hAnsi="Courier New" w:cs="Courier New"/>
          <w:sz w:val="16"/>
          <w:szCs w:val="16"/>
        </w:rPr>
        <w:t>_start</w:t>
      </w:r>
      <w:proofErr w:type="spellEnd"/>
      <w:r w:rsidRPr="007C63AA">
        <w:rPr>
          <w:rFonts w:ascii="Courier New" w:hAnsi="Courier New" w:cs="Courier New"/>
          <w:sz w:val="16"/>
          <w:szCs w:val="16"/>
        </w:rPr>
        <w:t>": "2025-01-01",</w:t>
      </w:r>
    </w:p>
    <w:p w14:paraId="104F4B06"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effective</w:t>
      </w:r>
      <w:proofErr w:type="gramEnd"/>
      <w:r w:rsidRPr="007C63AA">
        <w:rPr>
          <w:rFonts w:ascii="Courier New" w:hAnsi="Courier New" w:cs="Courier New"/>
          <w:sz w:val="16"/>
          <w:szCs w:val="16"/>
        </w:rPr>
        <w:t>_end</w:t>
      </w:r>
      <w:proofErr w:type="spellEnd"/>
      <w:r w:rsidRPr="007C63AA">
        <w:rPr>
          <w:rFonts w:ascii="Courier New" w:hAnsi="Courier New" w:cs="Courier New"/>
          <w:sz w:val="16"/>
          <w:szCs w:val="16"/>
        </w:rPr>
        <w:t>": "2028-12-31",</w:t>
      </w:r>
    </w:p>
    <w:p w14:paraId="4CFDEC83"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"tags": [</w:t>
      </w:r>
    </w:p>
    <w:p w14:paraId="4467346F"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"overtime",</w:t>
      </w:r>
    </w:p>
    <w:p w14:paraId="46534DCE"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"meal",</w:t>
      </w:r>
    </w:p>
    <w:p w14:paraId="04DCBC9E"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gramStart"/>
      <w:r w:rsidRPr="007C63AA">
        <w:rPr>
          <w:rFonts w:ascii="Courier New" w:hAnsi="Courier New" w:cs="Courier New"/>
          <w:sz w:val="16"/>
          <w:szCs w:val="16"/>
        </w:rPr>
        <w:t>meal</w:t>
      </w:r>
      <w:proofErr w:type="gramEnd"/>
      <w:r w:rsidRPr="007C63AA">
        <w:rPr>
          <w:rFonts w:ascii="Courier New" w:hAnsi="Courier New" w:cs="Courier New"/>
          <w:sz w:val="16"/>
          <w:szCs w:val="16"/>
        </w:rPr>
        <w:t xml:space="preserve"> allowance"</w:t>
      </w:r>
    </w:p>
    <w:p w14:paraId="233CB8A4"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6B842ABE"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"subjects": [</w:t>
      </w:r>
    </w:p>
    <w:p w14:paraId="48689995"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6FD8CBF5"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"kind": "employee"</w:t>
      </w:r>
    </w:p>
    <w:p w14:paraId="6B15663F"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2F005CA0"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3BEE2298"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"context</w:t>
      </w:r>
      <w:proofErr w:type="gramStart"/>
      <w:r w:rsidRPr="007C63AA">
        <w:rPr>
          <w:rFonts w:ascii="Courier New" w:hAnsi="Courier New" w:cs="Courier New"/>
          <w:sz w:val="16"/>
          <w:szCs w:val="16"/>
        </w:rPr>
        <w:t>": {</w:t>
      </w:r>
      <w:proofErr w:type="gramEnd"/>
    </w:p>
    <w:p w14:paraId="39B1EB19"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"jurisdiction": "CA-AB"</w:t>
      </w:r>
    </w:p>
    <w:p w14:paraId="7994FBAA"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6387A3F0"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"facts</w:t>
      </w:r>
      <w:proofErr w:type="gramStart"/>
      <w:r w:rsidRPr="007C63AA">
        <w:rPr>
          <w:rFonts w:ascii="Courier New" w:hAnsi="Courier New" w:cs="Courier New"/>
          <w:sz w:val="16"/>
          <w:szCs w:val="16"/>
        </w:rPr>
        <w:t>": {</w:t>
      </w:r>
      <w:proofErr w:type="gramEnd"/>
    </w:p>
    <w:p w14:paraId="65A91FB4"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meals</w:t>
      </w:r>
      <w:proofErr w:type="gramEnd"/>
      <w:r w:rsidRPr="007C63AA">
        <w:rPr>
          <w:rFonts w:ascii="Courier New" w:hAnsi="Courier New" w:cs="Courier New"/>
          <w:sz w:val="16"/>
          <w:szCs w:val="16"/>
        </w:rPr>
        <w:t>_received_count</w:t>
      </w:r>
      <w:proofErr w:type="spellEnd"/>
      <w:r w:rsidRPr="007C63AA">
        <w:rPr>
          <w:rFonts w:ascii="Courier New" w:hAnsi="Courier New" w:cs="Courier New"/>
          <w:sz w:val="16"/>
          <w:szCs w:val="16"/>
        </w:rPr>
        <w:t>": "number",</w:t>
      </w:r>
    </w:p>
    <w:p w14:paraId="24321D5A"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is</w:t>
      </w:r>
      <w:proofErr w:type="gramEnd"/>
      <w:r w:rsidRPr="007C63AA">
        <w:rPr>
          <w:rFonts w:ascii="Courier New" w:hAnsi="Courier New" w:cs="Courier New"/>
          <w:sz w:val="16"/>
          <w:szCs w:val="16"/>
        </w:rPr>
        <w:t>_scheduled_overtime_day</w:t>
      </w:r>
      <w:proofErr w:type="spellEnd"/>
      <w:r w:rsidRPr="007C63AA">
        <w:rPr>
          <w:rFonts w:ascii="Courier New" w:hAnsi="Courier New" w:cs="Courier New"/>
          <w:sz w:val="16"/>
          <w:szCs w:val="16"/>
        </w:rPr>
        <w:t>": "</w:t>
      </w:r>
      <w:proofErr w:type="spellStart"/>
      <w:r w:rsidRPr="007C63AA">
        <w:rPr>
          <w:rFonts w:ascii="Courier New" w:hAnsi="Courier New" w:cs="Courier New"/>
          <w:sz w:val="16"/>
          <w:szCs w:val="16"/>
        </w:rPr>
        <w:t>boolean</w:t>
      </w:r>
      <w:proofErr w:type="spellEnd"/>
      <w:r w:rsidRPr="007C63AA">
        <w:rPr>
          <w:rFonts w:ascii="Courier New" w:hAnsi="Courier New" w:cs="Courier New"/>
          <w:sz w:val="16"/>
          <w:szCs w:val="16"/>
        </w:rPr>
        <w:t>"</w:t>
      </w:r>
    </w:p>
    <w:p w14:paraId="319CBAD2"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64B7DBCF"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"trigger": true,</w:t>
      </w:r>
    </w:p>
    <w:p w14:paraId="7C788603" w14:textId="0CD285F3"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r w:rsidR="0028506B">
        <w:rPr>
          <w:rFonts w:ascii="Courier New" w:hAnsi="Courier New" w:cs="Courier New"/>
          <w:sz w:val="16"/>
          <w:szCs w:val="16"/>
        </w:rPr>
        <w:t>obligations</w:t>
      </w:r>
      <w:r w:rsidRPr="007C63AA">
        <w:rPr>
          <w:rFonts w:ascii="Courier New" w:hAnsi="Courier New" w:cs="Courier New"/>
          <w:sz w:val="16"/>
          <w:szCs w:val="16"/>
        </w:rPr>
        <w:t>": [],</w:t>
      </w:r>
    </w:p>
    <w:p w14:paraId="36BA1DEC"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"operations": [</w:t>
      </w:r>
    </w:p>
    <w:p w14:paraId="1D1AB1E4"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2427326D" w14:textId="44040565"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"op": "substitute",</w:t>
      </w:r>
    </w:p>
    <w:p w14:paraId="0EC634BA"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"select</w:t>
      </w:r>
      <w:proofErr w:type="gramStart"/>
      <w:r w:rsidRPr="007C63AA">
        <w:rPr>
          <w:rFonts w:ascii="Courier New" w:hAnsi="Courier New" w:cs="Courier New"/>
          <w:sz w:val="16"/>
          <w:szCs w:val="16"/>
        </w:rPr>
        <w:t>": {</w:t>
      </w:r>
      <w:proofErr w:type="gramEnd"/>
    </w:p>
    <w:p w14:paraId="64E16EBA"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provision</w:t>
      </w:r>
      <w:proofErr w:type="gramEnd"/>
      <w:r w:rsidRPr="007C63AA">
        <w:rPr>
          <w:rFonts w:ascii="Courier New" w:hAnsi="Courier New" w:cs="Courier New"/>
          <w:sz w:val="16"/>
          <w:szCs w:val="16"/>
        </w:rPr>
        <w:t>_tag</w:t>
      </w:r>
      <w:proofErr w:type="spellEnd"/>
      <w:r w:rsidRPr="007C63AA">
        <w:rPr>
          <w:rFonts w:ascii="Courier New" w:hAnsi="Courier New" w:cs="Courier New"/>
          <w:sz w:val="16"/>
          <w:szCs w:val="16"/>
        </w:rPr>
        <w:t>": "</w:t>
      </w:r>
      <w:proofErr w:type="spellStart"/>
      <w:proofErr w:type="gramStart"/>
      <w:r w:rsidRPr="007C63AA">
        <w:rPr>
          <w:rFonts w:ascii="Courier New" w:hAnsi="Courier New" w:cs="Courier New"/>
          <w:sz w:val="16"/>
          <w:szCs w:val="16"/>
        </w:rPr>
        <w:t>meal.provided</w:t>
      </w:r>
      <w:proofErr w:type="spellEnd"/>
      <w:proofErr w:type="gramEnd"/>
      <w:r w:rsidRPr="007C63AA">
        <w:rPr>
          <w:rFonts w:ascii="Courier New" w:hAnsi="Courier New" w:cs="Courier New"/>
          <w:sz w:val="16"/>
          <w:szCs w:val="16"/>
        </w:rPr>
        <w:t>",</w:t>
      </w:r>
    </w:p>
    <w:p w14:paraId="3761C763"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r w:rsidRPr="007C63AA">
        <w:rPr>
          <w:rFonts w:ascii="Courier New" w:hAnsi="Courier New" w:cs="Courier New"/>
          <w:sz w:val="16"/>
          <w:szCs w:val="16"/>
        </w:rPr>
        <w:t>facts.is_scheduled_overtime_day</w:t>
      </w:r>
      <w:proofErr w:type="spellEnd"/>
      <w:r w:rsidRPr="007C63AA">
        <w:rPr>
          <w:rFonts w:ascii="Courier New" w:hAnsi="Courier New" w:cs="Courier New"/>
          <w:sz w:val="16"/>
          <w:szCs w:val="16"/>
        </w:rPr>
        <w:t>": true</w:t>
      </w:r>
    </w:p>
    <w:p w14:paraId="3D2AF76F"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lastRenderedPageBreak/>
        <w:t xml:space="preserve">            },</w:t>
      </w:r>
    </w:p>
    <w:p w14:paraId="34632854"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"scope": "</w:t>
      </w:r>
      <w:proofErr w:type="spellStart"/>
      <w:r w:rsidRPr="007C63AA">
        <w:rPr>
          <w:rFonts w:ascii="Courier New" w:hAnsi="Courier New" w:cs="Courier New"/>
          <w:sz w:val="16"/>
          <w:szCs w:val="16"/>
        </w:rPr>
        <w:t>provision_group</w:t>
      </w:r>
      <w:proofErr w:type="spellEnd"/>
      <w:r w:rsidRPr="007C63AA">
        <w:rPr>
          <w:rFonts w:ascii="Courier New" w:hAnsi="Courier New" w:cs="Courier New"/>
          <w:sz w:val="16"/>
          <w:szCs w:val="16"/>
        </w:rPr>
        <w:t>",</w:t>
      </w:r>
    </w:p>
    <w:p w14:paraId="5B0EF189"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"replacements": "</w:t>
      </w:r>
      <w:proofErr w:type="spellStart"/>
      <w:r w:rsidRPr="007C63AA">
        <w:rPr>
          <w:rFonts w:ascii="Courier New" w:hAnsi="Courier New" w:cs="Courier New"/>
          <w:sz w:val="16"/>
          <w:szCs w:val="16"/>
        </w:rPr>
        <w:t>per_missing</w:t>
      </w:r>
      <w:proofErr w:type="spellEnd"/>
      <w:r w:rsidRPr="007C63AA">
        <w:rPr>
          <w:rFonts w:ascii="Courier New" w:hAnsi="Courier New" w:cs="Courier New"/>
          <w:sz w:val="16"/>
          <w:szCs w:val="16"/>
        </w:rPr>
        <w:t>",</w:t>
      </w:r>
    </w:p>
    <w:p w14:paraId="6754F87F" w14:textId="1338EE25"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r w:rsidR="0028506B">
        <w:rPr>
          <w:rFonts w:ascii="Courier New" w:hAnsi="Courier New" w:cs="Courier New"/>
          <w:sz w:val="16"/>
          <w:szCs w:val="16"/>
        </w:rPr>
        <w:t>obligations</w:t>
      </w:r>
      <w:r w:rsidRPr="007C63AA">
        <w:rPr>
          <w:rFonts w:ascii="Courier New" w:hAnsi="Courier New" w:cs="Courier New"/>
          <w:sz w:val="16"/>
          <w:szCs w:val="16"/>
        </w:rPr>
        <w:t>": [</w:t>
      </w:r>
    </w:p>
    <w:p w14:paraId="41CE1746"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1A5FAAEE"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"kind": "break",</w:t>
      </w:r>
    </w:p>
    <w:p w14:paraId="632D1F69"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duration</w:t>
      </w:r>
      <w:proofErr w:type="gramEnd"/>
      <w:r w:rsidRPr="007C63AA">
        <w:rPr>
          <w:rFonts w:ascii="Courier New" w:hAnsi="Courier New" w:cs="Courier New"/>
          <w:sz w:val="16"/>
          <w:szCs w:val="16"/>
        </w:rPr>
        <w:t>_minutes</w:t>
      </w:r>
      <w:proofErr w:type="spellEnd"/>
      <w:r w:rsidRPr="007C63AA">
        <w:rPr>
          <w:rFonts w:ascii="Courier New" w:hAnsi="Courier New" w:cs="Courier New"/>
          <w:sz w:val="16"/>
          <w:szCs w:val="16"/>
        </w:rPr>
        <w:t>": 30,</w:t>
      </w:r>
    </w:p>
    <w:p w14:paraId="551AECC3"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"paid": true,</w:t>
      </w:r>
    </w:p>
    <w:p w14:paraId="04F9EB15"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"rate": "ST",</w:t>
      </w:r>
    </w:p>
    <w:p w14:paraId="02BC29DF"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provision</w:t>
      </w:r>
      <w:proofErr w:type="gramEnd"/>
      <w:r w:rsidRPr="007C63AA">
        <w:rPr>
          <w:rFonts w:ascii="Courier New" w:hAnsi="Courier New" w:cs="Courier New"/>
          <w:sz w:val="16"/>
          <w:szCs w:val="16"/>
        </w:rPr>
        <w:t>_tag</w:t>
      </w:r>
      <w:proofErr w:type="spellEnd"/>
      <w:r w:rsidRPr="007C63AA">
        <w:rPr>
          <w:rFonts w:ascii="Courier New" w:hAnsi="Courier New" w:cs="Courier New"/>
          <w:sz w:val="16"/>
          <w:szCs w:val="16"/>
        </w:rPr>
        <w:t>": "</w:t>
      </w:r>
      <w:proofErr w:type="gramStart"/>
      <w:r w:rsidRPr="007C63AA">
        <w:rPr>
          <w:rFonts w:ascii="Courier New" w:hAnsi="Courier New" w:cs="Courier New"/>
          <w:sz w:val="16"/>
          <w:szCs w:val="16"/>
        </w:rPr>
        <w:t>inlieu.break</w:t>
      </w:r>
      <w:proofErr w:type="gramEnd"/>
      <w:r w:rsidRPr="007C63AA">
        <w:rPr>
          <w:rFonts w:ascii="Courier New" w:hAnsi="Courier New" w:cs="Courier New"/>
          <w:sz w:val="16"/>
          <w:szCs w:val="16"/>
        </w:rPr>
        <w:t>30"</w:t>
      </w:r>
    </w:p>
    <w:p w14:paraId="079F0E0E"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7BEAF1D9"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7F4CFC98"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"kind": "break",</w:t>
      </w:r>
    </w:p>
    <w:p w14:paraId="47833DFE"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duration</w:t>
      </w:r>
      <w:proofErr w:type="gramEnd"/>
      <w:r w:rsidRPr="007C63AA">
        <w:rPr>
          <w:rFonts w:ascii="Courier New" w:hAnsi="Courier New" w:cs="Courier New"/>
          <w:sz w:val="16"/>
          <w:szCs w:val="16"/>
        </w:rPr>
        <w:t>_minutes</w:t>
      </w:r>
      <w:proofErr w:type="spellEnd"/>
      <w:r w:rsidRPr="007C63AA">
        <w:rPr>
          <w:rFonts w:ascii="Courier New" w:hAnsi="Courier New" w:cs="Courier New"/>
          <w:sz w:val="16"/>
          <w:szCs w:val="16"/>
        </w:rPr>
        <w:t>": 15,</w:t>
      </w:r>
    </w:p>
    <w:p w14:paraId="10EE0CF9"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"paid": true,</w:t>
      </w:r>
    </w:p>
    <w:p w14:paraId="17745BD1"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"rate": "APPLICABLE_OT",</w:t>
      </w:r>
    </w:p>
    <w:p w14:paraId="65F30C9B"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provision</w:t>
      </w:r>
      <w:proofErr w:type="gramEnd"/>
      <w:r w:rsidRPr="007C63AA">
        <w:rPr>
          <w:rFonts w:ascii="Courier New" w:hAnsi="Courier New" w:cs="Courier New"/>
          <w:sz w:val="16"/>
          <w:szCs w:val="16"/>
        </w:rPr>
        <w:t>_tag</w:t>
      </w:r>
      <w:proofErr w:type="spellEnd"/>
      <w:r w:rsidRPr="007C63AA">
        <w:rPr>
          <w:rFonts w:ascii="Courier New" w:hAnsi="Courier New" w:cs="Courier New"/>
          <w:sz w:val="16"/>
          <w:szCs w:val="16"/>
        </w:rPr>
        <w:t>": "</w:t>
      </w:r>
      <w:proofErr w:type="gramStart"/>
      <w:r w:rsidRPr="007C63AA">
        <w:rPr>
          <w:rFonts w:ascii="Courier New" w:hAnsi="Courier New" w:cs="Courier New"/>
          <w:sz w:val="16"/>
          <w:szCs w:val="16"/>
        </w:rPr>
        <w:t>inlieu.rest</w:t>
      </w:r>
      <w:proofErr w:type="gramEnd"/>
      <w:r w:rsidRPr="007C63AA">
        <w:rPr>
          <w:rFonts w:ascii="Courier New" w:hAnsi="Courier New" w:cs="Courier New"/>
          <w:sz w:val="16"/>
          <w:szCs w:val="16"/>
        </w:rPr>
        <w:t>15"</w:t>
      </w:r>
    </w:p>
    <w:p w14:paraId="3837928A"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46FD981E"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09C18487"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6005E969"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5DD84E17"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"op": "substitute",</w:t>
      </w:r>
    </w:p>
    <w:p w14:paraId="4E38A63D"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"select</w:t>
      </w:r>
      <w:proofErr w:type="gramStart"/>
      <w:r w:rsidRPr="007C63AA">
        <w:rPr>
          <w:rFonts w:ascii="Courier New" w:hAnsi="Courier New" w:cs="Courier New"/>
          <w:sz w:val="16"/>
          <w:szCs w:val="16"/>
        </w:rPr>
        <w:t>": {</w:t>
      </w:r>
      <w:proofErr w:type="gramEnd"/>
    </w:p>
    <w:p w14:paraId="6E4E62DA"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provision</w:t>
      </w:r>
      <w:proofErr w:type="gramEnd"/>
      <w:r w:rsidRPr="007C63AA">
        <w:rPr>
          <w:rFonts w:ascii="Courier New" w:hAnsi="Courier New" w:cs="Courier New"/>
          <w:sz w:val="16"/>
          <w:szCs w:val="16"/>
        </w:rPr>
        <w:t>_tag</w:t>
      </w:r>
      <w:proofErr w:type="spellEnd"/>
      <w:r w:rsidRPr="007C63AA">
        <w:rPr>
          <w:rFonts w:ascii="Courier New" w:hAnsi="Courier New" w:cs="Courier New"/>
          <w:sz w:val="16"/>
          <w:szCs w:val="16"/>
        </w:rPr>
        <w:t>": "</w:t>
      </w:r>
      <w:proofErr w:type="spellStart"/>
      <w:proofErr w:type="gramStart"/>
      <w:r w:rsidRPr="007C63AA">
        <w:rPr>
          <w:rFonts w:ascii="Courier New" w:hAnsi="Courier New" w:cs="Courier New"/>
          <w:sz w:val="16"/>
          <w:szCs w:val="16"/>
        </w:rPr>
        <w:t>meal.provided</w:t>
      </w:r>
      <w:proofErr w:type="spellEnd"/>
      <w:proofErr w:type="gramEnd"/>
      <w:r w:rsidRPr="007C63AA">
        <w:rPr>
          <w:rFonts w:ascii="Courier New" w:hAnsi="Courier New" w:cs="Courier New"/>
          <w:sz w:val="16"/>
          <w:szCs w:val="16"/>
        </w:rPr>
        <w:t>",</w:t>
      </w:r>
    </w:p>
    <w:p w14:paraId="5033263A"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r w:rsidRPr="007C63AA">
        <w:rPr>
          <w:rFonts w:ascii="Courier New" w:hAnsi="Courier New" w:cs="Courier New"/>
          <w:sz w:val="16"/>
          <w:szCs w:val="16"/>
        </w:rPr>
        <w:t>facts.is_short_notice_callout</w:t>
      </w:r>
      <w:proofErr w:type="spellEnd"/>
      <w:r w:rsidRPr="007C63AA">
        <w:rPr>
          <w:rFonts w:ascii="Courier New" w:hAnsi="Courier New" w:cs="Courier New"/>
          <w:sz w:val="16"/>
          <w:szCs w:val="16"/>
        </w:rPr>
        <w:t>": true</w:t>
      </w:r>
    </w:p>
    <w:p w14:paraId="554E619A"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3B032551"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"scope": "</w:t>
      </w:r>
      <w:proofErr w:type="spellStart"/>
      <w:r w:rsidRPr="007C63AA">
        <w:rPr>
          <w:rFonts w:ascii="Courier New" w:hAnsi="Courier New" w:cs="Courier New"/>
          <w:sz w:val="16"/>
          <w:szCs w:val="16"/>
        </w:rPr>
        <w:t>provision_group</w:t>
      </w:r>
      <w:proofErr w:type="spellEnd"/>
      <w:r w:rsidRPr="007C63AA">
        <w:rPr>
          <w:rFonts w:ascii="Courier New" w:hAnsi="Courier New" w:cs="Courier New"/>
          <w:sz w:val="16"/>
          <w:szCs w:val="16"/>
        </w:rPr>
        <w:t>",</w:t>
      </w:r>
    </w:p>
    <w:p w14:paraId="02BB5C23"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"replacements": "</w:t>
      </w:r>
      <w:proofErr w:type="spellStart"/>
      <w:r w:rsidRPr="007C63AA">
        <w:rPr>
          <w:rFonts w:ascii="Courier New" w:hAnsi="Courier New" w:cs="Courier New"/>
          <w:sz w:val="16"/>
          <w:szCs w:val="16"/>
        </w:rPr>
        <w:t>per_missing</w:t>
      </w:r>
      <w:proofErr w:type="spellEnd"/>
      <w:r w:rsidRPr="007C63AA">
        <w:rPr>
          <w:rFonts w:ascii="Courier New" w:hAnsi="Courier New" w:cs="Courier New"/>
          <w:sz w:val="16"/>
          <w:szCs w:val="16"/>
        </w:rPr>
        <w:t>",</w:t>
      </w:r>
    </w:p>
    <w:p w14:paraId="68CA57AB" w14:textId="0C6DEDD5"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r w:rsidR="0028506B">
        <w:rPr>
          <w:rFonts w:ascii="Courier New" w:hAnsi="Courier New" w:cs="Courier New"/>
          <w:sz w:val="16"/>
          <w:szCs w:val="16"/>
        </w:rPr>
        <w:t>obligations</w:t>
      </w:r>
      <w:r w:rsidRPr="007C63AA">
        <w:rPr>
          <w:rFonts w:ascii="Courier New" w:hAnsi="Courier New" w:cs="Courier New"/>
          <w:sz w:val="16"/>
          <w:szCs w:val="16"/>
        </w:rPr>
        <w:t>": [</w:t>
      </w:r>
    </w:p>
    <w:p w14:paraId="35923ABA"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45E3C8DD"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"kind": "allowance",</w:t>
      </w:r>
    </w:p>
    <w:p w14:paraId="4E9D9136"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"amount": 40,</w:t>
      </w:r>
    </w:p>
    <w:p w14:paraId="0DD8B709"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"currency": "CAD",</w:t>
      </w:r>
    </w:p>
    <w:p w14:paraId="4DF295C2"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provision</w:t>
      </w:r>
      <w:proofErr w:type="gramEnd"/>
      <w:r w:rsidRPr="007C63AA">
        <w:rPr>
          <w:rFonts w:ascii="Courier New" w:hAnsi="Courier New" w:cs="Courier New"/>
          <w:sz w:val="16"/>
          <w:szCs w:val="16"/>
        </w:rPr>
        <w:t>_tag</w:t>
      </w:r>
      <w:proofErr w:type="spellEnd"/>
      <w:r w:rsidRPr="007C63AA">
        <w:rPr>
          <w:rFonts w:ascii="Courier New" w:hAnsi="Courier New" w:cs="Courier New"/>
          <w:sz w:val="16"/>
          <w:szCs w:val="16"/>
        </w:rPr>
        <w:t>": "</w:t>
      </w:r>
      <w:proofErr w:type="gramStart"/>
      <w:r w:rsidRPr="007C63AA">
        <w:rPr>
          <w:rFonts w:ascii="Courier New" w:hAnsi="Courier New" w:cs="Courier New"/>
          <w:sz w:val="16"/>
          <w:szCs w:val="16"/>
        </w:rPr>
        <w:t>allowance.$</w:t>
      </w:r>
      <w:proofErr w:type="gramEnd"/>
      <w:r w:rsidRPr="007C63AA">
        <w:rPr>
          <w:rFonts w:ascii="Courier New" w:hAnsi="Courier New" w:cs="Courier New"/>
          <w:sz w:val="16"/>
          <w:szCs w:val="16"/>
        </w:rPr>
        <w:t>40"</w:t>
      </w:r>
    </w:p>
    <w:p w14:paraId="6E6803DF"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27697E65"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1522B040"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lastRenderedPageBreak/>
        <w:t xml:space="preserve">                    "kind": "break",</w:t>
      </w:r>
    </w:p>
    <w:p w14:paraId="6ED04CA2"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duration</w:t>
      </w:r>
      <w:proofErr w:type="gramEnd"/>
      <w:r w:rsidRPr="007C63AA">
        <w:rPr>
          <w:rFonts w:ascii="Courier New" w:hAnsi="Courier New" w:cs="Courier New"/>
          <w:sz w:val="16"/>
          <w:szCs w:val="16"/>
        </w:rPr>
        <w:t>_minutes</w:t>
      </w:r>
      <w:proofErr w:type="spellEnd"/>
      <w:r w:rsidRPr="007C63AA">
        <w:rPr>
          <w:rFonts w:ascii="Courier New" w:hAnsi="Courier New" w:cs="Courier New"/>
          <w:sz w:val="16"/>
          <w:szCs w:val="16"/>
        </w:rPr>
        <w:t>": 30,</w:t>
      </w:r>
    </w:p>
    <w:p w14:paraId="4818C455"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"paid": true,</w:t>
      </w:r>
    </w:p>
    <w:p w14:paraId="7930D6DA"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"rate": "ST",</w:t>
      </w:r>
    </w:p>
    <w:p w14:paraId="61AF7190"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provision</w:t>
      </w:r>
      <w:proofErr w:type="gramEnd"/>
      <w:r w:rsidRPr="007C63AA">
        <w:rPr>
          <w:rFonts w:ascii="Courier New" w:hAnsi="Courier New" w:cs="Courier New"/>
          <w:sz w:val="16"/>
          <w:szCs w:val="16"/>
        </w:rPr>
        <w:t>_tag</w:t>
      </w:r>
      <w:proofErr w:type="spellEnd"/>
      <w:r w:rsidRPr="007C63AA">
        <w:rPr>
          <w:rFonts w:ascii="Courier New" w:hAnsi="Courier New" w:cs="Courier New"/>
          <w:sz w:val="16"/>
          <w:szCs w:val="16"/>
        </w:rPr>
        <w:t>": "</w:t>
      </w:r>
      <w:proofErr w:type="gramStart"/>
      <w:r w:rsidRPr="007C63AA">
        <w:rPr>
          <w:rFonts w:ascii="Courier New" w:hAnsi="Courier New" w:cs="Courier New"/>
          <w:sz w:val="16"/>
          <w:szCs w:val="16"/>
        </w:rPr>
        <w:t>inlieu.break</w:t>
      </w:r>
      <w:proofErr w:type="gramEnd"/>
      <w:r w:rsidRPr="007C63AA">
        <w:rPr>
          <w:rFonts w:ascii="Courier New" w:hAnsi="Courier New" w:cs="Courier New"/>
          <w:sz w:val="16"/>
          <w:szCs w:val="16"/>
        </w:rPr>
        <w:t>30"</w:t>
      </w:r>
    </w:p>
    <w:p w14:paraId="22A491A2"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1E73B20B"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578220B1"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"kind": "break",</w:t>
      </w:r>
    </w:p>
    <w:p w14:paraId="362D1831"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duration</w:t>
      </w:r>
      <w:proofErr w:type="gramEnd"/>
      <w:r w:rsidRPr="007C63AA">
        <w:rPr>
          <w:rFonts w:ascii="Courier New" w:hAnsi="Courier New" w:cs="Courier New"/>
          <w:sz w:val="16"/>
          <w:szCs w:val="16"/>
        </w:rPr>
        <w:t>_minutes</w:t>
      </w:r>
      <w:proofErr w:type="spellEnd"/>
      <w:r w:rsidRPr="007C63AA">
        <w:rPr>
          <w:rFonts w:ascii="Courier New" w:hAnsi="Courier New" w:cs="Courier New"/>
          <w:sz w:val="16"/>
          <w:szCs w:val="16"/>
        </w:rPr>
        <w:t>": 15,</w:t>
      </w:r>
    </w:p>
    <w:p w14:paraId="7B05ED3C"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"paid": true,</w:t>
      </w:r>
    </w:p>
    <w:p w14:paraId="2D6B040B"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"rate": "APPLICABLE_OT",</w:t>
      </w:r>
    </w:p>
    <w:p w14:paraId="7D86ED8A" w14:textId="77777777" w:rsidR="007C63AA" w:rsidRPr="00E677C0" w:rsidRDefault="007C63AA" w:rsidP="007C63AA">
      <w:pPr>
        <w:rPr>
          <w:rFonts w:ascii="Courier New" w:hAnsi="Courier New" w:cs="Courier New"/>
          <w:sz w:val="16"/>
          <w:szCs w:val="16"/>
          <w:lang w:val="fr-FR"/>
        </w:rPr>
      </w:pPr>
      <w:r w:rsidRPr="007C63AA">
        <w:rPr>
          <w:rFonts w:ascii="Courier New" w:hAnsi="Courier New" w:cs="Courier New"/>
          <w:sz w:val="16"/>
          <w:szCs w:val="16"/>
        </w:rPr>
        <w:t xml:space="preserve">                    </w:t>
      </w:r>
      <w:r w:rsidRPr="00E677C0">
        <w:rPr>
          <w:rFonts w:ascii="Courier New" w:hAnsi="Courier New" w:cs="Courier New"/>
          <w:sz w:val="16"/>
          <w:szCs w:val="16"/>
          <w:lang w:val="fr-FR"/>
        </w:rPr>
        <w:t>"</w:t>
      </w:r>
      <w:proofErr w:type="spellStart"/>
      <w:r w:rsidRPr="00E677C0">
        <w:rPr>
          <w:rFonts w:ascii="Courier New" w:hAnsi="Courier New" w:cs="Courier New"/>
          <w:sz w:val="16"/>
          <w:szCs w:val="16"/>
          <w:lang w:val="fr-FR"/>
        </w:rPr>
        <w:t>provision_tag</w:t>
      </w:r>
      <w:proofErr w:type="spellEnd"/>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roofErr w:type="gramStart"/>
      <w:r w:rsidRPr="00E677C0">
        <w:rPr>
          <w:rFonts w:ascii="Courier New" w:hAnsi="Courier New" w:cs="Courier New"/>
          <w:sz w:val="16"/>
          <w:szCs w:val="16"/>
          <w:lang w:val="fr-FR"/>
        </w:rPr>
        <w:t>inlieu.rest</w:t>
      </w:r>
      <w:proofErr w:type="gramEnd"/>
      <w:r w:rsidRPr="00E677C0">
        <w:rPr>
          <w:rFonts w:ascii="Courier New" w:hAnsi="Courier New" w:cs="Courier New"/>
          <w:sz w:val="16"/>
          <w:szCs w:val="16"/>
          <w:lang w:val="fr-FR"/>
        </w:rPr>
        <w:t>15"</w:t>
      </w:r>
    </w:p>
    <w:p w14:paraId="3C53B547" w14:textId="77777777" w:rsidR="007C63AA" w:rsidRPr="00E677C0" w:rsidRDefault="007C63AA" w:rsidP="007C63AA">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725E3F3B" w14:textId="77777777" w:rsidR="007C63AA" w:rsidRPr="00E677C0" w:rsidRDefault="007C63AA" w:rsidP="007C63AA">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24AC9D7E" w14:textId="77777777" w:rsidR="007C63AA" w:rsidRPr="00E677C0" w:rsidRDefault="007C63AA" w:rsidP="007C63AA">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0D22A359" w14:textId="77777777" w:rsidR="007C63AA" w:rsidRPr="00E677C0" w:rsidRDefault="007C63AA" w:rsidP="007C63AA">
      <w:pPr>
        <w:rPr>
          <w:rFonts w:ascii="Courier New" w:hAnsi="Courier New" w:cs="Courier New"/>
          <w:sz w:val="16"/>
          <w:szCs w:val="16"/>
          <w:lang w:val="fr-FR"/>
        </w:rPr>
      </w:pPr>
      <w:r w:rsidRPr="00E677C0">
        <w:rPr>
          <w:rFonts w:ascii="Courier New" w:hAnsi="Courier New" w:cs="Courier New"/>
          <w:sz w:val="16"/>
          <w:szCs w:val="16"/>
          <w:lang w:val="fr-FR"/>
        </w:rPr>
        <w:t xml:space="preserve">    ],</w:t>
      </w:r>
    </w:p>
    <w:p w14:paraId="04E14622" w14:textId="77777777" w:rsidR="007C63AA" w:rsidRPr="00E677C0" w:rsidRDefault="007C63AA" w:rsidP="007C63AA">
      <w:pPr>
        <w:rPr>
          <w:rFonts w:ascii="Courier New" w:hAnsi="Courier New" w:cs="Courier New"/>
          <w:sz w:val="16"/>
          <w:szCs w:val="16"/>
          <w:lang w:val="fr-FR"/>
        </w:rPr>
      </w:pPr>
      <w:r w:rsidRPr="00E677C0">
        <w:rPr>
          <w:rFonts w:ascii="Courier New" w:hAnsi="Courier New" w:cs="Courier New"/>
          <w:sz w:val="16"/>
          <w:szCs w:val="16"/>
          <w:lang w:val="fr-FR"/>
        </w:rPr>
        <w:t xml:space="preserve">    "provenance</w:t>
      </w:r>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w:t>
      </w:r>
    </w:p>
    <w:p w14:paraId="514C2DB0" w14:textId="77777777" w:rsidR="007C63AA" w:rsidRPr="007C63AA" w:rsidRDefault="007C63AA" w:rsidP="007C63AA">
      <w:pPr>
        <w:rPr>
          <w:rFonts w:ascii="Courier New" w:hAnsi="Courier New" w:cs="Courier New"/>
          <w:sz w:val="16"/>
          <w:szCs w:val="16"/>
        </w:rPr>
      </w:pPr>
      <w:r w:rsidRPr="00E677C0">
        <w:rPr>
          <w:rFonts w:ascii="Courier New" w:hAnsi="Courier New" w:cs="Courier New"/>
          <w:sz w:val="16"/>
          <w:szCs w:val="16"/>
          <w:lang w:val="fr-FR"/>
        </w:rPr>
        <w:t xml:space="preserve">        </w:t>
      </w:r>
      <w:r w:rsidRPr="007C63AA">
        <w:rPr>
          <w:rFonts w:ascii="Courier New" w:hAnsi="Courier New" w:cs="Courier New"/>
          <w:sz w:val="16"/>
          <w:szCs w:val="16"/>
        </w:rPr>
        <w:t>"document</w:t>
      </w:r>
      <w:proofErr w:type="gramStart"/>
      <w:r w:rsidRPr="007C63AA">
        <w:rPr>
          <w:rFonts w:ascii="Courier New" w:hAnsi="Courier New" w:cs="Courier New"/>
          <w:sz w:val="16"/>
          <w:szCs w:val="16"/>
        </w:rPr>
        <w:t>": {</w:t>
      </w:r>
      <w:proofErr w:type="gramEnd"/>
    </w:p>
    <w:p w14:paraId="7281A0A3"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"id": "doc-nmaab-v3",</w:t>
      </w:r>
    </w:p>
    <w:p w14:paraId="71FC7609"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"title": "National Maintenance Agreement - Province of Alberta 2025-2028",</w:t>
      </w:r>
    </w:p>
    <w:p w14:paraId="7D493BF7"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short</w:t>
      </w:r>
      <w:proofErr w:type="gramEnd"/>
      <w:r w:rsidRPr="007C63AA">
        <w:rPr>
          <w:rFonts w:ascii="Courier New" w:hAnsi="Courier New" w:cs="Courier New"/>
          <w:sz w:val="16"/>
          <w:szCs w:val="16"/>
        </w:rPr>
        <w:t>_name</w:t>
      </w:r>
      <w:proofErr w:type="spellEnd"/>
      <w:r w:rsidRPr="007C63AA">
        <w:rPr>
          <w:rFonts w:ascii="Courier New" w:hAnsi="Courier New" w:cs="Courier New"/>
          <w:sz w:val="16"/>
          <w:szCs w:val="16"/>
        </w:rPr>
        <w:t>": "NMA AB 2025-2028",</w:t>
      </w:r>
    </w:p>
    <w:p w14:paraId="7D8E66F1"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roofErr w:type="spellStart"/>
      <w:proofErr w:type="gramStart"/>
      <w:r w:rsidRPr="007C63AA">
        <w:rPr>
          <w:rFonts w:ascii="Courier New" w:hAnsi="Courier New" w:cs="Courier New"/>
          <w:sz w:val="16"/>
          <w:szCs w:val="16"/>
        </w:rPr>
        <w:t>version</w:t>
      </w:r>
      <w:proofErr w:type="gramEnd"/>
      <w:r w:rsidRPr="007C63AA">
        <w:rPr>
          <w:rFonts w:ascii="Courier New" w:hAnsi="Courier New" w:cs="Courier New"/>
          <w:sz w:val="16"/>
          <w:szCs w:val="16"/>
        </w:rPr>
        <w:t>_label</w:t>
      </w:r>
      <w:proofErr w:type="spellEnd"/>
      <w:r w:rsidRPr="007C63AA">
        <w:rPr>
          <w:rFonts w:ascii="Courier New" w:hAnsi="Courier New" w:cs="Courier New"/>
          <w:sz w:val="16"/>
          <w:szCs w:val="16"/>
        </w:rPr>
        <w:t>": "Version 3",</w:t>
      </w:r>
    </w:p>
    <w:p w14:paraId="5B102143" w14:textId="77777777" w:rsidR="007C63AA" w:rsidRPr="00E677C0" w:rsidRDefault="007C63AA" w:rsidP="007C63AA">
      <w:pPr>
        <w:rPr>
          <w:rFonts w:ascii="Courier New" w:hAnsi="Courier New" w:cs="Courier New"/>
          <w:sz w:val="16"/>
          <w:szCs w:val="16"/>
          <w:lang w:val="fr-FR"/>
        </w:rPr>
      </w:pPr>
      <w:r w:rsidRPr="007C63AA">
        <w:rPr>
          <w:rFonts w:ascii="Courier New" w:hAnsi="Courier New" w:cs="Courier New"/>
          <w:sz w:val="16"/>
          <w:szCs w:val="16"/>
        </w:rPr>
        <w:t xml:space="preserve">            </w:t>
      </w:r>
      <w:r w:rsidRPr="00E677C0">
        <w:rPr>
          <w:rFonts w:ascii="Courier New" w:hAnsi="Courier New" w:cs="Courier New"/>
          <w:sz w:val="16"/>
          <w:szCs w:val="16"/>
          <w:lang w:val="fr-FR"/>
        </w:rPr>
        <w:t>"</w:t>
      </w:r>
      <w:proofErr w:type="spellStart"/>
      <w:r w:rsidRPr="00E677C0">
        <w:rPr>
          <w:rFonts w:ascii="Courier New" w:hAnsi="Courier New" w:cs="Courier New"/>
          <w:sz w:val="16"/>
          <w:szCs w:val="16"/>
          <w:lang w:val="fr-FR"/>
        </w:rPr>
        <w:t>uri</w:t>
      </w:r>
      <w:proofErr w:type="spellEnd"/>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"https://gpmccanada.com/wp-content/uploads/2025/04/NMA-Alberta-Province-Wide-2025-2028-Version-3.pdf"</w:t>
      </w:r>
    </w:p>
    <w:p w14:paraId="14D8EEF8" w14:textId="77777777" w:rsidR="007C63AA" w:rsidRPr="007C63AA" w:rsidRDefault="007C63AA" w:rsidP="007C63AA">
      <w:pPr>
        <w:rPr>
          <w:rFonts w:ascii="Courier New" w:hAnsi="Courier New" w:cs="Courier New"/>
          <w:sz w:val="16"/>
          <w:szCs w:val="16"/>
        </w:rPr>
      </w:pPr>
      <w:r w:rsidRPr="00E677C0">
        <w:rPr>
          <w:rFonts w:ascii="Courier New" w:hAnsi="Courier New" w:cs="Courier New"/>
          <w:sz w:val="16"/>
          <w:szCs w:val="16"/>
          <w:lang w:val="fr-FR"/>
        </w:rPr>
        <w:t xml:space="preserve">        </w:t>
      </w:r>
      <w:r w:rsidRPr="007C63AA">
        <w:rPr>
          <w:rFonts w:ascii="Courier New" w:hAnsi="Courier New" w:cs="Courier New"/>
          <w:sz w:val="16"/>
          <w:szCs w:val="16"/>
        </w:rPr>
        <w:t>},</w:t>
      </w:r>
    </w:p>
    <w:p w14:paraId="61545B96"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"citation</w:t>
      </w:r>
      <w:proofErr w:type="gramStart"/>
      <w:r w:rsidRPr="007C63AA">
        <w:rPr>
          <w:rFonts w:ascii="Courier New" w:hAnsi="Courier New" w:cs="Courier New"/>
          <w:sz w:val="16"/>
          <w:szCs w:val="16"/>
        </w:rPr>
        <w:t>": {</w:t>
      </w:r>
      <w:proofErr w:type="gramEnd"/>
    </w:p>
    <w:p w14:paraId="7C4A6BDF"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"path": [</w:t>
      </w:r>
    </w:p>
    <w:p w14:paraId="4E1936CF"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"Article 15.602 – Overtime Meal Allowance"</w:t>
      </w:r>
    </w:p>
    <w:p w14:paraId="38587326"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34464B60"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"pages": [</w:t>
      </w:r>
    </w:p>
    <w:p w14:paraId="07C68229"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"18"</w:t>
      </w:r>
    </w:p>
    <w:p w14:paraId="657C2207"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66325D27"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352C8F9D" w14:textId="77777777" w:rsidR="007C63AA" w:rsidRPr="007C63AA" w:rsidRDefault="007C63AA" w:rsidP="007C63AA">
      <w:pPr>
        <w:rPr>
          <w:rFonts w:ascii="Courier New" w:hAnsi="Courier New" w:cs="Courier New"/>
          <w:sz w:val="16"/>
          <w:szCs w:val="16"/>
        </w:rPr>
      </w:pPr>
      <w:r w:rsidRPr="007C63AA">
        <w:rPr>
          <w:rFonts w:ascii="Courier New" w:hAnsi="Courier New" w:cs="Courier New"/>
          <w:sz w:val="16"/>
          <w:szCs w:val="16"/>
        </w:rPr>
        <w:t xml:space="preserve">    }</w:t>
      </w:r>
    </w:p>
    <w:p w14:paraId="33CBD6A6" w14:textId="098E49D6" w:rsidR="00732DF4" w:rsidRPr="002424C0" w:rsidRDefault="007C63AA" w:rsidP="007C63AA">
      <w:pPr>
        <w:rPr>
          <w:rFonts w:ascii="Courier New" w:hAnsi="Courier New" w:cs="Courier New"/>
          <w:sz w:val="16"/>
          <w:szCs w:val="16"/>
        </w:rPr>
      </w:pPr>
      <w:r w:rsidRPr="007C63AA">
        <w:rPr>
          <w:rFonts w:ascii="Courier New" w:hAnsi="Courier New" w:cs="Courier New"/>
          <w:sz w:val="16"/>
          <w:szCs w:val="16"/>
        </w:rPr>
        <w:t>}</w:t>
      </w:r>
    </w:p>
    <w:p w14:paraId="3E5A3F50" w14:textId="77777777" w:rsidR="00050F23" w:rsidRPr="00270BA8" w:rsidRDefault="00050F23" w:rsidP="00E677C0"/>
    <w:p w14:paraId="225E9B2F" w14:textId="431F71D7" w:rsidR="00270BA8" w:rsidRDefault="00270BA8" w:rsidP="00E677C0">
      <w:pPr>
        <w:pStyle w:val="Heading3"/>
      </w:pPr>
      <w:r>
        <w:lastRenderedPageBreak/>
        <w:t>NMA-AB, 15.604, Overtime Meal Allowance (Subsistence &amp; Camp)</w:t>
      </w:r>
    </w:p>
    <w:p w14:paraId="4DB962B7" w14:textId="03A277B5" w:rsidR="00270BA8" w:rsidRDefault="006B593B" w:rsidP="00270BA8">
      <w:r w:rsidRPr="006B593B">
        <w:rPr>
          <w:noProof/>
        </w:rPr>
        <w:drawing>
          <wp:inline distT="0" distB="0" distL="0" distR="0" wp14:anchorId="0AD70E15" wp14:editId="05C5C93D">
            <wp:extent cx="5943600" cy="2680970"/>
            <wp:effectExtent l="19050" t="19050" r="19050" b="24130"/>
            <wp:docPr id="364127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27935" name="Picture 1" descr="A screenshot of a computer&#10;&#10;AI-generated content may be incorrect."/>
                    <pic:cNvPicPr/>
                  </pic:nvPicPr>
                  <pic:blipFill>
                    <a:blip r:embed="rId21"/>
                    <a:stretch>
                      <a:fillRect/>
                    </a:stretch>
                  </pic:blipFill>
                  <pic:spPr>
                    <a:xfrm>
                      <a:off x="0" y="0"/>
                      <a:ext cx="5943600" cy="2680970"/>
                    </a:xfrm>
                    <a:prstGeom prst="rect">
                      <a:avLst/>
                    </a:prstGeom>
                    <a:ln>
                      <a:solidFill>
                        <a:schemeClr val="bg1">
                          <a:lumMod val="50000"/>
                        </a:schemeClr>
                      </a:solidFill>
                    </a:ln>
                  </pic:spPr>
                </pic:pic>
              </a:graphicData>
            </a:graphic>
          </wp:inline>
        </w:drawing>
      </w:r>
    </w:p>
    <w:p w14:paraId="79465C63" w14:textId="5C27ED63" w:rsidR="00F47C5C" w:rsidRDefault="00F47C5C" w:rsidP="00F47C5C">
      <w:pPr>
        <w:rPr>
          <w:rFonts w:ascii="Courier New" w:hAnsi="Courier New" w:cs="Courier New"/>
          <w:sz w:val="16"/>
          <w:szCs w:val="16"/>
        </w:rPr>
      </w:pPr>
      <w:r>
        <w:rPr>
          <w:rFonts w:ascii="Courier New" w:hAnsi="Courier New" w:cs="Courier New"/>
          <w:sz w:val="16"/>
          <w:szCs w:val="16"/>
        </w:rPr>
        <w:t>// drop this into a JSON linter for easier reading</w:t>
      </w:r>
    </w:p>
    <w:p w14:paraId="7641B812"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w:t>
      </w:r>
    </w:p>
    <w:p w14:paraId="523F82CC"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proofErr w:type="gramStart"/>
      <w:r w:rsidRPr="006C6F19">
        <w:rPr>
          <w:rFonts w:ascii="Courier New" w:hAnsi="Courier New" w:cs="Courier New"/>
          <w:sz w:val="16"/>
          <w:szCs w:val="16"/>
        </w:rPr>
        <w:t>schema</w:t>
      </w:r>
      <w:proofErr w:type="gramEnd"/>
      <w:r w:rsidRPr="006C6F19">
        <w:rPr>
          <w:rFonts w:ascii="Courier New" w:hAnsi="Courier New" w:cs="Courier New"/>
          <w:sz w:val="16"/>
          <w:szCs w:val="16"/>
        </w:rPr>
        <w:t>_version</w:t>
      </w:r>
      <w:proofErr w:type="spellEnd"/>
      <w:r w:rsidRPr="006C6F19">
        <w:rPr>
          <w:rFonts w:ascii="Courier New" w:hAnsi="Courier New" w:cs="Courier New"/>
          <w:sz w:val="16"/>
          <w:szCs w:val="16"/>
        </w:rPr>
        <w:t>": "1.0.0",</w:t>
      </w:r>
    </w:p>
    <w:p w14:paraId="6989BA7A"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"id": "&lt;GUID&gt;",</w:t>
      </w:r>
    </w:p>
    <w:p w14:paraId="63C3C983"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"name": "Overtime Meal Allowance Reduction (Camp or Subsistence)",</w:t>
      </w:r>
    </w:p>
    <w:p w14:paraId="691695B5"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"summary": "Prevents duplication of overtime meal allowance when meals are already covered by camp provisions or a subsistence allowance. Removes or reduces the $40 allowance accordingly.",</w:t>
      </w:r>
    </w:p>
    <w:p w14:paraId="227A28E8"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"status": "active",</w:t>
      </w:r>
    </w:p>
    <w:p w14:paraId="43801231"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proofErr w:type="gramStart"/>
      <w:r w:rsidRPr="006C6F19">
        <w:rPr>
          <w:rFonts w:ascii="Courier New" w:hAnsi="Courier New" w:cs="Courier New"/>
          <w:sz w:val="16"/>
          <w:szCs w:val="16"/>
        </w:rPr>
        <w:t>created</w:t>
      </w:r>
      <w:proofErr w:type="gramEnd"/>
      <w:r w:rsidRPr="006C6F19">
        <w:rPr>
          <w:rFonts w:ascii="Courier New" w:hAnsi="Courier New" w:cs="Courier New"/>
          <w:sz w:val="16"/>
          <w:szCs w:val="16"/>
        </w:rPr>
        <w:t>_at</w:t>
      </w:r>
      <w:proofErr w:type="spellEnd"/>
      <w:r w:rsidRPr="006C6F19">
        <w:rPr>
          <w:rFonts w:ascii="Courier New" w:hAnsi="Courier New" w:cs="Courier New"/>
          <w:sz w:val="16"/>
          <w:szCs w:val="16"/>
        </w:rPr>
        <w:t>": "2025-09-19T00:00:00Z",</w:t>
      </w:r>
    </w:p>
    <w:p w14:paraId="2346A756"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proofErr w:type="gramStart"/>
      <w:r w:rsidRPr="006C6F19">
        <w:rPr>
          <w:rFonts w:ascii="Courier New" w:hAnsi="Courier New" w:cs="Courier New"/>
          <w:sz w:val="16"/>
          <w:szCs w:val="16"/>
        </w:rPr>
        <w:t>updated</w:t>
      </w:r>
      <w:proofErr w:type="gramEnd"/>
      <w:r w:rsidRPr="006C6F19">
        <w:rPr>
          <w:rFonts w:ascii="Courier New" w:hAnsi="Courier New" w:cs="Courier New"/>
          <w:sz w:val="16"/>
          <w:szCs w:val="16"/>
        </w:rPr>
        <w:t>_at</w:t>
      </w:r>
      <w:proofErr w:type="spellEnd"/>
      <w:r w:rsidRPr="006C6F19">
        <w:rPr>
          <w:rFonts w:ascii="Courier New" w:hAnsi="Courier New" w:cs="Courier New"/>
          <w:sz w:val="16"/>
          <w:szCs w:val="16"/>
        </w:rPr>
        <w:t>": null,</w:t>
      </w:r>
    </w:p>
    <w:p w14:paraId="688E574C"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proofErr w:type="gramStart"/>
      <w:r w:rsidRPr="006C6F19">
        <w:rPr>
          <w:rFonts w:ascii="Courier New" w:hAnsi="Courier New" w:cs="Courier New"/>
          <w:sz w:val="16"/>
          <w:szCs w:val="16"/>
        </w:rPr>
        <w:t>effective</w:t>
      </w:r>
      <w:proofErr w:type="gramEnd"/>
      <w:r w:rsidRPr="006C6F19">
        <w:rPr>
          <w:rFonts w:ascii="Courier New" w:hAnsi="Courier New" w:cs="Courier New"/>
          <w:sz w:val="16"/>
          <w:szCs w:val="16"/>
        </w:rPr>
        <w:t>_start</w:t>
      </w:r>
      <w:proofErr w:type="spellEnd"/>
      <w:r w:rsidRPr="006C6F19">
        <w:rPr>
          <w:rFonts w:ascii="Courier New" w:hAnsi="Courier New" w:cs="Courier New"/>
          <w:sz w:val="16"/>
          <w:szCs w:val="16"/>
        </w:rPr>
        <w:t>": "2025-01-01",</w:t>
      </w:r>
    </w:p>
    <w:p w14:paraId="37B7DC45"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proofErr w:type="gramStart"/>
      <w:r w:rsidRPr="006C6F19">
        <w:rPr>
          <w:rFonts w:ascii="Courier New" w:hAnsi="Courier New" w:cs="Courier New"/>
          <w:sz w:val="16"/>
          <w:szCs w:val="16"/>
        </w:rPr>
        <w:t>effective</w:t>
      </w:r>
      <w:proofErr w:type="gramEnd"/>
      <w:r w:rsidRPr="006C6F19">
        <w:rPr>
          <w:rFonts w:ascii="Courier New" w:hAnsi="Courier New" w:cs="Courier New"/>
          <w:sz w:val="16"/>
          <w:szCs w:val="16"/>
        </w:rPr>
        <w:t>_end</w:t>
      </w:r>
      <w:proofErr w:type="spellEnd"/>
      <w:r w:rsidRPr="006C6F19">
        <w:rPr>
          <w:rFonts w:ascii="Courier New" w:hAnsi="Courier New" w:cs="Courier New"/>
          <w:sz w:val="16"/>
          <w:szCs w:val="16"/>
        </w:rPr>
        <w:t>": "2028-12-31",</w:t>
      </w:r>
    </w:p>
    <w:p w14:paraId="238A1EDB"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"tags": [</w:t>
      </w:r>
    </w:p>
    <w:p w14:paraId="04CE7E98"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"overtime",</w:t>
      </w:r>
    </w:p>
    <w:p w14:paraId="00DB4831"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gramStart"/>
      <w:r w:rsidRPr="006C6F19">
        <w:rPr>
          <w:rFonts w:ascii="Courier New" w:hAnsi="Courier New" w:cs="Courier New"/>
          <w:sz w:val="16"/>
          <w:szCs w:val="16"/>
        </w:rPr>
        <w:t>meal</w:t>
      </w:r>
      <w:proofErr w:type="gramEnd"/>
      <w:r w:rsidRPr="006C6F19">
        <w:rPr>
          <w:rFonts w:ascii="Courier New" w:hAnsi="Courier New" w:cs="Courier New"/>
          <w:sz w:val="16"/>
          <w:szCs w:val="16"/>
        </w:rPr>
        <w:t xml:space="preserve"> allowance",</w:t>
      </w:r>
    </w:p>
    <w:p w14:paraId="776D3166"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"subsistence",</w:t>
      </w:r>
    </w:p>
    <w:p w14:paraId="330D1FB3"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"camp"</w:t>
      </w:r>
    </w:p>
    <w:p w14:paraId="1985EEF8"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422D6ADF"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"subjects": [</w:t>
      </w:r>
    </w:p>
    <w:p w14:paraId="6369D17D"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6D969880"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"kind": "employee"</w:t>
      </w:r>
    </w:p>
    <w:p w14:paraId="45655C83"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5C9AEAB9"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3E2BB2F1"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lastRenderedPageBreak/>
        <w:t xml:space="preserve">    "context</w:t>
      </w:r>
      <w:proofErr w:type="gramStart"/>
      <w:r w:rsidRPr="006C6F19">
        <w:rPr>
          <w:rFonts w:ascii="Courier New" w:hAnsi="Courier New" w:cs="Courier New"/>
          <w:sz w:val="16"/>
          <w:szCs w:val="16"/>
        </w:rPr>
        <w:t>": {</w:t>
      </w:r>
      <w:proofErr w:type="gramEnd"/>
    </w:p>
    <w:p w14:paraId="2D7CAB6F"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"jurisdiction": "CA-AB"</w:t>
      </w:r>
    </w:p>
    <w:p w14:paraId="22C979AC"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264D85BD"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"facts</w:t>
      </w:r>
      <w:proofErr w:type="gramStart"/>
      <w:r w:rsidRPr="006C6F19">
        <w:rPr>
          <w:rFonts w:ascii="Courier New" w:hAnsi="Courier New" w:cs="Courier New"/>
          <w:sz w:val="16"/>
          <w:szCs w:val="16"/>
        </w:rPr>
        <w:t>": {</w:t>
      </w:r>
      <w:proofErr w:type="gramEnd"/>
    </w:p>
    <w:p w14:paraId="07107DBA"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proofErr w:type="gramStart"/>
      <w:r w:rsidRPr="006C6F19">
        <w:rPr>
          <w:rFonts w:ascii="Courier New" w:hAnsi="Courier New" w:cs="Courier New"/>
          <w:sz w:val="16"/>
          <w:szCs w:val="16"/>
        </w:rPr>
        <w:t>is</w:t>
      </w:r>
      <w:proofErr w:type="gramEnd"/>
      <w:r w:rsidRPr="006C6F19">
        <w:rPr>
          <w:rFonts w:ascii="Courier New" w:hAnsi="Courier New" w:cs="Courier New"/>
          <w:sz w:val="16"/>
          <w:szCs w:val="16"/>
        </w:rPr>
        <w:t>_in_camp</w:t>
      </w:r>
      <w:proofErr w:type="spellEnd"/>
      <w:r w:rsidRPr="006C6F19">
        <w:rPr>
          <w:rFonts w:ascii="Courier New" w:hAnsi="Courier New" w:cs="Courier New"/>
          <w:sz w:val="16"/>
          <w:szCs w:val="16"/>
        </w:rPr>
        <w:t>": "</w:t>
      </w:r>
      <w:proofErr w:type="spellStart"/>
      <w:r w:rsidRPr="006C6F19">
        <w:rPr>
          <w:rFonts w:ascii="Courier New" w:hAnsi="Courier New" w:cs="Courier New"/>
          <w:sz w:val="16"/>
          <w:szCs w:val="16"/>
        </w:rPr>
        <w:t>boolean</w:t>
      </w:r>
      <w:proofErr w:type="spellEnd"/>
      <w:r w:rsidRPr="006C6F19">
        <w:rPr>
          <w:rFonts w:ascii="Courier New" w:hAnsi="Courier New" w:cs="Courier New"/>
          <w:sz w:val="16"/>
          <w:szCs w:val="16"/>
        </w:rPr>
        <w:t>",</w:t>
      </w:r>
    </w:p>
    <w:p w14:paraId="1EB408C9"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proofErr w:type="gramStart"/>
      <w:r w:rsidRPr="006C6F19">
        <w:rPr>
          <w:rFonts w:ascii="Courier New" w:hAnsi="Courier New" w:cs="Courier New"/>
          <w:sz w:val="16"/>
          <w:szCs w:val="16"/>
        </w:rPr>
        <w:t>subsistence</w:t>
      </w:r>
      <w:proofErr w:type="gramEnd"/>
      <w:r w:rsidRPr="006C6F19">
        <w:rPr>
          <w:rFonts w:ascii="Courier New" w:hAnsi="Courier New" w:cs="Courier New"/>
          <w:sz w:val="16"/>
          <w:szCs w:val="16"/>
        </w:rPr>
        <w:t>_reduction_amount</w:t>
      </w:r>
      <w:proofErr w:type="spellEnd"/>
      <w:r w:rsidRPr="006C6F19">
        <w:rPr>
          <w:rFonts w:ascii="Courier New" w:hAnsi="Courier New" w:cs="Courier New"/>
          <w:sz w:val="16"/>
          <w:szCs w:val="16"/>
        </w:rPr>
        <w:t>": "number"</w:t>
      </w:r>
    </w:p>
    <w:p w14:paraId="7BC1D40B"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55F09FB5"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"trigger": true,</w:t>
      </w:r>
    </w:p>
    <w:p w14:paraId="0B2BCA62" w14:textId="22FFA915"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r w:rsidR="0028506B">
        <w:rPr>
          <w:rFonts w:ascii="Courier New" w:hAnsi="Courier New" w:cs="Courier New"/>
          <w:sz w:val="16"/>
          <w:szCs w:val="16"/>
        </w:rPr>
        <w:t>obligations</w:t>
      </w:r>
      <w:r w:rsidRPr="006C6F19">
        <w:rPr>
          <w:rFonts w:ascii="Courier New" w:hAnsi="Courier New" w:cs="Courier New"/>
          <w:sz w:val="16"/>
          <w:szCs w:val="16"/>
        </w:rPr>
        <w:t>": [],</w:t>
      </w:r>
    </w:p>
    <w:p w14:paraId="29FFCD19"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"operations": [</w:t>
      </w:r>
    </w:p>
    <w:p w14:paraId="556BF419"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29804FE1"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"op": "remove",</w:t>
      </w:r>
    </w:p>
    <w:p w14:paraId="3A853AB0"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"select</w:t>
      </w:r>
      <w:proofErr w:type="gramStart"/>
      <w:r w:rsidRPr="006C6F19">
        <w:rPr>
          <w:rFonts w:ascii="Courier New" w:hAnsi="Courier New" w:cs="Courier New"/>
          <w:sz w:val="16"/>
          <w:szCs w:val="16"/>
        </w:rPr>
        <w:t>": {</w:t>
      </w:r>
      <w:proofErr w:type="gramEnd"/>
    </w:p>
    <w:p w14:paraId="24294483"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proofErr w:type="gramStart"/>
      <w:r w:rsidRPr="006C6F19">
        <w:rPr>
          <w:rFonts w:ascii="Courier New" w:hAnsi="Courier New" w:cs="Courier New"/>
          <w:sz w:val="16"/>
          <w:szCs w:val="16"/>
        </w:rPr>
        <w:t>provision</w:t>
      </w:r>
      <w:proofErr w:type="gramEnd"/>
      <w:r w:rsidRPr="006C6F19">
        <w:rPr>
          <w:rFonts w:ascii="Courier New" w:hAnsi="Courier New" w:cs="Courier New"/>
          <w:sz w:val="16"/>
          <w:szCs w:val="16"/>
        </w:rPr>
        <w:t>_tag</w:t>
      </w:r>
      <w:proofErr w:type="spellEnd"/>
      <w:r w:rsidRPr="006C6F19">
        <w:rPr>
          <w:rFonts w:ascii="Courier New" w:hAnsi="Courier New" w:cs="Courier New"/>
          <w:sz w:val="16"/>
          <w:szCs w:val="16"/>
        </w:rPr>
        <w:t>": "</w:t>
      </w:r>
      <w:proofErr w:type="gramStart"/>
      <w:r w:rsidRPr="006C6F19">
        <w:rPr>
          <w:rFonts w:ascii="Courier New" w:hAnsi="Courier New" w:cs="Courier New"/>
          <w:sz w:val="16"/>
          <w:szCs w:val="16"/>
        </w:rPr>
        <w:t>allowance.$</w:t>
      </w:r>
      <w:proofErr w:type="gramEnd"/>
      <w:r w:rsidRPr="006C6F19">
        <w:rPr>
          <w:rFonts w:ascii="Courier New" w:hAnsi="Courier New" w:cs="Courier New"/>
          <w:sz w:val="16"/>
          <w:szCs w:val="16"/>
        </w:rPr>
        <w:t>40",</w:t>
      </w:r>
    </w:p>
    <w:p w14:paraId="5E360F82"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r w:rsidRPr="006C6F19">
        <w:rPr>
          <w:rFonts w:ascii="Courier New" w:hAnsi="Courier New" w:cs="Courier New"/>
          <w:sz w:val="16"/>
          <w:szCs w:val="16"/>
        </w:rPr>
        <w:t>facts.is_in_camp</w:t>
      </w:r>
      <w:proofErr w:type="spellEnd"/>
      <w:r w:rsidRPr="006C6F19">
        <w:rPr>
          <w:rFonts w:ascii="Courier New" w:hAnsi="Courier New" w:cs="Courier New"/>
          <w:sz w:val="16"/>
          <w:szCs w:val="16"/>
        </w:rPr>
        <w:t>": true</w:t>
      </w:r>
    </w:p>
    <w:p w14:paraId="5AFDD7B9"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5749CAD1"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"scope": "</w:t>
      </w:r>
      <w:proofErr w:type="spellStart"/>
      <w:r w:rsidRPr="006C6F19">
        <w:rPr>
          <w:rFonts w:ascii="Courier New" w:hAnsi="Courier New" w:cs="Courier New"/>
          <w:sz w:val="16"/>
          <w:szCs w:val="16"/>
        </w:rPr>
        <w:t>provision_item</w:t>
      </w:r>
      <w:proofErr w:type="spellEnd"/>
      <w:r w:rsidRPr="006C6F19">
        <w:rPr>
          <w:rFonts w:ascii="Courier New" w:hAnsi="Courier New" w:cs="Courier New"/>
          <w:sz w:val="16"/>
          <w:szCs w:val="16"/>
        </w:rPr>
        <w:t>"</w:t>
      </w:r>
    </w:p>
    <w:p w14:paraId="44F6A25F"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44BFE64F"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10F34FB3"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"op": "</w:t>
      </w:r>
      <w:proofErr w:type="spellStart"/>
      <w:r w:rsidRPr="006C6F19">
        <w:rPr>
          <w:rFonts w:ascii="Courier New" w:hAnsi="Courier New" w:cs="Courier New"/>
          <w:sz w:val="16"/>
          <w:szCs w:val="16"/>
        </w:rPr>
        <w:t>top_up</w:t>
      </w:r>
      <w:proofErr w:type="spellEnd"/>
      <w:r w:rsidRPr="006C6F19">
        <w:rPr>
          <w:rFonts w:ascii="Courier New" w:hAnsi="Courier New" w:cs="Courier New"/>
          <w:sz w:val="16"/>
          <w:szCs w:val="16"/>
        </w:rPr>
        <w:t>",</w:t>
      </w:r>
    </w:p>
    <w:p w14:paraId="61454830"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"select</w:t>
      </w:r>
      <w:proofErr w:type="gramStart"/>
      <w:r w:rsidRPr="006C6F19">
        <w:rPr>
          <w:rFonts w:ascii="Courier New" w:hAnsi="Courier New" w:cs="Courier New"/>
          <w:sz w:val="16"/>
          <w:szCs w:val="16"/>
        </w:rPr>
        <w:t>": {</w:t>
      </w:r>
      <w:proofErr w:type="gramEnd"/>
    </w:p>
    <w:p w14:paraId="39EF4230"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proofErr w:type="gramStart"/>
      <w:r w:rsidRPr="006C6F19">
        <w:rPr>
          <w:rFonts w:ascii="Courier New" w:hAnsi="Courier New" w:cs="Courier New"/>
          <w:sz w:val="16"/>
          <w:szCs w:val="16"/>
        </w:rPr>
        <w:t>provision</w:t>
      </w:r>
      <w:proofErr w:type="gramEnd"/>
      <w:r w:rsidRPr="006C6F19">
        <w:rPr>
          <w:rFonts w:ascii="Courier New" w:hAnsi="Courier New" w:cs="Courier New"/>
          <w:sz w:val="16"/>
          <w:szCs w:val="16"/>
        </w:rPr>
        <w:t>_tag</w:t>
      </w:r>
      <w:proofErr w:type="spellEnd"/>
      <w:r w:rsidRPr="006C6F19">
        <w:rPr>
          <w:rFonts w:ascii="Courier New" w:hAnsi="Courier New" w:cs="Courier New"/>
          <w:sz w:val="16"/>
          <w:szCs w:val="16"/>
        </w:rPr>
        <w:t>": "</w:t>
      </w:r>
      <w:proofErr w:type="gramStart"/>
      <w:r w:rsidRPr="006C6F19">
        <w:rPr>
          <w:rFonts w:ascii="Courier New" w:hAnsi="Courier New" w:cs="Courier New"/>
          <w:sz w:val="16"/>
          <w:szCs w:val="16"/>
        </w:rPr>
        <w:t>allowance.$</w:t>
      </w:r>
      <w:proofErr w:type="gramEnd"/>
      <w:r w:rsidRPr="006C6F19">
        <w:rPr>
          <w:rFonts w:ascii="Courier New" w:hAnsi="Courier New" w:cs="Courier New"/>
          <w:sz w:val="16"/>
          <w:szCs w:val="16"/>
        </w:rPr>
        <w:t>40",</w:t>
      </w:r>
    </w:p>
    <w:p w14:paraId="2ACB02BB"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proofErr w:type="gramStart"/>
      <w:r w:rsidRPr="006C6F19">
        <w:rPr>
          <w:rFonts w:ascii="Courier New" w:hAnsi="Courier New" w:cs="Courier New"/>
          <w:sz w:val="16"/>
          <w:szCs w:val="16"/>
        </w:rPr>
        <w:t>facts.subsistence</w:t>
      </w:r>
      <w:proofErr w:type="gramEnd"/>
      <w:r w:rsidRPr="006C6F19">
        <w:rPr>
          <w:rFonts w:ascii="Courier New" w:hAnsi="Courier New" w:cs="Courier New"/>
          <w:sz w:val="16"/>
          <w:szCs w:val="16"/>
        </w:rPr>
        <w:t>_reduction_amount</w:t>
      </w:r>
      <w:proofErr w:type="spellEnd"/>
      <w:proofErr w:type="gramStart"/>
      <w:r w:rsidRPr="006C6F19">
        <w:rPr>
          <w:rFonts w:ascii="Courier New" w:hAnsi="Courier New" w:cs="Courier New"/>
          <w:sz w:val="16"/>
          <w:szCs w:val="16"/>
        </w:rPr>
        <w:t>": {</w:t>
      </w:r>
      <w:proofErr w:type="gramEnd"/>
    </w:p>
    <w:p w14:paraId="49348ADD"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r w:rsidRPr="006C6F19">
        <w:rPr>
          <w:rFonts w:ascii="Courier New" w:hAnsi="Courier New" w:cs="Courier New"/>
          <w:sz w:val="16"/>
          <w:szCs w:val="16"/>
        </w:rPr>
        <w:t>gt</w:t>
      </w:r>
      <w:proofErr w:type="spellEnd"/>
      <w:r w:rsidRPr="006C6F19">
        <w:rPr>
          <w:rFonts w:ascii="Courier New" w:hAnsi="Courier New" w:cs="Courier New"/>
          <w:sz w:val="16"/>
          <w:szCs w:val="16"/>
        </w:rPr>
        <w:t>": 0</w:t>
      </w:r>
    </w:p>
    <w:p w14:paraId="7FC00C55"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05A62719"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52369444"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"scope": "</w:t>
      </w:r>
      <w:proofErr w:type="spellStart"/>
      <w:r w:rsidRPr="006C6F19">
        <w:rPr>
          <w:rFonts w:ascii="Courier New" w:hAnsi="Courier New" w:cs="Courier New"/>
          <w:sz w:val="16"/>
          <w:szCs w:val="16"/>
        </w:rPr>
        <w:t>provision_item</w:t>
      </w:r>
      <w:proofErr w:type="spellEnd"/>
      <w:r w:rsidRPr="006C6F19">
        <w:rPr>
          <w:rFonts w:ascii="Courier New" w:hAnsi="Courier New" w:cs="Courier New"/>
          <w:sz w:val="16"/>
          <w:szCs w:val="16"/>
        </w:rPr>
        <w:t>",</w:t>
      </w:r>
    </w:p>
    <w:p w14:paraId="12E2D8A9"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"to</w:t>
      </w:r>
      <w:proofErr w:type="gramStart"/>
      <w:r w:rsidRPr="006C6F19">
        <w:rPr>
          <w:rFonts w:ascii="Courier New" w:hAnsi="Courier New" w:cs="Courier New"/>
          <w:sz w:val="16"/>
          <w:szCs w:val="16"/>
        </w:rPr>
        <w:t>": {</w:t>
      </w:r>
      <w:proofErr w:type="gramEnd"/>
    </w:p>
    <w:p w14:paraId="239E8AB6"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"min": [</w:t>
      </w:r>
    </w:p>
    <w:p w14:paraId="143C2E41"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40,</w:t>
      </w:r>
    </w:p>
    <w:p w14:paraId="63C727B0"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6A4A6DFE"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"var": "</w:t>
      </w:r>
      <w:proofErr w:type="spellStart"/>
      <w:proofErr w:type="gramStart"/>
      <w:r w:rsidRPr="006C6F19">
        <w:rPr>
          <w:rFonts w:ascii="Courier New" w:hAnsi="Courier New" w:cs="Courier New"/>
          <w:sz w:val="16"/>
          <w:szCs w:val="16"/>
        </w:rPr>
        <w:t>facts.subsistence</w:t>
      </w:r>
      <w:proofErr w:type="gramEnd"/>
      <w:r w:rsidRPr="006C6F19">
        <w:rPr>
          <w:rFonts w:ascii="Courier New" w:hAnsi="Courier New" w:cs="Courier New"/>
          <w:sz w:val="16"/>
          <w:szCs w:val="16"/>
        </w:rPr>
        <w:t>_reduction_amount</w:t>
      </w:r>
      <w:proofErr w:type="spellEnd"/>
      <w:r w:rsidRPr="006C6F19">
        <w:rPr>
          <w:rFonts w:ascii="Courier New" w:hAnsi="Courier New" w:cs="Courier New"/>
          <w:sz w:val="16"/>
          <w:szCs w:val="16"/>
        </w:rPr>
        <w:t>"</w:t>
      </w:r>
    </w:p>
    <w:p w14:paraId="446A880F"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45F278AC"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020C346E"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2944208D" w14:textId="29A88763"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r w:rsidR="0028506B">
        <w:rPr>
          <w:rFonts w:ascii="Courier New" w:hAnsi="Courier New" w:cs="Courier New"/>
          <w:sz w:val="16"/>
          <w:szCs w:val="16"/>
        </w:rPr>
        <w:t>obligations</w:t>
      </w:r>
      <w:r w:rsidRPr="006C6F19">
        <w:rPr>
          <w:rFonts w:ascii="Courier New" w:hAnsi="Courier New" w:cs="Courier New"/>
          <w:sz w:val="16"/>
          <w:szCs w:val="16"/>
        </w:rPr>
        <w:t>": [</w:t>
      </w:r>
    </w:p>
    <w:p w14:paraId="35A18ABB"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lastRenderedPageBreak/>
        <w:t xml:space="preserve">                {</w:t>
      </w:r>
    </w:p>
    <w:p w14:paraId="1153F9AF"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"kind": "allowance",</w:t>
      </w:r>
    </w:p>
    <w:p w14:paraId="5D9E6891"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"currency": "CAD",</w:t>
      </w:r>
    </w:p>
    <w:p w14:paraId="211E7325"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proofErr w:type="gramStart"/>
      <w:r w:rsidRPr="006C6F19">
        <w:rPr>
          <w:rFonts w:ascii="Courier New" w:hAnsi="Courier New" w:cs="Courier New"/>
          <w:sz w:val="16"/>
          <w:szCs w:val="16"/>
        </w:rPr>
        <w:t>provision</w:t>
      </w:r>
      <w:proofErr w:type="gramEnd"/>
      <w:r w:rsidRPr="006C6F19">
        <w:rPr>
          <w:rFonts w:ascii="Courier New" w:hAnsi="Courier New" w:cs="Courier New"/>
          <w:sz w:val="16"/>
          <w:szCs w:val="16"/>
        </w:rPr>
        <w:t>_tag</w:t>
      </w:r>
      <w:proofErr w:type="spellEnd"/>
      <w:r w:rsidRPr="006C6F19">
        <w:rPr>
          <w:rFonts w:ascii="Courier New" w:hAnsi="Courier New" w:cs="Courier New"/>
          <w:sz w:val="16"/>
          <w:szCs w:val="16"/>
        </w:rPr>
        <w:t>": "</w:t>
      </w:r>
      <w:proofErr w:type="spellStart"/>
      <w:proofErr w:type="gramStart"/>
      <w:r w:rsidRPr="006C6F19">
        <w:rPr>
          <w:rFonts w:ascii="Courier New" w:hAnsi="Courier New" w:cs="Courier New"/>
          <w:sz w:val="16"/>
          <w:szCs w:val="16"/>
        </w:rPr>
        <w:t>allowance.topup</w:t>
      </w:r>
      <w:proofErr w:type="gramEnd"/>
      <w:r w:rsidRPr="006C6F19">
        <w:rPr>
          <w:rFonts w:ascii="Courier New" w:hAnsi="Courier New" w:cs="Courier New"/>
          <w:sz w:val="16"/>
          <w:szCs w:val="16"/>
        </w:rPr>
        <w:t>.subsistence</w:t>
      </w:r>
      <w:proofErr w:type="spellEnd"/>
      <w:r w:rsidRPr="006C6F19">
        <w:rPr>
          <w:rFonts w:ascii="Courier New" w:hAnsi="Courier New" w:cs="Courier New"/>
          <w:sz w:val="16"/>
          <w:szCs w:val="16"/>
        </w:rPr>
        <w:t>",</w:t>
      </w:r>
    </w:p>
    <w:p w14:paraId="28341E92"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"amount</w:t>
      </w:r>
      <w:proofErr w:type="gramStart"/>
      <w:r w:rsidRPr="006C6F19">
        <w:rPr>
          <w:rFonts w:ascii="Courier New" w:hAnsi="Courier New" w:cs="Courier New"/>
          <w:sz w:val="16"/>
          <w:szCs w:val="16"/>
        </w:rPr>
        <w:t>": {</w:t>
      </w:r>
      <w:proofErr w:type="gramEnd"/>
    </w:p>
    <w:p w14:paraId="72858F7E"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"delta": "amount"</w:t>
      </w:r>
    </w:p>
    <w:p w14:paraId="08DEC76B"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6595040C"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20C938B2"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6290D390"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69111F6A"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50EF191F"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"provenance</w:t>
      </w:r>
      <w:proofErr w:type="gramStart"/>
      <w:r w:rsidRPr="006C6F19">
        <w:rPr>
          <w:rFonts w:ascii="Courier New" w:hAnsi="Courier New" w:cs="Courier New"/>
          <w:sz w:val="16"/>
          <w:szCs w:val="16"/>
        </w:rPr>
        <w:t>": {</w:t>
      </w:r>
      <w:proofErr w:type="gramEnd"/>
    </w:p>
    <w:p w14:paraId="7FA39E83"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"document</w:t>
      </w:r>
      <w:proofErr w:type="gramStart"/>
      <w:r w:rsidRPr="006C6F19">
        <w:rPr>
          <w:rFonts w:ascii="Courier New" w:hAnsi="Courier New" w:cs="Courier New"/>
          <w:sz w:val="16"/>
          <w:szCs w:val="16"/>
        </w:rPr>
        <w:t>": {</w:t>
      </w:r>
      <w:proofErr w:type="gramEnd"/>
    </w:p>
    <w:p w14:paraId="43050924"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"id": "&lt;GUID&gt;",</w:t>
      </w:r>
    </w:p>
    <w:p w14:paraId="333C862B"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"title": "National Maintenance Agreement - Province of Alberta 2025-2028",</w:t>
      </w:r>
    </w:p>
    <w:p w14:paraId="33F3DC2A"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proofErr w:type="gramStart"/>
      <w:r w:rsidRPr="006C6F19">
        <w:rPr>
          <w:rFonts w:ascii="Courier New" w:hAnsi="Courier New" w:cs="Courier New"/>
          <w:sz w:val="16"/>
          <w:szCs w:val="16"/>
        </w:rPr>
        <w:t>short</w:t>
      </w:r>
      <w:proofErr w:type="gramEnd"/>
      <w:r w:rsidRPr="006C6F19">
        <w:rPr>
          <w:rFonts w:ascii="Courier New" w:hAnsi="Courier New" w:cs="Courier New"/>
          <w:sz w:val="16"/>
          <w:szCs w:val="16"/>
        </w:rPr>
        <w:t>_name</w:t>
      </w:r>
      <w:proofErr w:type="spellEnd"/>
      <w:r w:rsidRPr="006C6F19">
        <w:rPr>
          <w:rFonts w:ascii="Courier New" w:hAnsi="Courier New" w:cs="Courier New"/>
          <w:sz w:val="16"/>
          <w:szCs w:val="16"/>
        </w:rPr>
        <w:t>": "NMA AB 2025-2028",</w:t>
      </w:r>
    </w:p>
    <w:p w14:paraId="2D52081B"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roofErr w:type="spellStart"/>
      <w:proofErr w:type="gramStart"/>
      <w:r w:rsidRPr="006C6F19">
        <w:rPr>
          <w:rFonts w:ascii="Courier New" w:hAnsi="Courier New" w:cs="Courier New"/>
          <w:sz w:val="16"/>
          <w:szCs w:val="16"/>
        </w:rPr>
        <w:t>version</w:t>
      </w:r>
      <w:proofErr w:type="gramEnd"/>
      <w:r w:rsidRPr="006C6F19">
        <w:rPr>
          <w:rFonts w:ascii="Courier New" w:hAnsi="Courier New" w:cs="Courier New"/>
          <w:sz w:val="16"/>
          <w:szCs w:val="16"/>
        </w:rPr>
        <w:t>_label</w:t>
      </w:r>
      <w:proofErr w:type="spellEnd"/>
      <w:r w:rsidRPr="006C6F19">
        <w:rPr>
          <w:rFonts w:ascii="Courier New" w:hAnsi="Courier New" w:cs="Courier New"/>
          <w:sz w:val="16"/>
          <w:szCs w:val="16"/>
        </w:rPr>
        <w:t>": "Version 3",</w:t>
      </w:r>
    </w:p>
    <w:p w14:paraId="3F0DCD46" w14:textId="77777777" w:rsidR="006C6F19" w:rsidRPr="00E677C0" w:rsidRDefault="006C6F19" w:rsidP="006C6F19">
      <w:pPr>
        <w:rPr>
          <w:rFonts w:ascii="Courier New" w:hAnsi="Courier New" w:cs="Courier New"/>
          <w:sz w:val="16"/>
          <w:szCs w:val="16"/>
          <w:lang w:val="fr-FR"/>
        </w:rPr>
      </w:pPr>
      <w:r w:rsidRPr="006C6F19">
        <w:rPr>
          <w:rFonts w:ascii="Courier New" w:hAnsi="Courier New" w:cs="Courier New"/>
          <w:sz w:val="16"/>
          <w:szCs w:val="16"/>
        </w:rPr>
        <w:t xml:space="preserve">            </w:t>
      </w:r>
      <w:r w:rsidRPr="00E677C0">
        <w:rPr>
          <w:rFonts w:ascii="Courier New" w:hAnsi="Courier New" w:cs="Courier New"/>
          <w:sz w:val="16"/>
          <w:szCs w:val="16"/>
          <w:lang w:val="fr-FR"/>
        </w:rPr>
        <w:t>"</w:t>
      </w:r>
      <w:proofErr w:type="spellStart"/>
      <w:r w:rsidRPr="00E677C0">
        <w:rPr>
          <w:rFonts w:ascii="Courier New" w:hAnsi="Courier New" w:cs="Courier New"/>
          <w:sz w:val="16"/>
          <w:szCs w:val="16"/>
          <w:lang w:val="fr-FR"/>
        </w:rPr>
        <w:t>uri</w:t>
      </w:r>
      <w:proofErr w:type="spellEnd"/>
      <w:proofErr w:type="gramStart"/>
      <w:r w:rsidRPr="00E677C0">
        <w:rPr>
          <w:rFonts w:ascii="Courier New" w:hAnsi="Courier New" w:cs="Courier New"/>
          <w:sz w:val="16"/>
          <w:szCs w:val="16"/>
          <w:lang w:val="fr-FR"/>
        </w:rPr>
        <w:t>":</w:t>
      </w:r>
      <w:proofErr w:type="gramEnd"/>
      <w:r w:rsidRPr="00E677C0">
        <w:rPr>
          <w:rFonts w:ascii="Courier New" w:hAnsi="Courier New" w:cs="Courier New"/>
          <w:sz w:val="16"/>
          <w:szCs w:val="16"/>
          <w:lang w:val="fr-FR"/>
        </w:rPr>
        <w:t xml:space="preserve"> "https://gpmccanada.com/wp-content/uploads/2025/04/NMA-Alberta-Province-Wide-2025-2028-Version-3.pdf"</w:t>
      </w:r>
    </w:p>
    <w:p w14:paraId="0F88CBA0" w14:textId="77777777" w:rsidR="006C6F19" w:rsidRPr="006C6F19" w:rsidRDefault="006C6F19" w:rsidP="006C6F19">
      <w:pPr>
        <w:rPr>
          <w:rFonts w:ascii="Courier New" w:hAnsi="Courier New" w:cs="Courier New"/>
          <w:sz w:val="16"/>
          <w:szCs w:val="16"/>
        </w:rPr>
      </w:pPr>
      <w:r w:rsidRPr="00E677C0">
        <w:rPr>
          <w:rFonts w:ascii="Courier New" w:hAnsi="Courier New" w:cs="Courier New"/>
          <w:sz w:val="16"/>
          <w:szCs w:val="16"/>
          <w:lang w:val="fr-FR"/>
        </w:rPr>
        <w:t xml:space="preserve">        </w:t>
      </w:r>
      <w:r w:rsidRPr="006C6F19">
        <w:rPr>
          <w:rFonts w:ascii="Courier New" w:hAnsi="Courier New" w:cs="Courier New"/>
          <w:sz w:val="16"/>
          <w:szCs w:val="16"/>
        </w:rPr>
        <w:t>},</w:t>
      </w:r>
    </w:p>
    <w:p w14:paraId="0DF880C3"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"citation</w:t>
      </w:r>
      <w:proofErr w:type="gramStart"/>
      <w:r w:rsidRPr="006C6F19">
        <w:rPr>
          <w:rFonts w:ascii="Courier New" w:hAnsi="Courier New" w:cs="Courier New"/>
          <w:sz w:val="16"/>
          <w:szCs w:val="16"/>
        </w:rPr>
        <w:t>": {</w:t>
      </w:r>
      <w:proofErr w:type="gramEnd"/>
    </w:p>
    <w:p w14:paraId="11705ED5"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"path": [</w:t>
      </w:r>
    </w:p>
    <w:p w14:paraId="1EF2C861"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"Article 15.604 – Meal Allowance Reductions"</w:t>
      </w:r>
    </w:p>
    <w:p w14:paraId="62FDF126"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43193CAF"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"pages": [</w:t>
      </w:r>
    </w:p>
    <w:p w14:paraId="3A39E568"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"19"</w:t>
      </w:r>
    </w:p>
    <w:p w14:paraId="5A22ACD5"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7F4D505A"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541078E4" w14:textId="77777777" w:rsidR="006C6F19" w:rsidRPr="006C6F19" w:rsidRDefault="006C6F19" w:rsidP="006C6F19">
      <w:pPr>
        <w:rPr>
          <w:rFonts w:ascii="Courier New" w:hAnsi="Courier New" w:cs="Courier New"/>
          <w:sz w:val="16"/>
          <w:szCs w:val="16"/>
        </w:rPr>
      </w:pPr>
      <w:r w:rsidRPr="006C6F19">
        <w:rPr>
          <w:rFonts w:ascii="Courier New" w:hAnsi="Courier New" w:cs="Courier New"/>
          <w:sz w:val="16"/>
          <w:szCs w:val="16"/>
        </w:rPr>
        <w:t xml:space="preserve">    }</w:t>
      </w:r>
    </w:p>
    <w:p w14:paraId="4992F448" w14:textId="16FAA7C2" w:rsidR="00B301A2" w:rsidRDefault="006C6F19" w:rsidP="006C6F19">
      <w:pPr>
        <w:rPr>
          <w:rFonts w:ascii="Courier New" w:hAnsi="Courier New" w:cs="Courier New"/>
          <w:sz w:val="16"/>
          <w:szCs w:val="16"/>
        </w:rPr>
      </w:pPr>
      <w:r w:rsidRPr="006C6F19">
        <w:rPr>
          <w:rFonts w:ascii="Courier New" w:hAnsi="Courier New" w:cs="Courier New"/>
          <w:sz w:val="16"/>
          <w:szCs w:val="16"/>
        </w:rPr>
        <w:t>}</w:t>
      </w:r>
    </w:p>
    <w:p w14:paraId="696CDE23" w14:textId="77777777" w:rsidR="00F47C5C" w:rsidRPr="00270BA8" w:rsidRDefault="00F47C5C" w:rsidP="00E677C0"/>
    <w:p w14:paraId="4FF021F1" w14:textId="77777777" w:rsidR="005D40DD" w:rsidRPr="00FB7AA4" w:rsidRDefault="005D40DD" w:rsidP="005D40DD">
      <w:pPr>
        <w:pStyle w:val="Heading1"/>
        <w:rPr>
          <w:lang w:val="en-CA"/>
        </w:rPr>
      </w:pPr>
      <w:r w:rsidRPr="005E4172">
        <w:rPr>
          <w:lang w:val="en-CA"/>
        </w:rPr>
        <w:t xml:space="preserve">Scaling </w:t>
      </w:r>
      <w:proofErr w:type="spellStart"/>
      <w:r>
        <w:rPr>
          <w:lang w:val="en-CA"/>
        </w:rPr>
        <w:t>FieldVu</w:t>
      </w:r>
      <w:proofErr w:type="spellEnd"/>
      <w:r>
        <w:rPr>
          <w:lang w:val="en-CA"/>
        </w:rPr>
        <w:t xml:space="preserve"> Rule Validation</w:t>
      </w:r>
    </w:p>
    <w:p w14:paraId="4A5303F9" w14:textId="77777777" w:rsidR="005D40DD" w:rsidRPr="00D715C0" w:rsidRDefault="005D40DD" w:rsidP="005D40DD">
      <w:pPr>
        <w:rPr>
          <w:lang w:val="en-CA"/>
        </w:rPr>
      </w:pPr>
      <w:r w:rsidRPr="00D715C0">
        <w:rPr>
          <w:lang w:val="en-CA"/>
        </w:rPr>
        <w:t xml:space="preserve">The rule card design supports validation at many levels — from one line to entire spans of history — without changing structure. What changes is </w:t>
      </w:r>
      <w:r w:rsidRPr="00D715C0">
        <w:rPr>
          <w:b/>
          <w:bCs/>
          <w:lang w:val="en-CA"/>
        </w:rPr>
        <w:t>the size of the dataset and the grain of aggregation</w:t>
      </w:r>
      <w:r w:rsidRPr="00D715C0">
        <w:rPr>
          <w:lang w:val="en-CA"/>
        </w:rPr>
        <w:t>.</w:t>
      </w:r>
    </w:p>
    <w:p w14:paraId="6DCC5719" w14:textId="77777777" w:rsidR="005D40DD" w:rsidRPr="00D715C0" w:rsidRDefault="005D40DD" w:rsidP="005D40DD">
      <w:pPr>
        <w:pStyle w:val="Heading2"/>
        <w:rPr>
          <w:lang w:val="en-CA"/>
        </w:rPr>
      </w:pPr>
      <w:r w:rsidRPr="00D715C0">
        <w:rPr>
          <w:lang w:val="en-CA"/>
        </w:rPr>
        <w:lastRenderedPageBreak/>
        <w:t>Multiple labour lines on a crew sheet</w:t>
      </w:r>
    </w:p>
    <w:p w14:paraId="53364CA6" w14:textId="77777777" w:rsidR="005D40DD" w:rsidRPr="00D715C0" w:rsidRDefault="005D40DD" w:rsidP="005D40DD">
      <w:pPr>
        <w:numPr>
          <w:ilvl w:val="0"/>
          <w:numId w:val="12"/>
        </w:numPr>
        <w:rPr>
          <w:lang w:val="en-CA"/>
        </w:rPr>
      </w:pPr>
      <w:proofErr w:type="spellStart"/>
      <w:r w:rsidRPr="00D715C0">
        <w:rPr>
          <w:lang w:val="en-CA"/>
        </w:rPr>
        <w:t>FieldVu</w:t>
      </w:r>
      <w:proofErr w:type="spellEnd"/>
      <w:r w:rsidRPr="00D715C0">
        <w:rPr>
          <w:lang w:val="en-CA"/>
        </w:rPr>
        <w:t xml:space="preserve"> applies shared </w:t>
      </w:r>
      <w:r w:rsidRPr="00D715C0">
        <w:rPr>
          <w:b/>
          <w:bCs/>
          <w:lang w:val="en-CA"/>
        </w:rPr>
        <w:t>Applicability anchors</w:t>
      </w:r>
      <w:r w:rsidRPr="00D715C0">
        <w:rPr>
          <w:lang w:val="en-CA"/>
        </w:rPr>
        <w:t xml:space="preserve"> once (jurisdiction, customer, site, job, agreement).</w:t>
      </w:r>
    </w:p>
    <w:p w14:paraId="65274BCD" w14:textId="77777777" w:rsidR="005D40DD" w:rsidRPr="00D715C0" w:rsidRDefault="005D40DD" w:rsidP="005D40DD">
      <w:pPr>
        <w:numPr>
          <w:ilvl w:val="0"/>
          <w:numId w:val="12"/>
        </w:numPr>
        <w:rPr>
          <w:lang w:val="en-CA"/>
        </w:rPr>
      </w:pPr>
      <w:r w:rsidRPr="00D715C0">
        <w:rPr>
          <w:lang w:val="en-CA"/>
        </w:rPr>
        <w:t>Candidate rules are fetched once for that crew sheet.</w:t>
      </w:r>
    </w:p>
    <w:p w14:paraId="2F93ECF6" w14:textId="77777777" w:rsidR="005D40DD" w:rsidRPr="00D715C0" w:rsidRDefault="005D40DD" w:rsidP="005D40DD">
      <w:pPr>
        <w:numPr>
          <w:ilvl w:val="0"/>
          <w:numId w:val="12"/>
        </w:numPr>
        <w:rPr>
          <w:lang w:val="en-CA"/>
        </w:rPr>
      </w:pPr>
      <w:r w:rsidRPr="00D715C0">
        <w:rPr>
          <w:lang w:val="en-CA"/>
        </w:rPr>
        <w:t>Each line (with its own worker, craft, shift, etc.) is then validated individually against that same rule set.</w:t>
      </w:r>
    </w:p>
    <w:p w14:paraId="58F66C03" w14:textId="77777777" w:rsidR="005D40DD" w:rsidRPr="00D715C0" w:rsidRDefault="005D40DD" w:rsidP="005D40DD">
      <w:pPr>
        <w:numPr>
          <w:ilvl w:val="0"/>
          <w:numId w:val="12"/>
        </w:numPr>
        <w:rPr>
          <w:lang w:val="en-CA"/>
        </w:rPr>
      </w:pPr>
      <w:r w:rsidRPr="00D715C0">
        <w:rPr>
          <w:lang w:val="en-CA"/>
        </w:rPr>
        <w:t>This prevents duplicate lookups and ensures consistency across all lines on the sheet.</w:t>
      </w:r>
    </w:p>
    <w:p w14:paraId="009A9658" w14:textId="77777777" w:rsidR="005D40DD" w:rsidRPr="00D715C0" w:rsidRDefault="005D40DD" w:rsidP="005D40DD">
      <w:pPr>
        <w:pStyle w:val="Heading2"/>
        <w:rPr>
          <w:lang w:val="en-CA"/>
        </w:rPr>
      </w:pPr>
      <w:r w:rsidRPr="00D715C0">
        <w:rPr>
          <w:lang w:val="en-CA"/>
        </w:rPr>
        <w:t>Multiple crew sheets for the same day</w:t>
      </w:r>
    </w:p>
    <w:p w14:paraId="45866CFC" w14:textId="77777777" w:rsidR="005D40DD" w:rsidRPr="00D715C0" w:rsidRDefault="005D40DD" w:rsidP="005D40DD">
      <w:pPr>
        <w:numPr>
          <w:ilvl w:val="0"/>
          <w:numId w:val="13"/>
        </w:numPr>
        <w:rPr>
          <w:lang w:val="en-CA"/>
        </w:rPr>
      </w:pPr>
      <w:r w:rsidRPr="00D715C0">
        <w:rPr>
          <w:lang w:val="en-CA"/>
        </w:rPr>
        <w:t xml:space="preserve">At the daily level, </w:t>
      </w:r>
      <w:proofErr w:type="spellStart"/>
      <w:r w:rsidRPr="00D715C0">
        <w:rPr>
          <w:lang w:val="en-CA"/>
        </w:rPr>
        <w:t>FieldVu</w:t>
      </w:r>
      <w:proofErr w:type="spellEnd"/>
      <w:r w:rsidRPr="00D715C0">
        <w:rPr>
          <w:lang w:val="en-CA"/>
        </w:rPr>
        <w:t xml:space="preserve"> collects </w:t>
      </w:r>
      <w:r w:rsidRPr="00D715C0">
        <w:rPr>
          <w:b/>
          <w:bCs/>
          <w:lang w:val="en-CA"/>
        </w:rPr>
        <w:t>all labour lines from all sheets for that date</w:t>
      </w:r>
      <w:r w:rsidRPr="00D715C0">
        <w:rPr>
          <w:lang w:val="en-CA"/>
        </w:rPr>
        <w:t>.</w:t>
      </w:r>
    </w:p>
    <w:p w14:paraId="510FD02C" w14:textId="77777777" w:rsidR="005D40DD" w:rsidRPr="00D715C0" w:rsidRDefault="005D40DD" w:rsidP="005D40DD">
      <w:pPr>
        <w:numPr>
          <w:ilvl w:val="0"/>
          <w:numId w:val="13"/>
        </w:numPr>
        <w:rPr>
          <w:lang w:val="en-CA"/>
        </w:rPr>
      </w:pPr>
      <w:r w:rsidRPr="00D715C0">
        <w:rPr>
          <w:lang w:val="en-CA"/>
        </w:rPr>
        <w:t>Daily totals are computed once (e.g., hours per worker/day, site/day).</w:t>
      </w:r>
    </w:p>
    <w:p w14:paraId="66B1F801" w14:textId="77777777" w:rsidR="005D40DD" w:rsidRPr="00D715C0" w:rsidRDefault="005D40DD" w:rsidP="005D40DD">
      <w:pPr>
        <w:numPr>
          <w:ilvl w:val="0"/>
          <w:numId w:val="13"/>
        </w:numPr>
        <w:rPr>
          <w:lang w:val="en-CA"/>
        </w:rPr>
      </w:pPr>
      <w:r w:rsidRPr="00D715C0">
        <w:rPr>
          <w:lang w:val="en-CA"/>
        </w:rPr>
        <w:t>Rules that rely on daily aggregates (like daily overtime thresholds) reuse these totals, instead of recalculating them per line.</w:t>
      </w:r>
    </w:p>
    <w:p w14:paraId="54843E44" w14:textId="77777777" w:rsidR="005D40DD" w:rsidRPr="00D715C0" w:rsidRDefault="005D40DD" w:rsidP="005D40DD">
      <w:pPr>
        <w:numPr>
          <w:ilvl w:val="0"/>
          <w:numId w:val="13"/>
        </w:numPr>
        <w:rPr>
          <w:lang w:val="en-CA"/>
        </w:rPr>
      </w:pPr>
      <w:r w:rsidRPr="00D715C0">
        <w:rPr>
          <w:lang w:val="en-CA"/>
        </w:rPr>
        <w:t>Each line is still validated individually, but now against both its own data and the day-level aggregates.</w:t>
      </w:r>
    </w:p>
    <w:p w14:paraId="705592DD" w14:textId="77777777" w:rsidR="005D40DD" w:rsidRPr="00D715C0" w:rsidRDefault="005D40DD" w:rsidP="005D40DD">
      <w:pPr>
        <w:pStyle w:val="Heading2"/>
        <w:rPr>
          <w:lang w:val="en-CA"/>
        </w:rPr>
      </w:pPr>
      <w:r w:rsidRPr="00D715C0">
        <w:rPr>
          <w:lang w:val="en-CA"/>
        </w:rPr>
        <w:t>Multiple days (weekly validation before invoicing)</w:t>
      </w:r>
    </w:p>
    <w:p w14:paraId="1DF01229" w14:textId="77777777" w:rsidR="005D40DD" w:rsidRPr="00D715C0" w:rsidRDefault="005D40DD" w:rsidP="005D40DD">
      <w:pPr>
        <w:numPr>
          <w:ilvl w:val="0"/>
          <w:numId w:val="14"/>
        </w:numPr>
        <w:rPr>
          <w:lang w:val="en-CA"/>
        </w:rPr>
      </w:pPr>
      <w:proofErr w:type="spellStart"/>
      <w:r w:rsidRPr="00D715C0">
        <w:rPr>
          <w:lang w:val="en-CA"/>
        </w:rPr>
        <w:t>FieldVu</w:t>
      </w:r>
      <w:proofErr w:type="spellEnd"/>
      <w:r w:rsidRPr="00D715C0">
        <w:rPr>
          <w:lang w:val="en-CA"/>
        </w:rPr>
        <w:t xml:space="preserve"> groups labour lines by </w:t>
      </w:r>
      <w:r w:rsidRPr="00D715C0">
        <w:rPr>
          <w:b/>
          <w:bCs/>
          <w:lang w:val="en-CA"/>
        </w:rPr>
        <w:t>worker/week</w:t>
      </w:r>
      <w:r w:rsidRPr="00D715C0">
        <w:rPr>
          <w:lang w:val="en-CA"/>
        </w:rPr>
        <w:t xml:space="preserve"> (or by other configured intervals).</w:t>
      </w:r>
    </w:p>
    <w:p w14:paraId="1DF57BB3" w14:textId="77777777" w:rsidR="005D40DD" w:rsidRPr="00D715C0" w:rsidRDefault="005D40DD" w:rsidP="005D40DD">
      <w:pPr>
        <w:numPr>
          <w:ilvl w:val="0"/>
          <w:numId w:val="14"/>
        </w:numPr>
        <w:rPr>
          <w:lang w:val="en-CA"/>
        </w:rPr>
      </w:pPr>
      <w:r w:rsidRPr="00D715C0">
        <w:rPr>
          <w:lang w:val="en-CA"/>
        </w:rPr>
        <w:t>Weekly totals are computed once (e.g., hours per worker/week, weekly allowances).</w:t>
      </w:r>
    </w:p>
    <w:p w14:paraId="6D973C78" w14:textId="77777777" w:rsidR="005D40DD" w:rsidRPr="00D715C0" w:rsidRDefault="005D40DD" w:rsidP="005D40DD">
      <w:pPr>
        <w:numPr>
          <w:ilvl w:val="0"/>
          <w:numId w:val="14"/>
        </w:numPr>
        <w:rPr>
          <w:lang w:val="en-CA"/>
        </w:rPr>
      </w:pPr>
      <w:r w:rsidRPr="00D715C0">
        <w:rPr>
          <w:lang w:val="en-CA"/>
        </w:rPr>
        <w:t>Rules that apply weekly (e.g., overtime after 40 hours in a week, weekly travel caps) validate against these aggregates.</w:t>
      </w:r>
    </w:p>
    <w:p w14:paraId="5DF7BB82" w14:textId="77777777" w:rsidR="005D40DD" w:rsidRPr="00D715C0" w:rsidRDefault="005D40DD" w:rsidP="005D40DD">
      <w:pPr>
        <w:numPr>
          <w:ilvl w:val="0"/>
          <w:numId w:val="14"/>
        </w:numPr>
        <w:rPr>
          <w:lang w:val="en-CA"/>
        </w:rPr>
      </w:pPr>
      <w:r w:rsidRPr="00D715C0">
        <w:rPr>
          <w:lang w:val="en-CA"/>
        </w:rPr>
        <w:t>This makes it possible to confirm compliance before invoices are generated for the entire week.</w:t>
      </w:r>
    </w:p>
    <w:p w14:paraId="03E14412" w14:textId="77777777" w:rsidR="005D40DD" w:rsidRPr="00D715C0" w:rsidRDefault="005D40DD" w:rsidP="005D40DD">
      <w:pPr>
        <w:pStyle w:val="Heading2"/>
        <w:rPr>
          <w:lang w:val="en-CA"/>
        </w:rPr>
      </w:pPr>
      <w:r w:rsidRPr="00D715C0">
        <w:rPr>
          <w:lang w:val="en-CA"/>
        </w:rPr>
        <w:t>Historical reporting and auditing</w:t>
      </w:r>
    </w:p>
    <w:p w14:paraId="73FD11D8" w14:textId="77777777" w:rsidR="005D40DD" w:rsidRPr="00D715C0" w:rsidRDefault="005D40DD" w:rsidP="005D40DD">
      <w:pPr>
        <w:numPr>
          <w:ilvl w:val="0"/>
          <w:numId w:val="15"/>
        </w:numPr>
        <w:rPr>
          <w:lang w:val="en-CA"/>
        </w:rPr>
      </w:pPr>
      <w:r w:rsidRPr="00D715C0">
        <w:rPr>
          <w:lang w:val="en-CA"/>
        </w:rPr>
        <w:t>The same mechanics apply across larger spans (days, weeks, months, or arbitrary ranges).</w:t>
      </w:r>
    </w:p>
    <w:p w14:paraId="4EA28B39" w14:textId="77777777" w:rsidR="005D40DD" w:rsidRPr="00D715C0" w:rsidRDefault="005D40DD" w:rsidP="005D40DD">
      <w:pPr>
        <w:numPr>
          <w:ilvl w:val="0"/>
          <w:numId w:val="15"/>
        </w:numPr>
        <w:rPr>
          <w:lang w:val="en-CA"/>
        </w:rPr>
      </w:pPr>
      <w:r w:rsidRPr="00D715C0">
        <w:rPr>
          <w:lang w:val="en-CA"/>
        </w:rPr>
        <w:t>Effective dates ensure each labour line is validated against the rules that were in force at the time.</w:t>
      </w:r>
    </w:p>
    <w:p w14:paraId="4CC3D802" w14:textId="77777777" w:rsidR="005D40DD" w:rsidRPr="00D715C0" w:rsidRDefault="005D40DD" w:rsidP="005D40DD">
      <w:pPr>
        <w:numPr>
          <w:ilvl w:val="0"/>
          <w:numId w:val="15"/>
        </w:numPr>
        <w:rPr>
          <w:lang w:val="en-CA"/>
        </w:rPr>
      </w:pPr>
      <w:proofErr w:type="spellStart"/>
      <w:r w:rsidRPr="00D715C0">
        <w:rPr>
          <w:lang w:val="en-CA"/>
        </w:rPr>
        <w:t>FieldVu</w:t>
      </w:r>
      <w:proofErr w:type="spellEnd"/>
      <w:r w:rsidRPr="00D715C0">
        <w:rPr>
          <w:lang w:val="en-CA"/>
        </w:rPr>
        <w:t xml:space="preserve"> can batch validation, reuse aggregates (daily, weekly, monthly), and guarantee </w:t>
      </w:r>
      <w:r w:rsidRPr="00D715C0">
        <w:rPr>
          <w:b/>
          <w:bCs/>
          <w:lang w:val="en-CA"/>
        </w:rPr>
        <w:t>point-in-time accuracy</w:t>
      </w:r>
      <w:r w:rsidRPr="00D715C0">
        <w:rPr>
          <w:lang w:val="en-CA"/>
        </w:rPr>
        <w:t xml:space="preserve"> for audits.</w:t>
      </w:r>
      <w:r>
        <w:rPr>
          <w:lang w:val="en-CA"/>
        </w:rPr>
        <w:t xml:space="preserve"> Or perhaps this is not </w:t>
      </w:r>
      <w:proofErr w:type="spellStart"/>
      <w:r>
        <w:rPr>
          <w:lang w:val="en-CA"/>
        </w:rPr>
        <w:t>FieldVu</w:t>
      </w:r>
      <w:proofErr w:type="spellEnd"/>
      <w:r>
        <w:rPr>
          <w:lang w:val="en-CA"/>
        </w:rPr>
        <w:t xml:space="preserve"> but separate reporting solution.</w:t>
      </w:r>
    </w:p>
    <w:p w14:paraId="10429773" w14:textId="77777777" w:rsidR="005D40DD" w:rsidRPr="00D715C0" w:rsidRDefault="005D40DD" w:rsidP="005D40DD">
      <w:pPr>
        <w:numPr>
          <w:ilvl w:val="0"/>
          <w:numId w:val="15"/>
        </w:numPr>
        <w:rPr>
          <w:lang w:val="en-CA"/>
        </w:rPr>
      </w:pPr>
      <w:r>
        <w:rPr>
          <w:lang w:val="en-CA"/>
        </w:rPr>
        <w:t>Either way, t</w:t>
      </w:r>
      <w:r w:rsidRPr="00D715C0">
        <w:rPr>
          <w:lang w:val="en-CA"/>
        </w:rPr>
        <w:t>his enables confidence in long-term reporting, back-checks, and compliance investigations.</w:t>
      </w:r>
    </w:p>
    <w:p w14:paraId="65B8DEA2" w14:textId="77777777" w:rsidR="005D40DD" w:rsidRDefault="005D40DD" w:rsidP="005D40DD">
      <w:pPr>
        <w:rPr>
          <w:lang w:val="en-CA"/>
        </w:rPr>
      </w:pPr>
      <w:r w:rsidRPr="00D715C0">
        <w:rPr>
          <w:lang w:val="en-CA"/>
        </w:rPr>
        <w:t xml:space="preserve">The important point: </w:t>
      </w:r>
      <w:r w:rsidRPr="00D715C0">
        <w:rPr>
          <w:b/>
          <w:bCs/>
          <w:lang w:val="en-CA"/>
        </w:rPr>
        <w:t>the rule card itself does not change</w:t>
      </w:r>
      <w:r w:rsidRPr="00D715C0">
        <w:rPr>
          <w:lang w:val="en-CA"/>
        </w:rPr>
        <w:t xml:space="preserve">, and the </w:t>
      </w:r>
      <w:r w:rsidRPr="00D715C0">
        <w:rPr>
          <w:b/>
          <w:bCs/>
          <w:lang w:val="en-CA"/>
        </w:rPr>
        <w:t>runtime process flow (Applicability → Priority → Criteria) does not change in principle</w:t>
      </w:r>
      <w:r w:rsidRPr="00D715C0">
        <w:rPr>
          <w:lang w:val="en-CA"/>
        </w:rPr>
        <w:t xml:space="preserve">. What changes at larger scales is how </w:t>
      </w:r>
      <w:proofErr w:type="spellStart"/>
      <w:r w:rsidRPr="00D715C0">
        <w:rPr>
          <w:lang w:val="en-CA"/>
        </w:rPr>
        <w:t>FieldVu</w:t>
      </w:r>
      <w:proofErr w:type="spellEnd"/>
      <w:r w:rsidRPr="00D715C0">
        <w:rPr>
          <w:lang w:val="en-CA"/>
        </w:rPr>
        <w:t xml:space="preserve"> groups lines together and precomputes totals so they can be reused efficiently. </w:t>
      </w:r>
      <w:r w:rsidRPr="00D715C0">
        <w:rPr>
          <w:lang w:val="en-CA"/>
        </w:rPr>
        <w:lastRenderedPageBreak/>
        <w:t>Techniques such as precomputing, parallelizing, or distributing calculations may be applied for speed — but the core rule card design remains the same.</w:t>
      </w:r>
    </w:p>
    <w:p w14:paraId="0041CE1D" w14:textId="77777777" w:rsidR="005D40DD" w:rsidRDefault="005D40DD" w:rsidP="005D40DD">
      <w:pPr>
        <w:rPr>
          <w:lang w:val="en-CA"/>
        </w:rPr>
      </w:pPr>
    </w:p>
    <w:p w14:paraId="4FC05EC0" w14:textId="4D916188" w:rsidR="0036650C" w:rsidRPr="00E677C0" w:rsidRDefault="00306CB7" w:rsidP="00306CB7">
      <w:pPr>
        <w:pStyle w:val="Heading1"/>
        <w:rPr>
          <w:highlight w:val="yellow"/>
        </w:rPr>
      </w:pPr>
      <w:r w:rsidRPr="00E677C0">
        <w:rPr>
          <w:highlight w:val="yellow"/>
        </w:rPr>
        <w:t xml:space="preserve">Open </w:t>
      </w:r>
      <w:r w:rsidR="00531ED0">
        <w:rPr>
          <w:highlight w:val="yellow"/>
        </w:rPr>
        <w:t>Issues</w:t>
      </w:r>
    </w:p>
    <w:p w14:paraId="3A125A5A" w14:textId="77777777" w:rsidR="009C6773" w:rsidRPr="009C6773" w:rsidRDefault="009C6773" w:rsidP="00E677C0"/>
    <w:p w14:paraId="5EA3C100" w14:textId="30DD9CAD" w:rsidR="00787C19" w:rsidRDefault="00787C19" w:rsidP="00113012">
      <w:pPr>
        <w:pStyle w:val="Heading2"/>
      </w:pPr>
      <w:r>
        <w:t xml:space="preserve">What degree of rules do we need to extract from the </w:t>
      </w:r>
      <w:r w:rsidR="009D0E46">
        <w:t>source documents?</w:t>
      </w:r>
    </w:p>
    <w:p w14:paraId="4D320316" w14:textId="14C2497E" w:rsidR="009D0E46" w:rsidRPr="009D0E46" w:rsidRDefault="009D0E46" w:rsidP="00E677C0">
      <w:r>
        <w:t xml:space="preserve">Chris H to fill in. Has to do with if we don’t pull all, then we leave some, then we run the risk of </w:t>
      </w:r>
      <w:r w:rsidR="00B6520F">
        <w:t xml:space="preserve">missing something, then user loses trust in solution. Better would be to enforce that we pull all billable/payable rules, store them in the rules </w:t>
      </w:r>
      <w:proofErr w:type="spellStart"/>
      <w:r w:rsidR="00B6520F">
        <w:t>knowledve</w:t>
      </w:r>
      <w:proofErr w:type="spellEnd"/>
      <w:r w:rsidR="00B6520F">
        <w:t xml:space="preserve"> base, and </w:t>
      </w:r>
      <w:proofErr w:type="spellStart"/>
      <w:r w:rsidR="00984505">
        <w:t>FieldVu</w:t>
      </w:r>
      <w:proofErr w:type="spellEnd"/>
      <w:r w:rsidR="00984505">
        <w:t xml:space="preserve"> is able to use the </w:t>
      </w:r>
      <w:proofErr w:type="spellStart"/>
      <w:r w:rsidR="00984505">
        <w:t>knoes</w:t>
      </w:r>
      <w:proofErr w:type="spellEnd"/>
      <w:r w:rsidR="00984505">
        <w:t xml:space="preserve"> today that it knows how to, and grow into using the others in future that it </w:t>
      </w:r>
      <w:proofErr w:type="spellStart"/>
      <w:r w:rsidR="00984505">
        <w:t>doesn’tk</w:t>
      </w:r>
      <w:proofErr w:type="spellEnd"/>
      <w:r w:rsidR="00984505">
        <w:t xml:space="preserve"> now how to yet.</w:t>
      </w:r>
    </w:p>
    <w:p w14:paraId="35F9D8C7" w14:textId="77777777" w:rsidR="00787C19" w:rsidRPr="00787C19" w:rsidRDefault="00787C19" w:rsidP="00E677C0"/>
    <w:p w14:paraId="35CC1D25" w14:textId="2E6B8F1B" w:rsidR="006A4394" w:rsidRDefault="006A4394" w:rsidP="00113012">
      <w:pPr>
        <w:pStyle w:val="Heading2"/>
      </w:pPr>
      <w:r>
        <w:t xml:space="preserve">How will </w:t>
      </w:r>
      <w:r w:rsidR="00984505">
        <w:t xml:space="preserve">we indicate to </w:t>
      </w:r>
      <w:proofErr w:type="spellStart"/>
      <w:r w:rsidR="00984505">
        <w:t>FieldVu</w:t>
      </w:r>
      <w:proofErr w:type="spellEnd"/>
      <w:r w:rsidR="00984505">
        <w:t xml:space="preserve"> which rules in the rules </w:t>
      </w:r>
      <w:proofErr w:type="spellStart"/>
      <w:r w:rsidR="00984505">
        <w:t>knowlesve</w:t>
      </w:r>
      <w:proofErr w:type="spellEnd"/>
      <w:r w:rsidR="00984505">
        <w:t xml:space="preserve"> base it </w:t>
      </w:r>
      <w:r w:rsidR="00E2693C">
        <w:t xml:space="preserve">knows how to apply vs doesn’t have </w:t>
      </w:r>
      <w:proofErr w:type="spellStart"/>
      <w:r w:rsidR="00E2693C">
        <w:t>capabiltiesi</w:t>
      </w:r>
      <w:proofErr w:type="spellEnd"/>
      <w:r w:rsidR="00E2693C">
        <w:t xml:space="preserve"> for?</w:t>
      </w:r>
    </w:p>
    <w:p w14:paraId="5BA083AE" w14:textId="12B464CE" w:rsidR="006A4394" w:rsidRPr="006A4394" w:rsidRDefault="00E2693C" w:rsidP="00E677C0">
      <w:r>
        <w:t xml:space="preserve">e.g. overtime rules that </w:t>
      </w:r>
      <w:proofErr w:type="spellStart"/>
      <w:r>
        <w:t>depemend</w:t>
      </w:r>
      <w:proofErr w:type="spellEnd"/>
      <w:r>
        <w:t xml:space="preserve"> on “work schedule”, overtime calculation that depends on whether worker was “called out in between </w:t>
      </w:r>
      <w:proofErr w:type="spellStart"/>
      <w:r>
        <w:t>sfhits</w:t>
      </w:r>
      <w:proofErr w:type="spellEnd"/>
      <w:r>
        <w:t xml:space="preserve">”, etc. </w:t>
      </w:r>
    </w:p>
    <w:p w14:paraId="7E8101AA" w14:textId="77777777" w:rsidR="006A4394" w:rsidRPr="006A4394" w:rsidRDefault="006A4394" w:rsidP="00E677C0"/>
    <w:p w14:paraId="3A293B8D" w14:textId="796BC0B0" w:rsidR="00C557ED" w:rsidRDefault="00C557ED" w:rsidP="00113012">
      <w:pPr>
        <w:pStyle w:val="Heading2"/>
      </w:pPr>
      <w:r>
        <w:t>Do we need to support some other types than “text” in rule excerpt? (e.g. table)</w:t>
      </w:r>
    </w:p>
    <w:p w14:paraId="741DBBEF" w14:textId="616E2549" w:rsidR="00C557ED" w:rsidRDefault="00C557ED" w:rsidP="00C557ED">
      <w:proofErr w:type="gramStart"/>
      <w:r>
        <w:t>Feels</w:t>
      </w:r>
      <w:proofErr w:type="gramEnd"/>
      <w:r>
        <w:t xml:space="preserve"> like we do.</w:t>
      </w:r>
      <w:r w:rsidR="009C6773">
        <w:t xml:space="preserve"> </w:t>
      </w:r>
      <w:r w:rsidR="003431CD">
        <w:t xml:space="preserve">Why? </w:t>
      </w:r>
      <w:r w:rsidR="00414CBC" w:rsidRPr="00414CBC">
        <w:t>The intent of the provenance citation excerpt is to display to the end user the actual content, verbatim, from which the rule was extracted.</w:t>
      </w:r>
      <w:r w:rsidR="00414CBC">
        <w:t xml:space="preserve"> </w:t>
      </w:r>
      <w:r w:rsidR="009C6773">
        <w:t>If we do</w:t>
      </w:r>
      <w:r w:rsidR="00414CBC">
        <w:t xml:space="preserve"> support tables and other formats</w:t>
      </w:r>
      <w:r w:rsidR="009C6773">
        <w:t xml:space="preserve">, the format of that/those </w:t>
      </w:r>
      <w:r w:rsidR="00414CBC">
        <w:t xml:space="preserve">is still </w:t>
      </w:r>
      <w:r w:rsidR="009C6773">
        <w:t>TBD.</w:t>
      </w:r>
    </w:p>
    <w:p w14:paraId="567AEA7A" w14:textId="77777777" w:rsidR="009C6773" w:rsidRPr="00C557ED" w:rsidRDefault="009C6773" w:rsidP="00E677C0"/>
    <w:p w14:paraId="5947D858" w14:textId="68D7CEE6" w:rsidR="00306CB7" w:rsidRDefault="00113012" w:rsidP="00113012">
      <w:pPr>
        <w:pStyle w:val="Heading2"/>
      </w:pPr>
      <w:r>
        <w:t xml:space="preserve">Do we need </w:t>
      </w:r>
      <w:proofErr w:type="gramStart"/>
      <w:r>
        <w:t>capture</w:t>
      </w:r>
      <w:proofErr w:type="gramEnd"/>
      <w:r>
        <w:t xml:space="preserve"> on the rule card the parties the agreement pertains to?</w:t>
      </w:r>
    </w:p>
    <w:p w14:paraId="2A32CEA2" w14:textId="2AF42F97" w:rsidR="00113012" w:rsidRDefault="00113012" w:rsidP="00113012">
      <w:r>
        <w:t>e.g. signing parties to the agreement</w:t>
      </w:r>
      <w:r w:rsidR="0072184B">
        <w:t xml:space="preserve"> (e.g. </w:t>
      </w:r>
      <w:proofErr w:type="spellStart"/>
      <w:r w:rsidR="0072184B">
        <w:t>EdEx</w:t>
      </w:r>
      <w:proofErr w:type="spellEnd"/>
      <w:r w:rsidR="0072184B">
        <w:t>, Customer, Union)</w:t>
      </w:r>
      <w:r>
        <w:t xml:space="preserve">, </w:t>
      </w:r>
      <w:r w:rsidR="0072184B">
        <w:t>covered parties to the agreement (e.g. employees, workers)</w:t>
      </w:r>
    </w:p>
    <w:p w14:paraId="43983CFA" w14:textId="4C3C0FE7" w:rsidR="0072184B" w:rsidRDefault="0072184B" w:rsidP="00113012">
      <w:proofErr w:type="gramStart"/>
      <w:r>
        <w:t>Don’t</w:t>
      </w:r>
      <w:proofErr w:type="gramEnd"/>
      <w:r>
        <w:t xml:space="preserve"> know yet. These might be addressed by other fields on the rule card. </w:t>
      </w:r>
      <w:r w:rsidR="00F55390">
        <w:t>TBD.</w:t>
      </w:r>
    </w:p>
    <w:p w14:paraId="4C602A51" w14:textId="77777777" w:rsidR="00F55390" w:rsidRDefault="00F55390" w:rsidP="00113012"/>
    <w:p w14:paraId="01345728" w14:textId="267AFCF0" w:rsidR="002F394B" w:rsidRDefault="002F394B" w:rsidP="00A60285">
      <w:pPr>
        <w:pStyle w:val="Heading2"/>
      </w:pPr>
      <w:r>
        <w:lastRenderedPageBreak/>
        <w:t xml:space="preserve">How will </w:t>
      </w:r>
      <w:proofErr w:type="spellStart"/>
      <w:r>
        <w:t>FieldVu</w:t>
      </w:r>
      <w:proofErr w:type="spellEnd"/>
      <w:r>
        <w:t xml:space="preserve"> know which overtime rules to apply if it has no concept of work schedule?</w:t>
      </w:r>
    </w:p>
    <w:p w14:paraId="72954059" w14:textId="17294176" w:rsidR="002F394B" w:rsidRDefault="00927CA8" w:rsidP="002F394B">
      <w:r>
        <w:t xml:space="preserve">In the absence of </w:t>
      </w:r>
      <w:proofErr w:type="spellStart"/>
      <w:r>
        <w:t>FieldVu</w:t>
      </w:r>
      <w:proofErr w:type="spellEnd"/>
      <w:r>
        <w:t xml:space="preserve"> knowing what “work schedule the worker is on (e.g. 5x8, 4x10 Monday, …) it won’t be able to pull the correct overtime rule and therefore know how to properly evaluate the overtime and </w:t>
      </w:r>
      <w:proofErr w:type="spellStart"/>
      <w:r>
        <w:t>doublie</w:t>
      </w:r>
      <w:proofErr w:type="spellEnd"/>
      <w:r>
        <w:t xml:space="preserve"> time.</w:t>
      </w:r>
      <w:r w:rsidR="00E44C95">
        <w:t xml:space="preserve"> So, until </w:t>
      </w:r>
      <w:proofErr w:type="spellStart"/>
      <w:r w:rsidR="00E44C95">
        <w:t>FieldVu</w:t>
      </w:r>
      <w:proofErr w:type="spellEnd"/>
      <w:r w:rsidR="00E44C95">
        <w:t xml:space="preserve"> does have that awareness, it will have to assume workers are on the standard work week schedule of 5x8.</w:t>
      </w:r>
    </w:p>
    <w:p w14:paraId="5475621B" w14:textId="77777777" w:rsidR="00E44C95" w:rsidRPr="002F394B" w:rsidRDefault="00E44C95" w:rsidP="00E677C0"/>
    <w:p w14:paraId="7E4801E1" w14:textId="1F2FA0B1" w:rsidR="00A60285" w:rsidRDefault="00A60285" w:rsidP="00A60285">
      <w:pPr>
        <w:pStyle w:val="Heading2"/>
      </w:pPr>
      <w:r>
        <w:t xml:space="preserve">Overtime </w:t>
      </w:r>
      <w:r w:rsidR="0078611F">
        <w:t xml:space="preserve">Work Schedule rules are interesting. They </w:t>
      </w:r>
      <w:proofErr w:type="gramStart"/>
      <w:r w:rsidR="0078611F">
        <w:t>actually apply</w:t>
      </w:r>
      <w:proofErr w:type="gramEnd"/>
      <w:r w:rsidR="0078611F">
        <w:t xml:space="preserve"> to work that entire day, not single Crew Sheet. How will </w:t>
      </w:r>
      <w:proofErr w:type="spellStart"/>
      <w:r w:rsidR="0078611F">
        <w:t>FieldVu</w:t>
      </w:r>
      <w:proofErr w:type="spellEnd"/>
      <w:r w:rsidR="0078611F">
        <w:t xml:space="preserve"> know/handle this?</w:t>
      </w:r>
    </w:p>
    <w:p w14:paraId="30C32361" w14:textId="43D6237E" w:rsidR="0078611F" w:rsidRPr="0078611F" w:rsidRDefault="0078611F" w:rsidP="0078611F">
      <w:r>
        <w:t xml:space="preserve">When you’re in </w:t>
      </w:r>
      <w:proofErr w:type="spellStart"/>
      <w:r>
        <w:t>FieldVu</w:t>
      </w:r>
      <w:proofErr w:type="spellEnd"/>
      <w:r>
        <w:t>, you obviously want to know if worker’s time is entered into the correct buckets ST, OT, DT. But looking just at that crew sheet is not enough to answer that, because the over</w:t>
      </w:r>
      <w:r w:rsidR="00E9773C">
        <w:t xml:space="preserve">time rules are based on the total hours that worker worked that day, and so if their hours are recorded across multiple crew sheets then you need to factor that in when validating overtime rules </w:t>
      </w:r>
      <w:r w:rsidR="00F95C73">
        <w:t>when looking at any one of those individual crew sheets.</w:t>
      </w:r>
    </w:p>
    <w:p w14:paraId="0EF8242F" w14:textId="742B74F1" w:rsidR="001B5AE3" w:rsidRDefault="00531ED0">
      <w:pPr>
        <w:pStyle w:val="Heading1"/>
      </w:pPr>
      <w:r>
        <w:t>Closed Issues</w:t>
      </w:r>
    </w:p>
    <w:p w14:paraId="71DE6B8B" w14:textId="038BBBDC" w:rsidR="008D4B3C" w:rsidRDefault="008D4B3C" w:rsidP="00E677C0">
      <w:pPr>
        <w:pStyle w:val="Heading1"/>
      </w:pPr>
      <w:r>
        <w:t>Vocabulary</w:t>
      </w:r>
    </w:p>
    <w:p w14:paraId="02852801" w14:textId="51E667F4" w:rsidR="008D4B3C" w:rsidRDefault="008D4B3C" w:rsidP="008D4B3C">
      <w:r w:rsidRPr="00E677C0">
        <w:rPr>
          <w:highlight w:val="yellow"/>
        </w:rPr>
        <w:t>Scheduled Overtime</w:t>
      </w:r>
      <w:r>
        <w:t xml:space="preserve"> = </w:t>
      </w:r>
      <w:r w:rsidR="002D6BC2">
        <w:t xml:space="preserve">work that was scheduled in advance to be performed on Saturday, Sunday, or </w:t>
      </w:r>
      <w:proofErr w:type="spellStart"/>
      <w:r w:rsidR="002D6BC2">
        <w:t>Satutory</w:t>
      </w:r>
      <w:proofErr w:type="spellEnd"/>
      <w:r w:rsidR="002D6BC2">
        <w:t xml:space="preserve"> H</w:t>
      </w:r>
      <w:r w:rsidR="00A26469">
        <w:t>o</w:t>
      </w:r>
      <w:r w:rsidR="002D6BC2">
        <w:t>liday</w:t>
      </w:r>
      <w:r w:rsidR="00DA4204">
        <w:t xml:space="preserve"> - this taken directly from NMA AB</w:t>
      </w:r>
    </w:p>
    <w:p w14:paraId="501602D5" w14:textId="5F52BEC9" w:rsidR="00A26469" w:rsidRDefault="00A26469" w:rsidP="008D4B3C">
      <w:r w:rsidRPr="00E677C0">
        <w:rPr>
          <w:highlight w:val="yellow"/>
        </w:rPr>
        <w:t>Unscheduled Overtime</w:t>
      </w:r>
      <w:r>
        <w:t xml:space="preserve"> = overtime work performed </w:t>
      </w:r>
      <w:r w:rsidR="00480591">
        <w:t xml:space="preserve">continuous with the regular </w:t>
      </w:r>
      <w:proofErr w:type="gramStart"/>
      <w:r w:rsidR="00480591">
        <w:t>work day</w:t>
      </w:r>
      <w:proofErr w:type="gramEnd"/>
      <w:r w:rsidR="00DA4204">
        <w:t xml:space="preserve"> – this inferred from text taken direct from NMA AB</w:t>
      </w:r>
    </w:p>
    <w:p w14:paraId="25B08962" w14:textId="4272E6F1" w:rsidR="00480591" w:rsidRDefault="00480591" w:rsidP="008D4B3C">
      <w:r w:rsidRPr="00E677C0">
        <w:rPr>
          <w:highlight w:val="yellow"/>
        </w:rPr>
        <w:t>Short Notice Emergency Call-Out Overtime</w:t>
      </w:r>
      <w:r w:rsidRPr="00480591">
        <w:t xml:space="preserve"> </w:t>
      </w:r>
      <w:r w:rsidR="00FF2005">
        <w:t>“</w:t>
      </w:r>
      <w:r w:rsidRPr="00480591">
        <w:t xml:space="preserve">(overtime work performed other than continuous with the regular </w:t>
      </w:r>
      <w:proofErr w:type="gramStart"/>
      <w:r w:rsidRPr="00480591">
        <w:t>work day</w:t>
      </w:r>
      <w:proofErr w:type="gramEnd"/>
      <w:r w:rsidRPr="00480591">
        <w:t xml:space="preserve"> or Scheduled Overtime)</w:t>
      </w:r>
      <w:r w:rsidR="00FF2005">
        <w:t>” – this taken directly from NMA</w:t>
      </w:r>
      <w:r w:rsidR="00DA4204">
        <w:t xml:space="preserve"> AB</w:t>
      </w:r>
    </w:p>
    <w:p w14:paraId="71758F33" w14:textId="77777777" w:rsidR="009410DC" w:rsidRDefault="009410DC" w:rsidP="008D4B3C"/>
    <w:p w14:paraId="54B95BA9" w14:textId="44BF851B" w:rsidR="009410DC" w:rsidRDefault="009410DC" w:rsidP="003C47CA">
      <w:pPr>
        <w:pStyle w:val="Heading1"/>
      </w:pPr>
      <w:proofErr w:type="spellStart"/>
      <w:r>
        <w:t>FieldVu</w:t>
      </w:r>
      <w:proofErr w:type="spellEnd"/>
      <w:r>
        <w:t xml:space="preserve"> Crew Sheet</w:t>
      </w:r>
      <w:r w:rsidR="003C47CA">
        <w:t xml:space="preserve"> &amp; Fields We Have / Don’t Have Today</w:t>
      </w:r>
      <w:r w:rsidR="00E84ADB">
        <w:t xml:space="preserve"> Relative to Contract/Agreement Rule</w:t>
      </w:r>
      <w:r w:rsidR="004A025B">
        <w:t>s</w:t>
      </w:r>
    </w:p>
    <w:p w14:paraId="7EB936D2" w14:textId="77777777" w:rsidR="004A025B" w:rsidRDefault="004A025B" w:rsidP="004A025B"/>
    <w:p w14:paraId="02BC5563" w14:textId="0D484628" w:rsidR="004A025B" w:rsidRPr="004A025B" w:rsidRDefault="004A025B" w:rsidP="004A025B">
      <w:r>
        <w:t xml:space="preserve">This is not a final list but reflective of what’s known as </w:t>
      </w:r>
      <w:proofErr w:type="gramStart"/>
      <w:r>
        <w:t>at</w:t>
      </w:r>
      <w:proofErr w:type="gramEnd"/>
      <w:r>
        <w:t xml:space="preserve"> Sep 17, 2025</w:t>
      </w:r>
    </w:p>
    <w:p w14:paraId="5F2C1648" w14:textId="77777777" w:rsidR="003C47CA" w:rsidRDefault="003C47CA" w:rsidP="008D4B3C"/>
    <w:p w14:paraId="64A18F51" w14:textId="7B72DA7A" w:rsidR="003C47CA" w:rsidRDefault="003C47CA" w:rsidP="008D4B3C">
      <w:r w:rsidRPr="003C47CA">
        <w:rPr>
          <w:noProof/>
        </w:rPr>
        <w:lastRenderedPageBreak/>
        <w:drawing>
          <wp:inline distT="0" distB="0" distL="0" distR="0" wp14:anchorId="00348624" wp14:editId="76815E1A">
            <wp:extent cx="5943600" cy="3258185"/>
            <wp:effectExtent l="0" t="0" r="0" b="0"/>
            <wp:docPr id="1812083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83109" name="Picture 1" descr="A screenshot of a computer&#10;&#10;AI-generated content may be incorrect."/>
                    <pic:cNvPicPr/>
                  </pic:nvPicPr>
                  <pic:blipFill>
                    <a:blip r:embed="rId22"/>
                    <a:stretch>
                      <a:fillRect/>
                    </a:stretch>
                  </pic:blipFill>
                  <pic:spPr>
                    <a:xfrm>
                      <a:off x="0" y="0"/>
                      <a:ext cx="5943600" cy="3258185"/>
                    </a:xfrm>
                    <a:prstGeom prst="rect">
                      <a:avLst/>
                    </a:prstGeom>
                  </pic:spPr>
                </pic:pic>
              </a:graphicData>
            </a:graphic>
          </wp:inline>
        </w:drawing>
      </w:r>
    </w:p>
    <w:p w14:paraId="7E137739" w14:textId="77777777" w:rsidR="00D019CE" w:rsidRDefault="00D019CE" w:rsidP="008D4B3C"/>
    <w:p w14:paraId="72738A94" w14:textId="072F67EF" w:rsidR="00C52992" w:rsidRDefault="00C52992" w:rsidP="008D4B3C">
      <w:r w:rsidRPr="00C52992">
        <w:rPr>
          <w:noProof/>
        </w:rPr>
        <w:lastRenderedPageBreak/>
        <w:drawing>
          <wp:inline distT="0" distB="0" distL="0" distR="0" wp14:anchorId="40B2DFB7" wp14:editId="4513FB40">
            <wp:extent cx="5943600" cy="4625975"/>
            <wp:effectExtent l="0" t="0" r="0" b="3175"/>
            <wp:docPr id="27407294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72945" name="Picture 1" descr="A close-up of a document&#10;&#10;AI-generated content may be incorrect."/>
                    <pic:cNvPicPr/>
                  </pic:nvPicPr>
                  <pic:blipFill>
                    <a:blip r:embed="rId23"/>
                    <a:stretch>
                      <a:fillRect/>
                    </a:stretch>
                  </pic:blipFill>
                  <pic:spPr>
                    <a:xfrm>
                      <a:off x="0" y="0"/>
                      <a:ext cx="5943600" cy="4625975"/>
                    </a:xfrm>
                    <a:prstGeom prst="rect">
                      <a:avLst/>
                    </a:prstGeom>
                  </pic:spPr>
                </pic:pic>
              </a:graphicData>
            </a:graphic>
          </wp:inline>
        </w:drawing>
      </w:r>
    </w:p>
    <w:p w14:paraId="247E00B4" w14:textId="77777777" w:rsidR="00C52992" w:rsidRDefault="00C52992" w:rsidP="008D4B3C"/>
    <w:p w14:paraId="2F2B76D7" w14:textId="19EB7951" w:rsidR="00C52992" w:rsidRDefault="00C52992" w:rsidP="008D4B3C">
      <w:pPr>
        <w:rPr>
          <w:b/>
          <w:bCs/>
          <w:u w:val="single"/>
        </w:rPr>
      </w:pPr>
      <w:r w:rsidRPr="00D92215">
        <w:rPr>
          <w:b/>
          <w:bCs/>
          <w:u w:val="single"/>
        </w:rPr>
        <w:t xml:space="preserve">Fields that </w:t>
      </w:r>
      <w:proofErr w:type="spellStart"/>
      <w:r w:rsidRPr="00D92215">
        <w:rPr>
          <w:b/>
          <w:bCs/>
          <w:u w:val="single"/>
        </w:rPr>
        <w:t>FieldVu</w:t>
      </w:r>
      <w:proofErr w:type="spellEnd"/>
      <w:r w:rsidRPr="00D92215">
        <w:rPr>
          <w:b/>
          <w:bCs/>
          <w:u w:val="single"/>
        </w:rPr>
        <w:t xml:space="preserve"> Crew Sheet Has or Can Derive</w:t>
      </w:r>
    </w:p>
    <w:p w14:paraId="731ACA6E" w14:textId="10D820A6" w:rsidR="00C52992" w:rsidRPr="00D92215" w:rsidRDefault="00C52992" w:rsidP="008D4B3C">
      <w:pPr>
        <w:rPr>
          <w:i/>
          <w:iCs/>
        </w:rPr>
      </w:pPr>
      <w:r w:rsidRPr="00D92215">
        <w:rPr>
          <w:i/>
          <w:iCs/>
        </w:rPr>
        <w:t xml:space="preserve">(only included </w:t>
      </w:r>
      <w:proofErr w:type="spellStart"/>
      <w:r w:rsidRPr="00D92215">
        <w:rPr>
          <w:i/>
          <w:iCs/>
        </w:rPr>
        <w:t>labour</w:t>
      </w:r>
      <w:proofErr w:type="spellEnd"/>
      <w:r w:rsidRPr="00D92215">
        <w:rPr>
          <w:i/>
          <w:iCs/>
        </w:rPr>
        <w:t xml:space="preserve"> related line-level fields for now)</w:t>
      </w:r>
    </w:p>
    <w:p w14:paraId="6832AD2F" w14:textId="1EA09CB8" w:rsidR="0008789B" w:rsidRDefault="00EF3776" w:rsidP="008D4B3C">
      <w:r>
        <w:rPr>
          <w:rFonts w:ascii="Segoe UI Emoji" w:hAnsi="Segoe UI Emoji" w:cs="Segoe UI Emoji"/>
        </w:rPr>
        <w:t>✅</w:t>
      </w:r>
      <w:r w:rsidR="0008789B">
        <w:t>Customer</w:t>
      </w:r>
    </w:p>
    <w:p w14:paraId="02FAAA57" w14:textId="5A4F83CF" w:rsidR="0008789B" w:rsidRPr="00E867CB" w:rsidRDefault="00EF3776" w:rsidP="008D4B3C">
      <w:r>
        <w:rPr>
          <w:rFonts w:ascii="Segoe UI Emoji" w:hAnsi="Segoe UI Emoji" w:cs="Segoe UI Emoji"/>
        </w:rPr>
        <w:t>✅</w:t>
      </w:r>
      <w:r w:rsidR="00173629" w:rsidRPr="00E867CB">
        <w:t xml:space="preserve">Job </w:t>
      </w:r>
      <w:r w:rsidR="0008789B" w:rsidRPr="00E867CB">
        <w:t xml:space="preserve">Location </w:t>
      </w:r>
      <w:r w:rsidR="00173629" w:rsidRPr="00E867CB">
        <w:t xml:space="preserve">/ Location / </w:t>
      </w:r>
      <w:r w:rsidR="0008789B" w:rsidRPr="00E867CB">
        <w:t>Site</w:t>
      </w:r>
    </w:p>
    <w:p w14:paraId="626DC162" w14:textId="5E8718D4" w:rsidR="001E4C84" w:rsidRPr="00E867CB" w:rsidRDefault="00EF3776" w:rsidP="008D4B3C">
      <w:proofErr w:type="gramStart"/>
      <w:r w:rsidRPr="00E867CB">
        <w:rPr>
          <w:rFonts w:ascii="Segoe UI Emoji" w:hAnsi="Segoe UI Emoji" w:cs="Segoe UI Emoji"/>
        </w:rPr>
        <w:t>✅</w:t>
      </w:r>
      <w:r w:rsidR="001E4C84" w:rsidRPr="00E867CB">
        <w:t>Job</w:t>
      </w:r>
      <w:r w:rsidR="00AD5EFD" w:rsidRPr="00E867CB">
        <w:t xml:space="preserve"> </w:t>
      </w:r>
      <w:r w:rsidR="00173629" w:rsidRPr="00E867CB">
        <w:t># /</w:t>
      </w:r>
      <w:proofErr w:type="gramEnd"/>
      <w:r w:rsidR="00173629" w:rsidRPr="00E867CB">
        <w:t xml:space="preserve"> Job</w:t>
      </w:r>
    </w:p>
    <w:p w14:paraId="66F6FBFE" w14:textId="3460B8B3" w:rsidR="00092F7E" w:rsidRPr="00D92215" w:rsidRDefault="00092F7E" w:rsidP="00092F7E">
      <w:pPr>
        <w:rPr>
          <w:rFonts w:cs="Segoe UI Emoji"/>
        </w:rPr>
      </w:pPr>
      <w:r w:rsidRPr="00E867CB">
        <w:rPr>
          <w:rFonts w:ascii="Segoe UI Emoji" w:hAnsi="Segoe UI Emoji" w:cs="Segoe UI Emoji"/>
        </w:rPr>
        <w:t>❌</w:t>
      </w:r>
      <w:r w:rsidRPr="00D92215">
        <w:rPr>
          <w:rFonts w:cs="Segoe UI Emoji"/>
        </w:rPr>
        <w:t>Job Camp Provided</w:t>
      </w:r>
    </w:p>
    <w:p w14:paraId="2759EBD4" w14:textId="77777777" w:rsidR="00092F7E" w:rsidRPr="00D92215" w:rsidRDefault="00092F7E" w:rsidP="00092F7E">
      <w:pPr>
        <w:rPr>
          <w:rFonts w:cs="Segoe UI Emoji"/>
        </w:rPr>
      </w:pPr>
      <w:r w:rsidRPr="00E867CB">
        <w:rPr>
          <w:rFonts w:ascii="Segoe UI Emoji" w:hAnsi="Segoe UI Emoji" w:cs="Segoe UI Emoji"/>
        </w:rPr>
        <w:t>❌</w:t>
      </w:r>
      <w:r w:rsidRPr="00D92215">
        <w:rPr>
          <w:rFonts w:cs="Segoe UI Emoji"/>
        </w:rPr>
        <w:t>Job Subsistence Provided</w:t>
      </w:r>
    </w:p>
    <w:p w14:paraId="10843D91" w14:textId="7B28F255" w:rsidR="0066128B" w:rsidRPr="00D92215" w:rsidRDefault="0066128B" w:rsidP="0066128B">
      <w:pPr>
        <w:rPr>
          <w:rFonts w:cs="Segoe UI Emoji"/>
        </w:rPr>
      </w:pPr>
      <w:r w:rsidRPr="00E867CB">
        <w:rPr>
          <w:rFonts w:ascii="Segoe UI Emoji" w:hAnsi="Segoe UI Emoji" w:cs="Segoe UI Emoji"/>
        </w:rPr>
        <w:t>❌</w:t>
      </w:r>
      <w:r w:rsidRPr="00D92215">
        <w:rPr>
          <w:rFonts w:cs="Segoe UI Emoji"/>
        </w:rPr>
        <w:t>Scheduled Overtime vs Unscheduled Overtime</w:t>
      </w:r>
    </w:p>
    <w:p w14:paraId="38D4832E" w14:textId="65E5AAD4" w:rsidR="00873FBD" w:rsidRPr="00D92215" w:rsidRDefault="00873FBD" w:rsidP="00873FBD">
      <w:pPr>
        <w:rPr>
          <w:rFonts w:cs="Segoe UI Emoji"/>
        </w:rPr>
      </w:pPr>
      <w:r w:rsidRPr="00E867CB">
        <w:rPr>
          <w:rFonts w:ascii="Segoe UI Emoji" w:hAnsi="Segoe UI Emoji" w:cs="Segoe UI Emoji"/>
        </w:rPr>
        <w:t>❌</w:t>
      </w:r>
      <w:r w:rsidRPr="00D92215">
        <w:rPr>
          <w:rFonts w:cs="Segoe UI Emoji"/>
        </w:rPr>
        <w:t>Call Out / Call Out Between Shifts / Emergency Call Out</w:t>
      </w:r>
    </w:p>
    <w:p w14:paraId="2144293D" w14:textId="7EC16A98" w:rsidR="00AD5EFD" w:rsidRPr="00E867CB" w:rsidRDefault="00EF3776" w:rsidP="008D4B3C">
      <w:r w:rsidRPr="00E867CB">
        <w:rPr>
          <w:rFonts w:ascii="Segoe UI Emoji" w:hAnsi="Segoe UI Emoji" w:cs="Segoe UI Emoji"/>
        </w:rPr>
        <w:t>✅</w:t>
      </w:r>
      <w:r w:rsidR="00AD5EFD" w:rsidRPr="00E867CB">
        <w:t>Customer PO #</w:t>
      </w:r>
    </w:p>
    <w:p w14:paraId="2C5EABA0" w14:textId="77777777" w:rsidR="00245428" w:rsidRPr="00E867CB" w:rsidRDefault="00245428" w:rsidP="00245428">
      <w:r w:rsidRPr="00E867CB">
        <w:rPr>
          <w:rFonts w:ascii="Segoe UI Emoji" w:hAnsi="Segoe UI Emoji" w:cs="Segoe UI Emoji"/>
        </w:rPr>
        <w:lastRenderedPageBreak/>
        <w:t>✅</w:t>
      </w:r>
      <w:r w:rsidRPr="00E867CB">
        <w:t>Date (i.e. Work Date)</w:t>
      </w:r>
    </w:p>
    <w:p w14:paraId="624C756F" w14:textId="7BB6A6E5" w:rsidR="00245428" w:rsidRPr="00E867CB" w:rsidRDefault="00245428" w:rsidP="00245428">
      <w:r w:rsidRPr="00E867CB">
        <w:rPr>
          <w:rFonts w:ascii="Segoe UI Emoji" w:hAnsi="Segoe UI Emoji" w:cs="Segoe UI Emoji"/>
        </w:rPr>
        <w:t>✅</w:t>
      </w:r>
      <w:r w:rsidRPr="00E867CB">
        <w:t xml:space="preserve">Document Number / </w:t>
      </w:r>
      <w:proofErr w:type="gramStart"/>
      <w:r w:rsidRPr="00E867CB">
        <w:t>TS # /</w:t>
      </w:r>
      <w:proofErr w:type="gramEnd"/>
      <w:r w:rsidRPr="00E867CB">
        <w:t xml:space="preserve"> Crew Sheet Number</w:t>
      </w:r>
    </w:p>
    <w:p w14:paraId="2A421BAA" w14:textId="77777777" w:rsidR="00245428" w:rsidRPr="00E867CB" w:rsidRDefault="00245428" w:rsidP="00245428">
      <w:r w:rsidRPr="00E867CB">
        <w:rPr>
          <w:rFonts w:ascii="Segoe UI Emoji" w:hAnsi="Segoe UI Emoji" w:cs="Segoe UI Emoji"/>
        </w:rPr>
        <w:t>✅</w:t>
      </w:r>
      <w:r w:rsidRPr="00E867CB">
        <w:t>Document Status (e.g. Unsubmitted)</w:t>
      </w:r>
    </w:p>
    <w:p w14:paraId="79BF0F05" w14:textId="77777777" w:rsidR="00585451" w:rsidRPr="00E867CB" w:rsidRDefault="00585451" w:rsidP="00585451">
      <w:r w:rsidRPr="00E867CB">
        <w:rPr>
          <w:rFonts w:ascii="Segoe UI Emoji" w:hAnsi="Segoe UI Emoji" w:cs="Segoe UI Emoji"/>
        </w:rPr>
        <w:t>✅</w:t>
      </w:r>
      <w:r w:rsidRPr="00E867CB">
        <w:t>Foreman / Crew Foreman</w:t>
      </w:r>
    </w:p>
    <w:p w14:paraId="7F4FB60D" w14:textId="5AB6D1B4" w:rsidR="00585451" w:rsidRPr="00E867CB" w:rsidRDefault="00585451" w:rsidP="00585451">
      <w:r w:rsidRPr="00E867CB">
        <w:rPr>
          <w:rFonts w:ascii="Segoe UI Emoji" w:hAnsi="Segoe UI Emoji" w:cs="Segoe UI Emoji"/>
        </w:rPr>
        <w:t>✅</w:t>
      </w:r>
      <w:r w:rsidR="006C4894" w:rsidRPr="00E867CB">
        <w:t>Crew Sheet Work</w:t>
      </w:r>
      <w:r w:rsidRPr="00E867CB">
        <w:t xml:space="preserve"> Description / Remarks</w:t>
      </w:r>
    </w:p>
    <w:p w14:paraId="2CE0D511" w14:textId="0236F91F" w:rsidR="00245428" w:rsidRPr="00E867CB" w:rsidRDefault="00BB2524" w:rsidP="008D4B3C">
      <w:r w:rsidRPr="00E867CB">
        <w:rPr>
          <w:rFonts w:ascii="Segoe UI Emoji" w:hAnsi="Segoe UI Emoji" w:cs="Segoe UI Emoji"/>
        </w:rPr>
        <w:t>✅</w:t>
      </w:r>
      <w:r w:rsidR="00E10EF0" w:rsidRPr="00E867CB">
        <w:t xml:space="preserve">Employee ID / </w:t>
      </w:r>
      <w:proofErr w:type="gramStart"/>
      <w:r w:rsidR="00E10EF0" w:rsidRPr="00E867CB">
        <w:t>Emp #</w:t>
      </w:r>
      <w:r w:rsidR="00DE38F0" w:rsidRPr="00E867CB">
        <w:t xml:space="preserve"> /</w:t>
      </w:r>
      <w:proofErr w:type="gramEnd"/>
      <w:r w:rsidR="00DE38F0" w:rsidRPr="00E867CB">
        <w:t xml:space="preserve"> Worker ID</w:t>
      </w:r>
    </w:p>
    <w:p w14:paraId="3703CF04" w14:textId="4C963CAE" w:rsidR="00E10EF0" w:rsidRPr="00E867CB" w:rsidRDefault="00BB2524" w:rsidP="008D4B3C">
      <w:r w:rsidRPr="00E867CB">
        <w:rPr>
          <w:rFonts w:ascii="Segoe UI Emoji" w:hAnsi="Segoe UI Emoji" w:cs="Segoe UI Emoji"/>
        </w:rPr>
        <w:t>✅</w:t>
      </w:r>
      <w:r w:rsidR="00E10EF0" w:rsidRPr="00E867CB">
        <w:t>Employee Name / Name</w:t>
      </w:r>
      <w:r w:rsidR="00DE38F0" w:rsidRPr="00E867CB">
        <w:t xml:space="preserve"> / Worker Name</w:t>
      </w:r>
    </w:p>
    <w:p w14:paraId="75E9EB63" w14:textId="77777777" w:rsidR="00DE38F0" w:rsidRDefault="00DE38F0" w:rsidP="00DE38F0">
      <w:pPr>
        <w:rPr>
          <w:rFonts w:cs="Segoe UI Emoji"/>
        </w:rPr>
      </w:pPr>
      <w:r w:rsidRPr="00E867CB">
        <w:rPr>
          <w:rFonts w:ascii="Segoe UI Emoji" w:hAnsi="Segoe UI Emoji" w:cs="Segoe UI Emoji"/>
        </w:rPr>
        <w:t>❌</w:t>
      </w:r>
      <w:r w:rsidRPr="00D92215">
        <w:rPr>
          <w:rFonts w:cs="Segoe UI Emoji"/>
        </w:rPr>
        <w:t>Worker Work Schedule (e.g. 5x8, 4x10 Mon, 4x10 Tue, …)</w:t>
      </w:r>
    </w:p>
    <w:p w14:paraId="51CD3E84" w14:textId="77777777" w:rsidR="0026547C" w:rsidRPr="007A5C5E" w:rsidRDefault="0026547C" w:rsidP="0026547C">
      <w:pPr>
        <w:rPr>
          <w:rFonts w:cs="Segoe UI Emoji"/>
        </w:rPr>
      </w:pPr>
      <w:r w:rsidRPr="00E867CB">
        <w:rPr>
          <w:rFonts w:ascii="Segoe UI Emoji" w:hAnsi="Segoe UI Emoji" w:cs="Segoe UI Emoji"/>
        </w:rPr>
        <w:t>❌</w:t>
      </w:r>
      <w:r w:rsidRPr="007A5C5E">
        <w:rPr>
          <w:rFonts w:cs="Segoe UI Emoji"/>
        </w:rPr>
        <w:t>Worker Work Start Time</w:t>
      </w:r>
    </w:p>
    <w:p w14:paraId="49E421F3" w14:textId="77777777" w:rsidR="0026547C" w:rsidRDefault="0026547C" w:rsidP="0026547C">
      <w:pPr>
        <w:rPr>
          <w:rFonts w:ascii="Segoe UI Emoji" w:hAnsi="Segoe UI Emoji" w:cs="Segoe UI Emoji"/>
        </w:rPr>
      </w:pPr>
      <w:r w:rsidRPr="00E867CB">
        <w:rPr>
          <w:rFonts w:ascii="Segoe UI Emoji" w:hAnsi="Segoe UI Emoji" w:cs="Segoe UI Emoji"/>
        </w:rPr>
        <w:t>❌</w:t>
      </w:r>
      <w:r w:rsidRPr="007A5C5E">
        <w:rPr>
          <w:rFonts w:cs="Segoe UI Emoji"/>
        </w:rPr>
        <w:t>Worker Work Finish Time</w:t>
      </w:r>
    </w:p>
    <w:p w14:paraId="114DA279" w14:textId="77777777" w:rsidR="0026547C" w:rsidRDefault="0026547C" w:rsidP="0026547C">
      <w:pPr>
        <w:rPr>
          <w:rFonts w:ascii="Segoe UI Emoji" w:hAnsi="Segoe UI Emoji" w:cs="Segoe UI Emoji"/>
        </w:rPr>
      </w:pPr>
      <w:r w:rsidRPr="00E867CB">
        <w:rPr>
          <w:rFonts w:ascii="Segoe UI Emoji" w:hAnsi="Segoe UI Emoji" w:cs="Segoe UI Emoji"/>
        </w:rPr>
        <w:t>❌</w:t>
      </w:r>
      <w:r w:rsidRPr="007A5C5E">
        <w:rPr>
          <w:rFonts w:cs="Segoe UI Emoji"/>
        </w:rPr>
        <w:t>Worker Work Finish Time</w:t>
      </w:r>
    </w:p>
    <w:p w14:paraId="0C6F9279" w14:textId="54038AF2" w:rsidR="0026547C" w:rsidRPr="00D92215" w:rsidRDefault="00DA7121" w:rsidP="008D4B3C">
      <w:pPr>
        <w:rPr>
          <w:rFonts w:cs="Segoe UI Emoji"/>
        </w:rPr>
      </w:pPr>
      <w:r w:rsidRPr="00251403">
        <w:rPr>
          <w:rFonts w:ascii="Segoe UI Emoji" w:hAnsi="Segoe UI Emoji" w:cs="Segoe UI Emoji"/>
        </w:rPr>
        <w:t>❔</w:t>
      </w:r>
      <w:r w:rsidRPr="00D92215">
        <w:rPr>
          <w:rFonts w:cs="Segoe UI Emoji"/>
        </w:rPr>
        <w:t xml:space="preserve">Worker Unionized vs </w:t>
      </w:r>
      <w:proofErr w:type="gramStart"/>
      <w:r w:rsidRPr="00D92215">
        <w:rPr>
          <w:rFonts w:cs="Segoe UI Emoji"/>
        </w:rPr>
        <w:t>Non-Unionized</w:t>
      </w:r>
      <w:proofErr w:type="gramEnd"/>
    </w:p>
    <w:p w14:paraId="640D30D8" w14:textId="09C6A4E6" w:rsidR="00DA7121" w:rsidRPr="00D92215" w:rsidRDefault="00DA7121" w:rsidP="008D4B3C">
      <w:pPr>
        <w:rPr>
          <w:rFonts w:cs="Segoe UI Emoji"/>
        </w:rPr>
      </w:pPr>
      <w:r w:rsidRPr="00251403">
        <w:rPr>
          <w:rFonts w:ascii="Segoe UI Emoji" w:hAnsi="Segoe UI Emoji" w:cs="Segoe UI Emoji"/>
        </w:rPr>
        <w:t>❔</w:t>
      </w:r>
      <w:r w:rsidRPr="00D92215">
        <w:rPr>
          <w:rFonts w:cs="Segoe UI Emoji"/>
        </w:rPr>
        <w:t>Worker Union Membership</w:t>
      </w:r>
    </w:p>
    <w:p w14:paraId="372AC430" w14:textId="6912AC79" w:rsidR="00E10EF0" w:rsidRPr="00E867CB" w:rsidRDefault="00BB2524" w:rsidP="008D4B3C">
      <w:r w:rsidRPr="00E867CB">
        <w:rPr>
          <w:rFonts w:ascii="Segoe UI Emoji" w:hAnsi="Segoe UI Emoji" w:cs="Segoe UI Emoji"/>
        </w:rPr>
        <w:t>✅</w:t>
      </w:r>
      <w:r w:rsidR="00AB22B9" w:rsidRPr="00E867CB">
        <w:t>Worker Craft / Skill</w:t>
      </w:r>
      <w:r w:rsidR="00A8026D" w:rsidRPr="00E867CB">
        <w:t xml:space="preserve"> (it’s encoded in Work Type)</w:t>
      </w:r>
    </w:p>
    <w:p w14:paraId="4721D06C" w14:textId="1B1E5FEA" w:rsidR="00AB22B9" w:rsidRPr="00E867CB" w:rsidRDefault="00BB2524" w:rsidP="008D4B3C">
      <w:r w:rsidRPr="00E867CB">
        <w:rPr>
          <w:rFonts w:ascii="Segoe UI Emoji" w:hAnsi="Segoe UI Emoji" w:cs="Segoe UI Emoji"/>
        </w:rPr>
        <w:t>✅</w:t>
      </w:r>
      <w:r w:rsidR="00AB22B9" w:rsidRPr="00E867CB">
        <w:t>Worker Class / Class</w:t>
      </w:r>
      <w:r w:rsidR="00A8026D" w:rsidRPr="00E867CB">
        <w:t xml:space="preserve"> (it’s encoded in Work Type)</w:t>
      </w:r>
    </w:p>
    <w:p w14:paraId="15E3A1FF" w14:textId="65CCC7E0" w:rsidR="00AB22B9" w:rsidRPr="00E867CB" w:rsidRDefault="00BB2524" w:rsidP="008D4B3C">
      <w:r w:rsidRPr="00E867CB">
        <w:rPr>
          <w:rFonts w:ascii="Segoe UI Emoji" w:hAnsi="Segoe UI Emoji" w:cs="Segoe UI Emoji"/>
        </w:rPr>
        <w:t>✅</w:t>
      </w:r>
      <w:r w:rsidRPr="00E867CB">
        <w:t>Work Shift / Shift</w:t>
      </w:r>
      <w:r w:rsidR="00CD0E38" w:rsidRPr="00E867CB">
        <w:t xml:space="preserve"> (it’s encoded in Work Type)</w:t>
      </w:r>
    </w:p>
    <w:p w14:paraId="2F33601D" w14:textId="135C4733" w:rsidR="00AA1973" w:rsidRPr="00D92215" w:rsidRDefault="00AA1973" w:rsidP="00AA1973">
      <w:pPr>
        <w:rPr>
          <w:rFonts w:cs="Segoe UI Emoji"/>
        </w:rPr>
      </w:pPr>
      <w:r w:rsidRPr="00E867CB">
        <w:rPr>
          <w:rFonts w:ascii="Segoe UI Emoji" w:hAnsi="Segoe UI Emoji" w:cs="Segoe UI Emoji"/>
        </w:rPr>
        <w:t>❌</w:t>
      </w:r>
      <w:r w:rsidRPr="00D92215">
        <w:rPr>
          <w:rFonts w:cs="Segoe UI Emoji"/>
        </w:rPr>
        <w:t>Worker Reported for Duty but No Work Today</w:t>
      </w:r>
    </w:p>
    <w:p w14:paraId="3087E01A" w14:textId="01724596" w:rsidR="002C1E3F" w:rsidRPr="00D92215" w:rsidRDefault="002C1E3F" w:rsidP="002C1E3F">
      <w:pPr>
        <w:rPr>
          <w:rFonts w:cs="Segoe UI Emoji"/>
        </w:rPr>
      </w:pPr>
      <w:r w:rsidRPr="00E867CB">
        <w:rPr>
          <w:rFonts w:ascii="Segoe UI Emoji" w:hAnsi="Segoe UI Emoji" w:cs="Segoe UI Emoji"/>
        </w:rPr>
        <w:t>❌</w:t>
      </w:r>
      <w:r w:rsidR="00A04AC2" w:rsidRPr="00D92215">
        <w:rPr>
          <w:rFonts w:cs="Segoe UI Emoji"/>
        </w:rPr>
        <w:t xml:space="preserve">Was </w:t>
      </w:r>
      <w:r w:rsidR="004C04D2" w:rsidRPr="00D92215">
        <w:rPr>
          <w:rFonts w:cs="Segoe UI Emoji"/>
        </w:rPr>
        <w:t>Pre-Required Orientation or Training to Arriving on Site</w:t>
      </w:r>
    </w:p>
    <w:p w14:paraId="08E2B643" w14:textId="56B15E98" w:rsidR="004C04D2" w:rsidRPr="00D92215" w:rsidRDefault="004C04D2" w:rsidP="004C04D2">
      <w:pPr>
        <w:rPr>
          <w:rFonts w:cs="Segoe UI Emoji"/>
        </w:rPr>
      </w:pPr>
      <w:r w:rsidRPr="00E867CB">
        <w:rPr>
          <w:rFonts w:ascii="Segoe UI Emoji" w:hAnsi="Segoe UI Emoji" w:cs="Segoe UI Emoji"/>
        </w:rPr>
        <w:t>❌</w:t>
      </w:r>
      <w:r w:rsidRPr="00D92215">
        <w:rPr>
          <w:rFonts w:cs="Segoe UI Emoji"/>
        </w:rPr>
        <w:t>Was Customer or Site Required Orientation or Training</w:t>
      </w:r>
    </w:p>
    <w:p w14:paraId="75A2348E" w14:textId="04EE8110" w:rsidR="00973A86" w:rsidRPr="00E867CB" w:rsidRDefault="00973A86" w:rsidP="00973A86">
      <w:r w:rsidRPr="00E867CB">
        <w:rPr>
          <w:rFonts w:ascii="Segoe UI Emoji" w:hAnsi="Segoe UI Emoji" w:cs="Segoe UI Emoji"/>
        </w:rPr>
        <w:t>✅</w:t>
      </w:r>
      <w:r w:rsidRPr="00E867CB">
        <w:t>Work</w:t>
      </w:r>
      <w:r w:rsidR="006C4894" w:rsidRPr="00E867CB">
        <w:t>er</w:t>
      </w:r>
      <w:r w:rsidRPr="00E867CB">
        <w:t xml:space="preserve"> </w:t>
      </w:r>
      <w:r w:rsidR="006C4894" w:rsidRPr="00E867CB">
        <w:t>Work Description / Comments</w:t>
      </w:r>
    </w:p>
    <w:p w14:paraId="52734795" w14:textId="17105229" w:rsidR="007F25AD" w:rsidRPr="00E867CB" w:rsidRDefault="007F25AD" w:rsidP="007F25AD">
      <w:r w:rsidRPr="00E867CB">
        <w:rPr>
          <w:rFonts w:ascii="Segoe UI Emoji" w:hAnsi="Segoe UI Emoji" w:cs="Segoe UI Emoji"/>
        </w:rPr>
        <w:t>✅</w:t>
      </w:r>
      <w:r w:rsidRPr="00E867CB">
        <w:t xml:space="preserve"> Operation ID</w:t>
      </w:r>
      <w:r w:rsidR="00FA39FF" w:rsidRPr="00E867CB">
        <w:t xml:space="preserve"> / Work Activity</w:t>
      </w:r>
    </w:p>
    <w:p w14:paraId="6882B3E4" w14:textId="1F14CEDB" w:rsidR="00BB2524" w:rsidRPr="00E867CB" w:rsidRDefault="00975153" w:rsidP="008D4B3C">
      <w:r w:rsidRPr="00E867CB">
        <w:rPr>
          <w:rFonts w:ascii="Segoe UI Emoji" w:hAnsi="Segoe UI Emoji" w:cs="Segoe UI Emoji"/>
        </w:rPr>
        <w:t>✅</w:t>
      </w:r>
      <w:r w:rsidR="00BB2524" w:rsidRPr="00E867CB">
        <w:t>Standard Time Hours / ST</w:t>
      </w:r>
    </w:p>
    <w:p w14:paraId="776058DD" w14:textId="3F7DA58D" w:rsidR="00BB2524" w:rsidRPr="00E867CB" w:rsidRDefault="00975153" w:rsidP="008D4B3C">
      <w:r w:rsidRPr="00E867CB">
        <w:rPr>
          <w:rFonts w:ascii="Segoe UI Emoji" w:hAnsi="Segoe UI Emoji" w:cs="Segoe UI Emoji"/>
        </w:rPr>
        <w:t>✅</w:t>
      </w:r>
      <w:r w:rsidR="00BB2524" w:rsidRPr="00E867CB">
        <w:t>Overtime Hours / OT</w:t>
      </w:r>
    </w:p>
    <w:p w14:paraId="59FE26A4" w14:textId="14066FB0" w:rsidR="00BB2524" w:rsidRPr="00E867CB" w:rsidRDefault="00975153" w:rsidP="008D4B3C">
      <w:r w:rsidRPr="00E867CB">
        <w:rPr>
          <w:rFonts w:ascii="Segoe UI Emoji" w:hAnsi="Segoe UI Emoji" w:cs="Segoe UI Emoji"/>
        </w:rPr>
        <w:t>✅</w:t>
      </w:r>
      <w:r w:rsidR="00BB2524" w:rsidRPr="00E867CB">
        <w:t>Double Time Hours / DT</w:t>
      </w:r>
    </w:p>
    <w:p w14:paraId="136E5CD2" w14:textId="6AFAAF66" w:rsidR="00BB2524" w:rsidRPr="00E867CB" w:rsidRDefault="00975153" w:rsidP="008D4B3C">
      <w:r w:rsidRPr="00E867CB">
        <w:rPr>
          <w:rFonts w:ascii="Segoe UI Emoji" w:hAnsi="Segoe UI Emoji" w:cs="Segoe UI Emoji"/>
        </w:rPr>
        <w:t>✅</w:t>
      </w:r>
      <w:r w:rsidRPr="00E867CB">
        <w:t>Meal Break Hours / MB</w:t>
      </w:r>
    </w:p>
    <w:p w14:paraId="5DE61D63" w14:textId="0B94C0F1" w:rsidR="00975153" w:rsidRPr="00E867CB" w:rsidRDefault="00975153" w:rsidP="008D4B3C">
      <w:r w:rsidRPr="00E867CB">
        <w:rPr>
          <w:rFonts w:ascii="Segoe UI Emoji" w:hAnsi="Segoe UI Emoji" w:cs="Segoe UI Emoji"/>
        </w:rPr>
        <w:t>✅</w:t>
      </w:r>
      <w:r w:rsidRPr="00E867CB">
        <w:t>Meal Allowance Scheduled / MAS</w:t>
      </w:r>
    </w:p>
    <w:p w14:paraId="38646F7B" w14:textId="52A1082C" w:rsidR="00975153" w:rsidRPr="00D92215" w:rsidRDefault="00975153" w:rsidP="008D4B3C">
      <w:pPr>
        <w:rPr>
          <w:rFonts w:cs="Segoe UI Emoji"/>
        </w:rPr>
      </w:pPr>
      <w:r w:rsidRPr="00E867CB">
        <w:rPr>
          <w:rFonts w:ascii="Segoe UI Emoji" w:hAnsi="Segoe UI Emoji" w:cs="Segoe UI Emoji"/>
        </w:rPr>
        <w:t>✅</w:t>
      </w:r>
      <w:r w:rsidRPr="00D92215">
        <w:t>Meal Allowance Unscheduled / MAU</w:t>
      </w:r>
    </w:p>
    <w:p w14:paraId="4804D059" w14:textId="1406704E" w:rsidR="00CB3E3C" w:rsidRPr="00D92215" w:rsidRDefault="00CB3E3C" w:rsidP="00CB3E3C">
      <w:pPr>
        <w:rPr>
          <w:rFonts w:cs="Segoe UI Emoji"/>
        </w:rPr>
      </w:pPr>
      <w:r w:rsidRPr="00E867CB">
        <w:rPr>
          <w:rFonts w:ascii="Segoe UI Emoji" w:hAnsi="Segoe UI Emoji" w:cs="Segoe UI Emoji"/>
        </w:rPr>
        <w:lastRenderedPageBreak/>
        <w:t>✅</w:t>
      </w:r>
      <w:r w:rsidRPr="00D92215">
        <w:rPr>
          <w:rFonts w:cs="Segoe UI Emoji"/>
        </w:rPr>
        <w:t xml:space="preserve">Subsistence </w:t>
      </w:r>
      <w:r w:rsidR="009C4F45" w:rsidRPr="00D92215">
        <w:rPr>
          <w:rFonts w:cs="Segoe UI Emoji"/>
        </w:rPr>
        <w:t xml:space="preserve">Pay </w:t>
      </w:r>
      <w:r w:rsidRPr="00D92215">
        <w:rPr>
          <w:rFonts w:cs="Segoe UI Emoji"/>
        </w:rPr>
        <w:t>/ SUB / LOA / Living Out Allowance / Per Diem</w:t>
      </w:r>
    </w:p>
    <w:p w14:paraId="7A5CB5A8" w14:textId="21CD2100" w:rsidR="00CB3E3C" w:rsidRPr="00D92215" w:rsidRDefault="00DF44B1" w:rsidP="00CB3E3C">
      <w:pPr>
        <w:rPr>
          <w:rFonts w:cs="Segoe UI Emoji"/>
        </w:rPr>
      </w:pPr>
      <w:r w:rsidRPr="00E867CB">
        <w:rPr>
          <w:rFonts w:ascii="Segoe UI Emoji" w:hAnsi="Segoe UI Emoji" w:cs="Segoe UI Emoji"/>
        </w:rPr>
        <w:t>✅</w:t>
      </w:r>
      <w:r w:rsidRPr="00D92215">
        <w:rPr>
          <w:rFonts w:cs="Segoe UI Emoji"/>
        </w:rPr>
        <w:t>Mobilization / MOB (this is TRVL on dummy/paper Crew Sheet)</w:t>
      </w:r>
    </w:p>
    <w:p w14:paraId="30D56FCE" w14:textId="7B69B59A" w:rsidR="00DF44B1" w:rsidRPr="00D92215" w:rsidRDefault="00DF44B1" w:rsidP="00CB3E3C">
      <w:pPr>
        <w:rPr>
          <w:rFonts w:cs="Segoe UI Emoji"/>
        </w:rPr>
      </w:pPr>
      <w:r w:rsidRPr="00E867CB">
        <w:rPr>
          <w:rFonts w:ascii="Segoe UI Emoji" w:hAnsi="Segoe UI Emoji" w:cs="Segoe UI Emoji"/>
        </w:rPr>
        <w:t>✅</w:t>
      </w:r>
      <w:r w:rsidRPr="00D92215">
        <w:rPr>
          <w:rFonts w:cs="Segoe UI Emoji"/>
        </w:rPr>
        <w:t>Demobilization / DEM (this is TRVL on dummy/paper Crew Sheet)</w:t>
      </w:r>
    </w:p>
    <w:p w14:paraId="341DDB03" w14:textId="3137BC2E" w:rsidR="00BC0536" w:rsidRPr="00D92215" w:rsidRDefault="00BC0536" w:rsidP="00CB3E3C">
      <w:pPr>
        <w:rPr>
          <w:rFonts w:cs="Segoe UI Emoji"/>
        </w:rPr>
      </w:pPr>
      <w:r w:rsidRPr="00E867CB">
        <w:rPr>
          <w:rFonts w:ascii="Segoe UI Emoji" w:hAnsi="Segoe UI Emoji" w:cs="Segoe UI Emoji"/>
        </w:rPr>
        <w:t>❌</w:t>
      </w:r>
      <w:r w:rsidRPr="00D92215">
        <w:rPr>
          <w:rFonts w:cs="Segoe UI Emoji"/>
        </w:rPr>
        <w:t xml:space="preserve">Worker </w:t>
      </w:r>
      <w:r w:rsidR="00381640">
        <w:rPr>
          <w:rFonts w:cs="Segoe UI Emoji"/>
        </w:rPr>
        <w:t xml:space="preserve">Travel is </w:t>
      </w:r>
      <w:r w:rsidRPr="00D92215">
        <w:rPr>
          <w:rFonts w:cs="Segoe UI Emoji"/>
        </w:rPr>
        <w:t>Initial</w:t>
      </w:r>
      <w:r w:rsidR="00381640">
        <w:rPr>
          <w:rFonts w:cs="Segoe UI Emoji"/>
        </w:rPr>
        <w:t xml:space="preserve"> or </w:t>
      </w:r>
      <w:r w:rsidRPr="00D92215">
        <w:rPr>
          <w:rFonts w:cs="Segoe UI Emoji"/>
        </w:rPr>
        <w:t>Terminal</w:t>
      </w:r>
    </w:p>
    <w:p w14:paraId="5CE85663" w14:textId="153F7039" w:rsidR="00F41708" w:rsidRPr="00D92215" w:rsidRDefault="00F41708" w:rsidP="00CB3E3C">
      <w:pPr>
        <w:rPr>
          <w:rFonts w:cs="Segoe UI Emoji"/>
        </w:rPr>
      </w:pPr>
      <w:r w:rsidRPr="00E867CB">
        <w:rPr>
          <w:rFonts w:ascii="Segoe UI Emoji" w:hAnsi="Segoe UI Emoji" w:cs="Segoe UI Emoji"/>
        </w:rPr>
        <w:t>❌</w:t>
      </w:r>
      <w:r w:rsidRPr="00D92215">
        <w:rPr>
          <w:rFonts w:cs="Segoe UI Emoji"/>
        </w:rPr>
        <w:t>Job Customer Provides Transportation</w:t>
      </w:r>
    </w:p>
    <w:p w14:paraId="2D91D4F4" w14:textId="47288FA0" w:rsidR="00E33992" w:rsidRPr="00D92215" w:rsidRDefault="00E33992" w:rsidP="00E33992">
      <w:pPr>
        <w:rPr>
          <w:rFonts w:cs="Segoe UI Emoji"/>
        </w:rPr>
      </w:pPr>
      <w:r w:rsidRPr="00E867CB">
        <w:rPr>
          <w:rFonts w:ascii="Segoe UI Emoji" w:hAnsi="Segoe UI Emoji" w:cs="Segoe UI Emoji"/>
        </w:rPr>
        <w:t>❌</w:t>
      </w:r>
      <w:r w:rsidRPr="00D92215">
        <w:rPr>
          <w:rFonts w:cs="Segoe UI Emoji"/>
        </w:rPr>
        <w:t xml:space="preserve">Job </w:t>
      </w:r>
      <w:r w:rsidR="00C433BE" w:rsidRPr="00D92215">
        <w:rPr>
          <w:rFonts w:cs="Segoe UI Emoji"/>
        </w:rPr>
        <w:t xml:space="preserve">Radius Km for Travel </w:t>
      </w:r>
      <w:r w:rsidR="00502EAF" w:rsidRPr="00D92215">
        <w:rPr>
          <w:rFonts w:cs="Segoe UI Emoji"/>
        </w:rPr>
        <w:t>Reimbursement</w:t>
      </w:r>
    </w:p>
    <w:p w14:paraId="36E2C57F" w14:textId="71FDF256" w:rsidR="00CB3E3C" w:rsidRPr="00D92215" w:rsidRDefault="009C4F45" w:rsidP="00CB3E3C">
      <w:pPr>
        <w:rPr>
          <w:rFonts w:cs="Segoe UI Emoji"/>
        </w:rPr>
      </w:pPr>
      <w:r w:rsidRPr="00E867CB">
        <w:rPr>
          <w:rFonts w:ascii="Segoe UI Emoji" w:hAnsi="Segoe UI Emoji" w:cs="Segoe UI Emoji"/>
        </w:rPr>
        <w:t>✅</w:t>
      </w:r>
      <w:r w:rsidRPr="00D92215">
        <w:rPr>
          <w:rFonts w:cs="Segoe UI Emoji"/>
        </w:rPr>
        <w:t>Rotation Pay / ROT</w:t>
      </w:r>
    </w:p>
    <w:p w14:paraId="4AB2E607" w14:textId="19E01FB3" w:rsidR="009C4F45" w:rsidRPr="00D92215" w:rsidRDefault="009C4F45" w:rsidP="009C4F45">
      <w:pPr>
        <w:rPr>
          <w:rFonts w:cs="Segoe UI Emoji"/>
        </w:rPr>
      </w:pPr>
      <w:r w:rsidRPr="00E867CB">
        <w:rPr>
          <w:rFonts w:ascii="Segoe UI Emoji" w:hAnsi="Segoe UI Emoji" w:cs="Segoe UI Emoji"/>
        </w:rPr>
        <w:t>✅</w:t>
      </w:r>
      <w:r w:rsidRPr="00D92215">
        <w:rPr>
          <w:rFonts w:cs="Segoe UI Emoji"/>
        </w:rPr>
        <w:t>Incentive Pay / INC</w:t>
      </w:r>
    </w:p>
    <w:p w14:paraId="5E06765B" w14:textId="2799BF6B" w:rsidR="00CE0F31" w:rsidRPr="00D92215" w:rsidRDefault="00CE0F31" w:rsidP="00CE0F31">
      <w:pPr>
        <w:rPr>
          <w:rFonts w:cs="Segoe UI Emoji"/>
        </w:rPr>
      </w:pPr>
      <w:r w:rsidRPr="00E867CB">
        <w:rPr>
          <w:rFonts w:ascii="Segoe UI Emoji" w:hAnsi="Segoe UI Emoji" w:cs="Segoe UI Emoji"/>
        </w:rPr>
        <w:t>✅</w:t>
      </w:r>
      <w:r w:rsidRPr="00D92215">
        <w:rPr>
          <w:rFonts w:cs="Segoe UI Emoji"/>
        </w:rPr>
        <w:t>Bonus Pay / BON</w:t>
      </w:r>
    </w:p>
    <w:p w14:paraId="50E5E6F7" w14:textId="21B1CFA7" w:rsidR="00CE0F31" w:rsidRPr="00D92215" w:rsidRDefault="00CE0F31" w:rsidP="00CE0F31">
      <w:pPr>
        <w:rPr>
          <w:rFonts w:cs="Segoe UI Emoji"/>
        </w:rPr>
      </w:pPr>
      <w:r w:rsidRPr="00E867CB">
        <w:rPr>
          <w:rFonts w:ascii="Segoe UI Emoji" w:hAnsi="Segoe UI Emoji" w:cs="Segoe UI Emoji"/>
        </w:rPr>
        <w:t>✅</w:t>
      </w:r>
      <w:r w:rsidR="009821AD" w:rsidRPr="00D92215">
        <w:rPr>
          <w:rFonts w:cs="Segoe UI Emoji"/>
        </w:rPr>
        <w:t xml:space="preserve">Worker </w:t>
      </w:r>
      <w:r w:rsidRPr="00D92215">
        <w:rPr>
          <w:rFonts w:cs="Segoe UI Emoji"/>
        </w:rPr>
        <w:t>Total Hours</w:t>
      </w:r>
    </w:p>
    <w:p w14:paraId="718E39C5" w14:textId="0BC01347" w:rsidR="004C79E1" w:rsidRPr="00D92215" w:rsidRDefault="004C79E1" w:rsidP="004C79E1">
      <w:pPr>
        <w:rPr>
          <w:rFonts w:cs="Segoe UI Emoji"/>
        </w:rPr>
      </w:pPr>
      <w:r w:rsidRPr="00E867CB">
        <w:rPr>
          <w:rFonts w:ascii="Segoe UI Emoji" w:hAnsi="Segoe UI Emoji" w:cs="Segoe UI Emoji"/>
        </w:rPr>
        <w:t>❌</w:t>
      </w:r>
      <w:r w:rsidRPr="00D92215">
        <w:rPr>
          <w:rFonts w:cs="Segoe UI Emoji"/>
        </w:rPr>
        <w:t xml:space="preserve">Company Decision Not </w:t>
      </w:r>
      <w:proofErr w:type="gramStart"/>
      <w:r w:rsidRPr="00D92215">
        <w:rPr>
          <w:rFonts w:cs="Segoe UI Emoji"/>
        </w:rPr>
        <w:t>To</w:t>
      </w:r>
      <w:proofErr w:type="gramEnd"/>
      <w:r w:rsidRPr="00D92215">
        <w:rPr>
          <w:rFonts w:cs="Segoe UI Emoji"/>
        </w:rPr>
        <w:t xml:space="preserve"> Provide Meals Owed to Workers</w:t>
      </w:r>
    </w:p>
    <w:p w14:paraId="4D1C0062" w14:textId="23772BCF" w:rsidR="004C79E1" w:rsidRPr="00D92215" w:rsidRDefault="004C79E1" w:rsidP="004C79E1">
      <w:pPr>
        <w:rPr>
          <w:rFonts w:cs="Segoe UI Emoji"/>
        </w:rPr>
      </w:pPr>
      <w:r w:rsidRPr="00E867CB">
        <w:rPr>
          <w:rFonts w:ascii="Segoe UI Emoji" w:hAnsi="Segoe UI Emoji" w:cs="Segoe UI Emoji"/>
        </w:rPr>
        <w:t>❌</w:t>
      </w:r>
      <w:r w:rsidRPr="00D92215">
        <w:rPr>
          <w:rFonts w:cs="Segoe UI Emoji"/>
        </w:rPr>
        <w:t xml:space="preserve">Worker Received </w:t>
      </w:r>
      <w:r w:rsidR="00642D15">
        <w:rPr>
          <w:rFonts w:cs="Segoe UI Emoji"/>
        </w:rPr>
        <w:t xml:space="preserve">Owed </w:t>
      </w:r>
      <w:r w:rsidRPr="00D92215">
        <w:rPr>
          <w:rFonts w:cs="Segoe UI Emoji"/>
        </w:rPr>
        <w:t>Meals Quantity</w:t>
      </w:r>
    </w:p>
    <w:p w14:paraId="77CBB1D2" w14:textId="78B1D72D" w:rsidR="00D03987" w:rsidRPr="00D92215" w:rsidRDefault="00D03987" w:rsidP="00D03987">
      <w:pPr>
        <w:rPr>
          <w:rFonts w:cs="Segoe UI Emoji"/>
        </w:rPr>
      </w:pPr>
      <w:r w:rsidRPr="00E867CB">
        <w:rPr>
          <w:rFonts w:ascii="Segoe UI Emoji" w:hAnsi="Segoe UI Emoji" w:cs="Segoe UI Emoji"/>
        </w:rPr>
        <w:t>❌</w:t>
      </w:r>
      <w:r w:rsidRPr="00D92215">
        <w:rPr>
          <w:rFonts w:cs="Segoe UI Emoji"/>
        </w:rPr>
        <w:t xml:space="preserve">Worker </w:t>
      </w:r>
      <w:r w:rsidR="004228F2" w:rsidRPr="00D92215">
        <w:rPr>
          <w:rFonts w:cs="Segoe UI Emoji"/>
        </w:rPr>
        <w:t xml:space="preserve">Paid </w:t>
      </w:r>
      <w:r w:rsidRPr="00D92215">
        <w:rPr>
          <w:rFonts w:cs="Segoe UI Emoji"/>
        </w:rPr>
        <w:t>Rest Break Hours</w:t>
      </w:r>
    </w:p>
    <w:p w14:paraId="375B9936" w14:textId="0BFA5BDE" w:rsidR="004228F2" w:rsidRPr="00D92215" w:rsidRDefault="004228F2" w:rsidP="004228F2">
      <w:pPr>
        <w:rPr>
          <w:rFonts w:cs="Segoe UI Emoji"/>
        </w:rPr>
      </w:pPr>
      <w:r w:rsidRPr="00E867CB">
        <w:rPr>
          <w:rFonts w:ascii="Segoe UI Emoji" w:hAnsi="Segoe UI Emoji" w:cs="Segoe UI Emoji"/>
        </w:rPr>
        <w:t>❌</w:t>
      </w:r>
      <w:r w:rsidRPr="00D92215">
        <w:rPr>
          <w:rFonts w:cs="Segoe UI Emoji"/>
        </w:rPr>
        <w:t>Worker Subsistence Reduction Amount</w:t>
      </w:r>
    </w:p>
    <w:p w14:paraId="36253B43" w14:textId="77777777" w:rsidR="00005D6F" w:rsidRDefault="00005D6F" w:rsidP="00C24620">
      <w:pPr>
        <w:rPr>
          <w:rFonts w:ascii="Segoe UI Emoji" w:hAnsi="Segoe UI Emoji" w:cs="Segoe UI Emoji"/>
        </w:rPr>
      </w:pPr>
    </w:p>
    <w:p w14:paraId="63C35C74" w14:textId="77777777" w:rsidR="002370FA" w:rsidRPr="000848F4" w:rsidRDefault="002370FA" w:rsidP="008D4B3C"/>
    <w:sectPr w:rsidR="002370FA" w:rsidRPr="000848F4">
      <w:headerReference w:type="default" r:id="rId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9" w:author="Chris Hogan" w:date="2025-09-22T15:32:00Z" w:initials="CH">
    <w:p w14:paraId="7CD3A565" w14:textId="77777777" w:rsidR="00146F0B" w:rsidRDefault="00146F0B" w:rsidP="00146F0B">
      <w:pPr>
        <w:pStyle w:val="CommentText"/>
      </w:pPr>
      <w:r>
        <w:rPr>
          <w:rStyle w:val="CommentReference"/>
        </w:rPr>
        <w:annotationRef/>
      </w:r>
      <w:r>
        <w:t>Am assuming this is on the worker-level, waiting to confirm with Lise/Adam.</w:t>
      </w:r>
    </w:p>
  </w:comment>
  <w:comment w:id="722" w:author="Rob Patterson" w:date="2025-09-23T09:18:00Z" w:initials="RP">
    <w:p w14:paraId="0493278A" w14:textId="77777777" w:rsidR="0097468C" w:rsidRDefault="0097468C" w:rsidP="0097468C">
      <w:pPr>
        <w:pStyle w:val="CommentText"/>
      </w:pPr>
      <w:r>
        <w:rPr>
          <w:rStyle w:val="CommentReference"/>
        </w:rPr>
        <w:annotationRef/>
      </w:r>
      <w:r>
        <w:rPr>
          <w:lang w:val="en-CA"/>
        </w:rPr>
        <w:t>What is PT9H?  Might it be better to pass “hours”:9.0 ?</w:t>
      </w:r>
    </w:p>
  </w:comment>
  <w:comment w:id="723" w:author="Chris Hogan" w:date="2025-09-23T10:24:00Z" w:initials="CH">
    <w:p w14:paraId="3B9AC90B" w14:textId="77777777" w:rsidR="00F42B7B" w:rsidRDefault="00F42B7B" w:rsidP="00F42B7B">
      <w:pPr>
        <w:pStyle w:val="CommentText"/>
      </w:pPr>
      <w:r>
        <w:rPr>
          <w:rStyle w:val="CommentReference"/>
        </w:rPr>
        <w:annotationRef/>
      </w:r>
      <w:r>
        <w:t xml:space="preserve">ISO 8601 international standard for time durations. </w:t>
      </w:r>
      <w:hyperlink r:id="rId1" w:history="1">
        <w:r w:rsidRPr="00682A64">
          <w:rPr>
            <w:rStyle w:val="Hyperlink"/>
          </w:rPr>
          <w:t>https://en.wikipedia.org/wiki/ISO_8601</w:t>
        </w:r>
      </w:hyperlink>
    </w:p>
  </w:comment>
  <w:comment w:id="1022" w:author="Rob Patterson" w:date="2025-09-23T09:26:00Z" w:initials="RP">
    <w:p w14:paraId="5B35FB00" w14:textId="3499D167" w:rsidR="00882115" w:rsidRDefault="00882115" w:rsidP="00882115">
      <w:pPr>
        <w:pStyle w:val="CommentText"/>
      </w:pPr>
      <w:r>
        <w:rPr>
          <w:rStyle w:val="CommentReference"/>
        </w:rPr>
        <w:annotationRef/>
      </w:r>
      <w:r>
        <w:rPr>
          <w:lang w:val="en-CA"/>
        </w:rPr>
        <w:t xml:space="preserve">I don’t think vector searching is a good fit here.  Vector searching is great for queries like “find the top 10 rules are appear to match”.  </w:t>
      </w:r>
    </w:p>
  </w:comment>
  <w:comment w:id="1092" w:author="Rob Patterson" w:date="2025-09-23T09:32:00Z" w:initials="RP">
    <w:p w14:paraId="78EE6FB1" w14:textId="77777777" w:rsidR="00904F45" w:rsidRDefault="00904F45" w:rsidP="00904F45">
      <w:pPr>
        <w:pStyle w:val="CommentText"/>
      </w:pPr>
      <w:r>
        <w:rPr>
          <w:rStyle w:val="CommentReference"/>
        </w:rPr>
        <w:annotationRef/>
      </w:r>
      <w:r>
        <w:t>This is the clear explanation I was hoping for!</w:t>
      </w:r>
    </w:p>
  </w:comment>
  <w:comment w:id="1432" w:author="Chris Hogan" w:date="2025-09-23T00:05:00Z" w:initials="CH">
    <w:p w14:paraId="267A61FF" w14:textId="7FB2CE8E" w:rsidR="00802D5B" w:rsidRDefault="00802D5B" w:rsidP="00802D5B">
      <w:pPr>
        <w:pStyle w:val="CommentText"/>
      </w:pPr>
      <w:r>
        <w:rPr>
          <w:rStyle w:val="CommentReference"/>
        </w:rPr>
        <w:annotationRef/>
      </w:r>
      <w:r>
        <w:t>TBD how to declare this for Rules Evaluation Engine. Assume this to me OT or DT whatever their cumulative hours are at that point in their work that the were supposed to get the meal (e.g. 14 hrs mark in this case would be DT not OT.</w:t>
      </w:r>
    </w:p>
  </w:comment>
  <w:comment w:id="1569" w:author="Rob Patterson" w:date="2025-09-23T09:56:00Z" w:initials="RP">
    <w:p w14:paraId="6E93FF40" w14:textId="77777777" w:rsidR="003C480C" w:rsidRDefault="003C480C" w:rsidP="003C480C">
      <w:pPr>
        <w:pStyle w:val="CommentText"/>
      </w:pPr>
      <w:r>
        <w:rPr>
          <w:rStyle w:val="CommentReference"/>
        </w:rPr>
        <w:annotationRef/>
      </w:r>
      <w:r>
        <w:t>I like the idea of us passing the Facts to the Rules engine.  But it does bring to mind a possible complication.  Might an employee record work on 2 different crew sheets on the same day?  I suspect this is an Edge Case that we don’t need to consider.  Also… are there rules that might need data from previous days?  Once again I hope the answer is no.</w:t>
      </w:r>
    </w:p>
  </w:comment>
  <w:comment w:id="1570" w:author="Chris Hogan" w:date="2025-09-23T10:29:00Z" w:initials="CH">
    <w:p w14:paraId="0FF146E3" w14:textId="77777777" w:rsidR="00DD567D" w:rsidRDefault="00DD567D" w:rsidP="00DD567D">
      <w:pPr>
        <w:pStyle w:val="CommentText"/>
      </w:pPr>
      <w:r>
        <w:rPr>
          <w:rStyle w:val="CommentReference"/>
        </w:rPr>
        <w:annotationRef/>
      </w:r>
      <w:r>
        <w:t>Good callout. That reminds me, yes some rules are actually in the context of the day’s work (e.g. “are the hours recorded in correct ST / OT / DT buckets” is simple the answer if there was only one crew sheet for that worker for that day but if there were multiple then the only way to accurately answer that rule is looking at that worker’s entire work hours for that day, taking that into consideration, before answering the question back to the user). Tricky.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D3A565" w15:done="0"/>
  <w15:commentEx w15:paraId="0493278A" w15:done="0"/>
  <w15:commentEx w15:paraId="3B9AC90B" w15:paraIdParent="0493278A" w15:done="0"/>
  <w15:commentEx w15:paraId="5B35FB00" w15:done="0"/>
  <w15:commentEx w15:paraId="78EE6FB1" w15:done="0"/>
  <w15:commentEx w15:paraId="267A61FF" w15:done="0"/>
  <w15:commentEx w15:paraId="6E93FF40" w15:done="0"/>
  <w15:commentEx w15:paraId="0FF146E3" w15:paraIdParent="6E93FF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B1D5FE" w16cex:dateUtc="2025-09-22T21:32:00Z"/>
  <w16cex:commentExtensible w16cex:durableId="6114A742" w16cex:dateUtc="2025-09-23T15:18:00Z"/>
  <w16cex:commentExtensible w16cex:durableId="0DA4DA8D" w16cex:dateUtc="2025-09-23T16:24:00Z"/>
  <w16cex:commentExtensible w16cex:durableId="00647EB8" w16cex:dateUtc="2025-09-23T15:26:00Z"/>
  <w16cex:commentExtensible w16cex:durableId="5D7927A1" w16cex:dateUtc="2025-09-23T15:32:00Z"/>
  <w16cex:commentExtensible w16cex:durableId="471727F3" w16cex:dateUtc="2025-09-23T06:05:00Z"/>
  <w16cex:commentExtensible w16cex:durableId="5F9A38C2" w16cex:dateUtc="2025-09-23T15:56:00Z"/>
  <w16cex:commentExtensible w16cex:durableId="67027335" w16cex:dateUtc="2025-09-23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D3A565" w16cid:durableId="16B1D5FE"/>
  <w16cid:commentId w16cid:paraId="0493278A" w16cid:durableId="6114A742"/>
  <w16cid:commentId w16cid:paraId="3B9AC90B" w16cid:durableId="0DA4DA8D"/>
  <w16cid:commentId w16cid:paraId="5B35FB00" w16cid:durableId="00647EB8"/>
  <w16cid:commentId w16cid:paraId="78EE6FB1" w16cid:durableId="5D7927A1"/>
  <w16cid:commentId w16cid:paraId="267A61FF" w16cid:durableId="471727F3"/>
  <w16cid:commentId w16cid:paraId="6E93FF40" w16cid:durableId="5F9A38C2"/>
  <w16cid:commentId w16cid:paraId="0FF146E3" w16cid:durableId="670273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2B328" w14:textId="77777777" w:rsidR="001D567B" w:rsidRDefault="001D567B" w:rsidP="00036FF8">
      <w:pPr>
        <w:spacing w:after="0" w:line="240" w:lineRule="auto"/>
      </w:pPr>
      <w:r>
        <w:separator/>
      </w:r>
    </w:p>
  </w:endnote>
  <w:endnote w:type="continuationSeparator" w:id="0">
    <w:p w14:paraId="4CDD2A20" w14:textId="77777777" w:rsidR="001D567B" w:rsidRDefault="001D567B" w:rsidP="00036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268B9" w14:textId="77777777" w:rsidR="001D567B" w:rsidRDefault="001D567B" w:rsidP="00036FF8">
      <w:pPr>
        <w:spacing w:after="0" w:line="240" w:lineRule="auto"/>
      </w:pPr>
      <w:r>
        <w:separator/>
      </w:r>
    </w:p>
  </w:footnote>
  <w:footnote w:type="continuationSeparator" w:id="0">
    <w:p w14:paraId="68520019" w14:textId="77777777" w:rsidR="001D567B" w:rsidRDefault="001D567B" w:rsidP="00036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18D1E" w14:textId="3E68C8A3" w:rsidR="00036FF8" w:rsidRDefault="00036FF8" w:rsidP="00036FF8">
    <w:pPr>
      <w:pStyle w:val="Header"/>
      <w:jc w:val="right"/>
    </w:pPr>
    <w:r>
      <w:rPr>
        <w:noProof/>
      </w:rPr>
      <w:drawing>
        <wp:inline distT="0" distB="0" distL="0" distR="0" wp14:anchorId="54E5F858" wp14:editId="752031F0">
          <wp:extent cx="1371600" cy="273641"/>
          <wp:effectExtent l="0" t="0" r="0" b="0"/>
          <wp:docPr id="47829120"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9120" name="Picture 2" descr="A blue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27364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D54"/>
    <w:multiLevelType w:val="multilevel"/>
    <w:tmpl w:val="F0F0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13063"/>
    <w:multiLevelType w:val="hybridMultilevel"/>
    <w:tmpl w:val="E8FA43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71276E7"/>
    <w:multiLevelType w:val="hybridMultilevel"/>
    <w:tmpl w:val="8C0C23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262C14"/>
    <w:multiLevelType w:val="multilevel"/>
    <w:tmpl w:val="7F9C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F24E6"/>
    <w:multiLevelType w:val="multilevel"/>
    <w:tmpl w:val="ABA4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46A7A"/>
    <w:multiLevelType w:val="hybridMultilevel"/>
    <w:tmpl w:val="33F6F0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EA635FF"/>
    <w:multiLevelType w:val="multilevel"/>
    <w:tmpl w:val="6A36F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F6EF5"/>
    <w:multiLevelType w:val="multilevel"/>
    <w:tmpl w:val="0888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F7B68"/>
    <w:multiLevelType w:val="multilevel"/>
    <w:tmpl w:val="1ECE4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C3797"/>
    <w:multiLevelType w:val="multilevel"/>
    <w:tmpl w:val="CDA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F0403"/>
    <w:multiLevelType w:val="hybridMultilevel"/>
    <w:tmpl w:val="423456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E3F1547"/>
    <w:multiLevelType w:val="multilevel"/>
    <w:tmpl w:val="DB48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31B4F"/>
    <w:multiLevelType w:val="multilevel"/>
    <w:tmpl w:val="D2D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D189B"/>
    <w:multiLevelType w:val="hybridMultilevel"/>
    <w:tmpl w:val="29CE4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6751791"/>
    <w:multiLevelType w:val="hybridMultilevel"/>
    <w:tmpl w:val="8FAE6F2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B510065"/>
    <w:multiLevelType w:val="multilevel"/>
    <w:tmpl w:val="A8262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62A8A"/>
    <w:multiLevelType w:val="hybridMultilevel"/>
    <w:tmpl w:val="59A6C860"/>
    <w:lvl w:ilvl="0" w:tplc="10090001">
      <w:start w:val="1"/>
      <w:numFmt w:val="bullet"/>
      <w:lvlText w:val=""/>
      <w:lvlJc w:val="left"/>
      <w:pPr>
        <w:ind w:left="1123" w:hanging="360"/>
      </w:pPr>
      <w:rPr>
        <w:rFonts w:ascii="Symbol" w:hAnsi="Symbol" w:hint="default"/>
      </w:rPr>
    </w:lvl>
    <w:lvl w:ilvl="1" w:tplc="10090003" w:tentative="1">
      <w:start w:val="1"/>
      <w:numFmt w:val="bullet"/>
      <w:lvlText w:val="o"/>
      <w:lvlJc w:val="left"/>
      <w:pPr>
        <w:ind w:left="1843" w:hanging="360"/>
      </w:pPr>
      <w:rPr>
        <w:rFonts w:ascii="Courier New" w:hAnsi="Courier New" w:cs="Courier New" w:hint="default"/>
      </w:rPr>
    </w:lvl>
    <w:lvl w:ilvl="2" w:tplc="10090005" w:tentative="1">
      <w:start w:val="1"/>
      <w:numFmt w:val="bullet"/>
      <w:lvlText w:val=""/>
      <w:lvlJc w:val="left"/>
      <w:pPr>
        <w:ind w:left="2563" w:hanging="360"/>
      </w:pPr>
      <w:rPr>
        <w:rFonts w:ascii="Wingdings" w:hAnsi="Wingdings" w:hint="default"/>
      </w:rPr>
    </w:lvl>
    <w:lvl w:ilvl="3" w:tplc="10090001" w:tentative="1">
      <w:start w:val="1"/>
      <w:numFmt w:val="bullet"/>
      <w:lvlText w:val=""/>
      <w:lvlJc w:val="left"/>
      <w:pPr>
        <w:ind w:left="3283" w:hanging="360"/>
      </w:pPr>
      <w:rPr>
        <w:rFonts w:ascii="Symbol" w:hAnsi="Symbol" w:hint="default"/>
      </w:rPr>
    </w:lvl>
    <w:lvl w:ilvl="4" w:tplc="10090003" w:tentative="1">
      <w:start w:val="1"/>
      <w:numFmt w:val="bullet"/>
      <w:lvlText w:val="o"/>
      <w:lvlJc w:val="left"/>
      <w:pPr>
        <w:ind w:left="4003" w:hanging="360"/>
      </w:pPr>
      <w:rPr>
        <w:rFonts w:ascii="Courier New" w:hAnsi="Courier New" w:cs="Courier New" w:hint="default"/>
      </w:rPr>
    </w:lvl>
    <w:lvl w:ilvl="5" w:tplc="10090005" w:tentative="1">
      <w:start w:val="1"/>
      <w:numFmt w:val="bullet"/>
      <w:lvlText w:val=""/>
      <w:lvlJc w:val="left"/>
      <w:pPr>
        <w:ind w:left="4723" w:hanging="360"/>
      </w:pPr>
      <w:rPr>
        <w:rFonts w:ascii="Wingdings" w:hAnsi="Wingdings" w:hint="default"/>
      </w:rPr>
    </w:lvl>
    <w:lvl w:ilvl="6" w:tplc="10090001" w:tentative="1">
      <w:start w:val="1"/>
      <w:numFmt w:val="bullet"/>
      <w:lvlText w:val=""/>
      <w:lvlJc w:val="left"/>
      <w:pPr>
        <w:ind w:left="5443" w:hanging="360"/>
      </w:pPr>
      <w:rPr>
        <w:rFonts w:ascii="Symbol" w:hAnsi="Symbol" w:hint="default"/>
      </w:rPr>
    </w:lvl>
    <w:lvl w:ilvl="7" w:tplc="10090003" w:tentative="1">
      <w:start w:val="1"/>
      <w:numFmt w:val="bullet"/>
      <w:lvlText w:val="o"/>
      <w:lvlJc w:val="left"/>
      <w:pPr>
        <w:ind w:left="6163" w:hanging="360"/>
      </w:pPr>
      <w:rPr>
        <w:rFonts w:ascii="Courier New" w:hAnsi="Courier New" w:cs="Courier New" w:hint="default"/>
      </w:rPr>
    </w:lvl>
    <w:lvl w:ilvl="8" w:tplc="10090005" w:tentative="1">
      <w:start w:val="1"/>
      <w:numFmt w:val="bullet"/>
      <w:lvlText w:val=""/>
      <w:lvlJc w:val="left"/>
      <w:pPr>
        <w:ind w:left="6883" w:hanging="360"/>
      </w:pPr>
      <w:rPr>
        <w:rFonts w:ascii="Wingdings" w:hAnsi="Wingdings" w:hint="default"/>
      </w:rPr>
    </w:lvl>
  </w:abstractNum>
  <w:abstractNum w:abstractNumId="17" w15:restartNumberingAfterBreak="0">
    <w:nsid w:val="36910EBA"/>
    <w:multiLevelType w:val="hybridMultilevel"/>
    <w:tmpl w:val="2B18BF4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95F4311"/>
    <w:multiLevelType w:val="multilevel"/>
    <w:tmpl w:val="2E8C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10D30"/>
    <w:multiLevelType w:val="multilevel"/>
    <w:tmpl w:val="22A6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25C79"/>
    <w:multiLevelType w:val="hybridMultilevel"/>
    <w:tmpl w:val="A49A5B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FB7103B"/>
    <w:multiLevelType w:val="multilevel"/>
    <w:tmpl w:val="AF7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1795B"/>
    <w:multiLevelType w:val="hybridMultilevel"/>
    <w:tmpl w:val="E324927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37074FA"/>
    <w:multiLevelType w:val="multilevel"/>
    <w:tmpl w:val="CEA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12536"/>
    <w:multiLevelType w:val="hybridMultilevel"/>
    <w:tmpl w:val="67C21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53C5E7F"/>
    <w:multiLevelType w:val="hybridMultilevel"/>
    <w:tmpl w:val="F94A283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57018CB"/>
    <w:multiLevelType w:val="multilevel"/>
    <w:tmpl w:val="9BAA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60F02"/>
    <w:multiLevelType w:val="multilevel"/>
    <w:tmpl w:val="CCAC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5047B"/>
    <w:multiLevelType w:val="hybridMultilevel"/>
    <w:tmpl w:val="36DABB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71532C7"/>
    <w:multiLevelType w:val="hybridMultilevel"/>
    <w:tmpl w:val="5FA817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49DD638E"/>
    <w:multiLevelType w:val="hybridMultilevel"/>
    <w:tmpl w:val="0450E2F2"/>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4A1C6B7A"/>
    <w:multiLevelType w:val="multilevel"/>
    <w:tmpl w:val="E450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264D1E"/>
    <w:multiLevelType w:val="hybridMultilevel"/>
    <w:tmpl w:val="7B7E0C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4C4D75AD"/>
    <w:multiLevelType w:val="multilevel"/>
    <w:tmpl w:val="10090025"/>
    <w:lvl w:ilvl="0">
      <w:start w:val="1"/>
      <w:numFmt w:val="decimal"/>
      <w:pStyle w:val="Heading1"/>
      <w:lvlText w:val="%1"/>
      <w:lvlJc w:val="left"/>
      <w:pPr>
        <w:ind w:left="22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4D2550EA"/>
    <w:multiLevelType w:val="hybridMultilevel"/>
    <w:tmpl w:val="DE446E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4D96447F"/>
    <w:multiLevelType w:val="hybridMultilevel"/>
    <w:tmpl w:val="14C411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53F220AC"/>
    <w:multiLevelType w:val="hybridMultilevel"/>
    <w:tmpl w:val="E25A2B28"/>
    <w:lvl w:ilvl="0" w:tplc="10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4B72B0D"/>
    <w:multiLevelType w:val="multilevel"/>
    <w:tmpl w:val="B42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A115E4"/>
    <w:multiLevelType w:val="multilevel"/>
    <w:tmpl w:val="21F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880E33"/>
    <w:multiLevelType w:val="hybridMultilevel"/>
    <w:tmpl w:val="DBBEC0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5D0D0B89"/>
    <w:multiLevelType w:val="hybridMultilevel"/>
    <w:tmpl w:val="78C24B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62907157"/>
    <w:multiLevelType w:val="multilevel"/>
    <w:tmpl w:val="E0BE6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532E5D"/>
    <w:multiLevelType w:val="hybridMultilevel"/>
    <w:tmpl w:val="9DE01A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6EC30AF2"/>
    <w:multiLevelType w:val="hybridMultilevel"/>
    <w:tmpl w:val="088EA20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10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F36470F"/>
    <w:multiLevelType w:val="hybridMultilevel"/>
    <w:tmpl w:val="D3AAB1A8"/>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F2A094EC">
      <w:start w:val="1"/>
      <w:numFmt w:val="lowerLetter"/>
      <w:lvlText w:val="(%5)"/>
      <w:lvlJc w:val="left"/>
      <w:pPr>
        <w:ind w:left="3600" w:hanging="360"/>
      </w:pPr>
      <w:rPr>
        <w:rFonts w:hint="default"/>
      </w:r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1A8785A"/>
    <w:multiLevelType w:val="hybridMultilevel"/>
    <w:tmpl w:val="F32EF3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46923E8"/>
    <w:multiLevelType w:val="multilevel"/>
    <w:tmpl w:val="45C2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4F04A7"/>
    <w:multiLevelType w:val="hybridMultilevel"/>
    <w:tmpl w:val="46ACC83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79CE246D"/>
    <w:multiLevelType w:val="multilevel"/>
    <w:tmpl w:val="6B3C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85625F"/>
    <w:multiLevelType w:val="hybridMultilevel"/>
    <w:tmpl w:val="3F261A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7E781A98"/>
    <w:multiLevelType w:val="hybridMultilevel"/>
    <w:tmpl w:val="12A4852C"/>
    <w:lvl w:ilvl="0" w:tplc="10090001">
      <w:start w:val="1"/>
      <w:numFmt w:val="bullet"/>
      <w:lvlText w:val=""/>
      <w:lvlJc w:val="left"/>
      <w:pPr>
        <w:ind w:left="720" w:hanging="360"/>
      </w:pPr>
      <w:rPr>
        <w:rFonts w:ascii="Symbol" w:hAnsi="Symbol" w:hint="default"/>
      </w:rPr>
    </w:lvl>
    <w:lvl w:ilvl="1" w:tplc="5C44F3E2">
      <w:numFmt w:val="bullet"/>
      <w:lvlText w:val="-"/>
      <w:lvlJc w:val="left"/>
      <w:pPr>
        <w:ind w:left="1440" w:hanging="360"/>
      </w:pPr>
      <w:rPr>
        <w:rFonts w:ascii="Aptos" w:eastAsiaTheme="minorHAnsi" w:hAnsi="Aptos" w:cstheme="minorBid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60462500">
    <w:abstractNumId w:val="14"/>
  </w:num>
  <w:num w:numId="2" w16cid:durableId="1940789537">
    <w:abstractNumId w:val="33"/>
  </w:num>
  <w:num w:numId="3" w16cid:durableId="529728656">
    <w:abstractNumId w:val="27"/>
  </w:num>
  <w:num w:numId="4" w16cid:durableId="2027628905">
    <w:abstractNumId w:val="18"/>
  </w:num>
  <w:num w:numId="5" w16cid:durableId="882592353">
    <w:abstractNumId w:val="38"/>
  </w:num>
  <w:num w:numId="6" w16cid:durableId="1346860227">
    <w:abstractNumId w:val="15"/>
  </w:num>
  <w:num w:numId="7" w16cid:durableId="1741245705">
    <w:abstractNumId w:val="9"/>
  </w:num>
  <w:num w:numId="8" w16cid:durableId="1529172595">
    <w:abstractNumId w:val="6"/>
  </w:num>
  <w:num w:numId="9" w16cid:durableId="1892382607">
    <w:abstractNumId w:val="12"/>
  </w:num>
  <w:num w:numId="10" w16cid:durableId="1007175175">
    <w:abstractNumId w:val="0"/>
  </w:num>
  <w:num w:numId="11" w16cid:durableId="1778520730">
    <w:abstractNumId w:val="31"/>
  </w:num>
  <w:num w:numId="12" w16cid:durableId="1801802417">
    <w:abstractNumId w:val="11"/>
  </w:num>
  <w:num w:numId="13" w16cid:durableId="110903023">
    <w:abstractNumId w:val="3"/>
  </w:num>
  <w:num w:numId="14" w16cid:durableId="1709377568">
    <w:abstractNumId w:val="7"/>
  </w:num>
  <w:num w:numId="15" w16cid:durableId="1875340386">
    <w:abstractNumId w:val="37"/>
  </w:num>
  <w:num w:numId="16" w16cid:durableId="1729303307">
    <w:abstractNumId w:val="24"/>
  </w:num>
  <w:num w:numId="17" w16cid:durableId="1211652921">
    <w:abstractNumId w:val="42"/>
  </w:num>
  <w:num w:numId="18" w16cid:durableId="646520817">
    <w:abstractNumId w:val="2"/>
  </w:num>
  <w:num w:numId="19" w16cid:durableId="1686906477">
    <w:abstractNumId w:val="40"/>
  </w:num>
  <w:num w:numId="20" w16cid:durableId="1661034919">
    <w:abstractNumId w:val="5"/>
  </w:num>
  <w:num w:numId="21" w16cid:durableId="791947875">
    <w:abstractNumId w:val="34"/>
  </w:num>
  <w:num w:numId="22" w16cid:durableId="103621854">
    <w:abstractNumId w:val="10"/>
  </w:num>
  <w:num w:numId="23" w16cid:durableId="984165471">
    <w:abstractNumId w:val="50"/>
  </w:num>
  <w:num w:numId="24" w16cid:durableId="784039894">
    <w:abstractNumId w:val="21"/>
  </w:num>
  <w:num w:numId="25" w16cid:durableId="752514065">
    <w:abstractNumId w:val="46"/>
  </w:num>
  <w:num w:numId="26" w16cid:durableId="1194810593">
    <w:abstractNumId w:val="41"/>
  </w:num>
  <w:num w:numId="27" w16cid:durableId="184097770">
    <w:abstractNumId w:val="23"/>
  </w:num>
  <w:num w:numId="28" w16cid:durableId="249312917">
    <w:abstractNumId w:val="4"/>
  </w:num>
  <w:num w:numId="29" w16cid:durableId="1973367239">
    <w:abstractNumId w:val="19"/>
  </w:num>
  <w:num w:numId="30" w16cid:durableId="484667547">
    <w:abstractNumId w:val="26"/>
  </w:num>
  <w:num w:numId="31" w16cid:durableId="1238323644">
    <w:abstractNumId w:val="44"/>
  </w:num>
  <w:num w:numId="32" w16cid:durableId="1289974319">
    <w:abstractNumId w:val="17"/>
  </w:num>
  <w:num w:numId="33" w16cid:durableId="160774390">
    <w:abstractNumId w:val="43"/>
  </w:num>
  <w:num w:numId="34" w16cid:durableId="926620211">
    <w:abstractNumId w:val="32"/>
  </w:num>
  <w:num w:numId="35" w16cid:durableId="1172447658">
    <w:abstractNumId w:val="20"/>
  </w:num>
  <w:num w:numId="36" w16cid:durableId="1767073241">
    <w:abstractNumId w:val="45"/>
  </w:num>
  <w:num w:numId="37" w16cid:durableId="1751610939">
    <w:abstractNumId w:val="48"/>
  </w:num>
  <w:num w:numId="38" w16cid:durableId="1189291193">
    <w:abstractNumId w:val="8"/>
  </w:num>
  <w:num w:numId="39" w16cid:durableId="201095319">
    <w:abstractNumId w:val="30"/>
  </w:num>
  <w:num w:numId="40" w16cid:durableId="180554990">
    <w:abstractNumId w:val="28"/>
  </w:num>
  <w:num w:numId="41" w16cid:durableId="622539344">
    <w:abstractNumId w:val="39"/>
  </w:num>
  <w:num w:numId="42" w16cid:durableId="73165837">
    <w:abstractNumId w:val="1"/>
  </w:num>
  <w:num w:numId="43" w16cid:durableId="1236745067">
    <w:abstractNumId w:val="29"/>
  </w:num>
  <w:num w:numId="44" w16cid:durableId="588588700">
    <w:abstractNumId w:val="36"/>
  </w:num>
  <w:num w:numId="45" w16cid:durableId="179048046">
    <w:abstractNumId w:val="16"/>
  </w:num>
  <w:num w:numId="46" w16cid:durableId="998196678">
    <w:abstractNumId w:val="47"/>
  </w:num>
  <w:num w:numId="47" w16cid:durableId="1880625116">
    <w:abstractNumId w:val="13"/>
  </w:num>
  <w:num w:numId="48" w16cid:durableId="1385058540">
    <w:abstractNumId w:val="25"/>
  </w:num>
  <w:num w:numId="49" w16cid:durableId="925110048">
    <w:abstractNumId w:val="49"/>
  </w:num>
  <w:num w:numId="50" w16cid:durableId="29376918">
    <w:abstractNumId w:val="35"/>
  </w:num>
  <w:num w:numId="51" w16cid:durableId="1712995216">
    <w:abstractNumId w:val="22"/>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Hogan">
    <w15:presenceInfo w15:providerId="AD" w15:userId="S::chris.hogan@vistavusolutions.com::f3890026-c36f-487e-937a-946981c2640e"/>
  </w15:person>
  <w15:person w15:author="Rob Patterson">
    <w15:presenceInfo w15:providerId="AD" w15:userId="S::rob.patterson@vistavusolutions.com::9a12a479-1d6e-4864-b0b6-a5f98f8fe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EC3"/>
    <w:rsid w:val="00000702"/>
    <w:rsid w:val="00001CE7"/>
    <w:rsid w:val="0000351B"/>
    <w:rsid w:val="00003A5F"/>
    <w:rsid w:val="00005D6F"/>
    <w:rsid w:val="00007258"/>
    <w:rsid w:val="00010673"/>
    <w:rsid w:val="00010F05"/>
    <w:rsid w:val="0001404A"/>
    <w:rsid w:val="000159FA"/>
    <w:rsid w:val="00016FAC"/>
    <w:rsid w:val="0002306D"/>
    <w:rsid w:val="00031963"/>
    <w:rsid w:val="000363EB"/>
    <w:rsid w:val="00036FF8"/>
    <w:rsid w:val="000437BC"/>
    <w:rsid w:val="00043EE3"/>
    <w:rsid w:val="00043F93"/>
    <w:rsid w:val="000468A7"/>
    <w:rsid w:val="00047357"/>
    <w:rsid w:val="0005059E"/>
    <w:rsid w:val="00050F23"/>
    <w:rsid w:val="00053416"/>
    <w:rsid w:val="000551C2"/>
    <w:rsid w:val="00056765"/>
    <w:rsid w:val="000571DD"/>
    <w:rsid w:val="00057ADF"/>
    <w:rsid w:val="0006282D"/>
    <w:rsid w:val="00063111"/>
    <w:rsid w:val="000632A6"/>
    <w:rsid w:val="00063402"/>
    <w:rsid w:val="0006428F"/>
    <w:rsid w:val="00064A6F"/>
    <w:rsid w:val="00066611"/>
    <w:rsid w:val="0007297B"/>
    <w:rsid w:val="00072F0B"/>
    <w:rsid w:val="000740ED"/>
    <w:rsid w:val="000741F3"/>
    <w:rsid w:val="00075B1A"/>
    <w:rsid w:val="000848F4"/>
    <w:rsid w:val="0008789B"/>
    <w:rsid w:val="00092F7E"/>
    <w:rsid w:val="000941C3"/>
    <w:rsid w:val="0009505B"/>
    <w:rsid w:val="00095583"/>
    <w:rsid w:val="00095D1B"/>
    <w:rsid w:val="000A0E19"/>
    <w:rsid w:val="000A2CA7"/>
    <w:rsid w:val="000A41C8"/>
    <w:rsid w:val="000A42C4"/>
    <w:rsid w:val="000A45B8"/>
    <w:rsid w:val="000A628A"/>
    <w:rsid w:val="000A7B2F"/>
    <w:rsid w:val="000B298D"/>
    <w:rsid w:val="000B3FF5"/>
    <w:rsid w:val="000B7941"/>
    <w:rsid w:val="000C07DA"/>
    <w:rsid w:val="000C1D33"/>
    <w:rsid w:val="000C5691"/>
    <w:rsid w:val="000D0C45"/>
    <w:rsid w:val="000D4544"/>
    <w:rsid w:val="000D7C4F"/>
    <w:rsid w:val="000E194D"/>
    <w:rsid w:val="000E50A6"/>
    <w:rsid w:val="000E58E1"/>
    <w:rsid w:val="000E6873"/>
    <w:rsid w:val="000F23A6"/>
    <w:rsid w:val="000F264B"/>
    <w:rsid w:val="000F4EFF"/>
    <w:rsid w:val="000F732A"/>
    <w:rsid w:val="00102CD7"/>
    <w:rsid w:val="00103A77"/>
    <w:rsid w:val="0010477A"/>
    <w:rsid w:val="00104B16"/>
    <w:rsid w:val="001105E3"/>
    <w:rsid w:val="001112AE"/>
    <w:rsid w:val="00112119"/>
    <w:rsid w:val="00113012"/>
    <w:rsid w:val="00113BB2"/>
    <w:rsid w:val="0011479F"/>
    <w:rsid w:val="00114A6C"/>
    <w:rsid w:val="00116CA2"/>
    <w:rsid w:val="0011701A"/>
    <w:rsid w:val="0012728B"/>
    <w:rsid w:val="00127911"/>
    <w:rsid w:val="00131F3C"/>
    <w:rsid w:val="00133268"/>
    <w:rsid w:val="00133B33"/>
    <w:rsid w:val="001343A8"/>
    <w:rsid w:val="001369FF"/>
    <w:rsid w:val="00137054"/>
    <w:rsid w:val="00137BCC"/>
    <w:rsid w:val="00137D59"/>
    <w:rsid w:val="0014064E"/>
    <w:rsid w:val="0014383A"/>
    <w:rsid w:val="00144012"/>
    <w:rsid w:val="00146951"/>
    <w:rsid w:val="00146A17"/>
    <w:rsid w:val="00146F0B"/>
    <w:rsid w:val="00147121"/>
    <w:rsid w:val="00147ADC"/>
    <w:rsid w:val="00150033"/>
    <w:rsid w:val="00151938"/>
    <w:rsid w:val="00151FB9"/>
    <w:rsid w:val="001526CE"/>
    <w:rsid w:val="00153FD9"/>
    <w:rsid w:val="00154C76"/>
    <w:rsid w:val="00154F9D"/>
    <w:rsid w:val="001577B9"/>
    <w:rsid w:val="001577E9"/>
    <w:rsid w:val="00157918"/>
    <w:rsid w:val="00162845"/>
    <w:rsid w:val="00163BEF"/>
    <w:rsid w:val="00166FFF"/>
    <w:rsid w:val="00170738"/>
    <w:rsid w:val="001734E1"/>
    <w:rsid w:val="00173629"/>
    <w:rsid w:val="0017426C"/>
    <w:rsid w:val="0018570F"/>
    <w:rsid w:val="00186076"/>
    <w:rsid w:val="00186FEA"/>
    <w:rsid w:val="00187BA2"/>
    <w:rsid w:val="0019045F"/>
    <w:rsid w:val="00195DC5"/>
    <w:rsid w:val="0019621B"/>
    <w:rsid w:val="0019673B"/>
    <w:rsid w:val="00196C94"/>
    <w:rsid w:val="00197BC1"/>
    <w:rsid w:val="00197FA2"/>
    <w:rsid w:val="001A15F9"/>
    <w:rsid w:val="001A322E"/>
    <w:rsid w:val="001A3715"/>
    <w:rsid w:val="001A3DFE"/>
    <w:rsid w:val="001A4C6E"/>
    <w:rsid w:val="001A685E"/>
    <w:rsid w:val="001A79C7"/>
    <w:rsid w:val="001B15E7"/>
    <w:rsid w:val="001B1A60"/>
    <w:rsid w:val="001B1D3F"/>
    <w:rsid w:val="001B4F05"/>
    <w:rsid w:val="001B5AE3"/>
    <w:rsid w:val="001B7FB2"/>
    <w:rsid w:val="001C3A9A"/>
    <w:rsid w:val="001C46C8"/>
    <w:rsid w:val="001C4BC1"/>
    <w:rsid w:val="001C4DFB"/>
    <w:rsid w:val="001C5443"/>
    <w:rsid w:val="001C5A63"/>
    <w:rsid w:val="001C600E"/>
    <w:rsid w:val="001D09ED"/>
    <w:rsid w:val="001D15C8"/>
    <w:rsid w:val="001D1D86"/>
    <w:rsid w:val="001D29E0"/>
    <w:rsid w:val="001D2D91"/>
    <w:rsid w:val="001D567B"/>
    <w:rsid w:val="001E0C1C"/>
    <w:rsid w:val="001E4C84"/>
    <w:rsid w:val="001E7E32"/>
    <w:rsid w:val="001F2995"/>
    <w:rsid w:val="001F2A89"/>
    <w:rsid w:val="001F32EB"/>
    <w:rsid w:val="001F4D41"/>
    <w:rsid w:val="001F6541"/>
    <w:rsid w:val="001F7908"/>
    <w:rsid w:val="00200C84"/>
    <w:rsid w:val="002016DC"/>
    <w:rsid w:val="0020247B"/>
    <w:rsid w:val="00203255"/>
    <w:rsid w:val="00207089"/>
    <w:rsid w:val="0021098D"/>
    <w:rsid w:val="002114A9"/>
    <w:rsid w:val="002136ED"/>
    <w:rsid w:val="00214321"/>
    <w:rsid w:val="00215C38"/>
    <w:rsid w:val="00216A9E"/>
    <w:rsid w:val="0022076A"/>
    <w:rsid w:val="00220D80"/>
    <w:rsid w:val="0022228C"/>
    <w:rsid w:val="00222454"/>
    <w:rsid w:val="002233D4"/>
    <w:rsid w:val="00224921"/>
    <w:rsid w:val="002278B9"/>
    <w:rsid w:val="00230D49"/>
    <w:rsid w:val="0023510F"/>
    <w:rsid w:val="0023660A"/>
    <w:rsid w:val="002370FA"/>
    <w:rsid w:val="00241F6D"/>
    <w:rsid w:val="00245428"/>
    <w:rsid w:val="002460E5"/>
    <w:rsid w:val="00246C2C"/>
    <w:rsid w:val="0024711D"/>
    <w:rsid w:val="00247E0B"/>
    <w:rsid w:val="00251403"/>
    <w:rsid w:val="002534A2"/>
    <w:rsid w:val="0025351F"/>
    <w:rsid w:val="0026069D"/>
    <w:rsid w:val="0026547C"/>
    <w:rsid w:val="00265C00"/>
    <w:rsid w:val="00270BA8"/>
    <w:rsid w:val="00271AC3"/>
    <w:rsid w:val="00273784"/>
    <w:rsid w:val="002772C0"/>
    <w:rsid w:val="00277358"/>
    <w:rsid w:val="00280B76"/>
    <w:rsid w:val="0028506B"/>
    <w:rsid w:val="002857CE"/>
    <w:rsid w:val="00296FBE"/>
    <w:rsid w:val="002A0B91"/>
    <w:rsid w:val="002A0B95"/>
    <w:rsid w:val="002A1226"/>
    <w:rsid w:val="002A277F"/>
    <w:rsid w:val="002B005A"/>
    <w:rsid w:val="002B17DB"/>
    <w:rsid w:val="002B31AE"/>
    <w:rsid w:val="002B6AD6"/>
    <w:rsid w:val="002B7336"/>
    <w:rsid w:val="002C1E3F"/>
    <w:rsid w:val="002D292C"/>
    <w:rsid w:val="002D31F9"/>
    <w:rsid w:val="002D32F3"/>
    <w:rsid w:val="002D44D3"/>
    <w:rsid w:val="002D6BC2"/>
    <w:rsid w:val="002D7834"/>
    <w:rsid w:val="002D7860"/>
    <w:rsid w:val="002E07B5"/>
    <w:rsid w:val="002E3C9B"/>
    <w:rsid w:val="002E3F82"/>
    <w:rsid w:val="002E5B10"/>
    <w:rsid w:val="002E64EC"/>
    <w:rsid w:val="002E7393"/>
    <w:rsid w:val="002F05DF"/>
    <w:rsid w:val="002F1F78"/>
    <w:rsid w:val="002F2AF8"/>
    <w:rsid w:val="002F30CC"/>
    <w:rsid w:val="002F394B"/>
    <w:rsid w:val="00302847"/>
    <w:rsid w:val="00305BBD"/>
    <w:rsid w:val="00306659"/>
    <w:rsid w:val="00306CB7"/>
    <w:rsid w:val="00312C08"/>
    <w:rsid w:val="00314A2B"/>
    <w:rsid w:val="00314CD7"/>
    <w:rsid w:val="00315330"/>
    <w:rsid w:val="0031732A"/>
    <w:rsid w:val="00323BFF"/>
    <w:rsid w:val="003314F8"/>
    <w:rsid w:val="003320BB"/>
    <w:rsid w:val="00333A2E"/>
    <w:rsid w:val="00333CA5"/>
    <w:rsid w:val="00336F5F"/>
    <w:rsid w:val="003431CD"/>
    <w:rsid w:val="00344BEA"/>
    <w:rsid w:val="00346580"/>
    <w:rsid w:val="00346EF9"/>
    <w:rsid w:val="00352E7D"/>
    <w:rsid w:val="00352FE9"/>
    <w:rsid w:val="00353089"/>
    <w:rsid w:val="00363078"/>
    <w:rsid w:val="0036345D"/>
    <w:rsid w:val="003635B9"/>
    <w:rsid w:val="00364FA3"/>
    <w:rsid w:val="0036650C"/>
    <w:rsid w:val="0037128B"/>
    <w:rsid w:val="00371BE2"/>
    <w:rsid w:val="003729ED"/>
    <w:rsid w:val="00372BDF"/>
    <w:rsid w:val="00372C0E"/>
    <w:rsid w:val="003756B0"/>
    <w:rsid w:val="00376306"/>
    <w:rsid w:val="00381640"/>
    <w:rsid w:val="00385245"/>
    <w:rsid w:val="00385A9C"/>
    <w:rsid w:val="00385D79"/>
    <w:rsid w:val="003869AE"/>
    <w:rsid w:val="00387D2B"/>
    <w:rsid w:val="00391539"/>
    <w:rsid w:val="00392DEF"/>
    <w:rsid w:val="00392DF1"/>
    <w:rsid w:val="00392ED0"/>
    <w:rsid w:val="00395108"/>
    <w:rsid w:val="003952F7"/>
    <w:rsid w:val="00397EFE"/>
    <w:rsid w:val="003A11D8"/>
    <w:rsid w:val="003A3D36"/>
    <w:rsid w:val="003A55A1"/>
    <w:rsid w:val="003A5BFD"/>
    <w:rsid w:val="003B0181"/>
    <w:rsid w:val="003B0CA5"/>
    <w:rsid w:val="003B1392"/>
    <w:rsid w:val="003B2050"/>
    <w:rsid w:val="003B5EC7"/>
    <w:rsid w:val="003B6986"/>
    <w:rsid w:val="003B70F6"/>
    <w:rsid w:val="003C1F8B"/>
    <w:rsid w:val="003C47CA"/>
    <w:rsid w:val="003C480C"/>
    <w:rsid w:val="003C6554"/>
    <w:rsid w:val="003D029D"/>
    <w:rsid w:val="003D216F"/>
    <w:rsid w:val="003D5012"/>
    <w:rsid w:val="003D52D0"/>
    <w:rsid w:val="003D76AA"/>
    <w:rsid w:val="003E0F0D"/>
    <w:rsid w:val="003E27EC"/>
    <w:rsid w:val="003E5D72"/>
    <w:rsid w:val="003E78C3"/>
    <w:rsid w:val="003F138E"/>
    <w:rsid w:val="003F1564"/>
    <w:rsid w:val="003F303B"/>
    <w:rsid w:val="003F4830"/>
    <w:rsid w:val="003F4F83"/>
    <w:rsid w:val="003F5EF0"/>
    <w:rsid w:val="003F6843"/>
    <w:rsid w:val="003F6DB5"/>
    <w:rsid w:val="00400314"/>
    <w:rsid w:val="00402FC1"/>
    <w:rsid w:val="004036F7"/>
    <w:rsid w:val="00405B52"/>
    <w:rsid w:val="00410DD5"/>
    <w:rsid w:val="004111C7"/>
    <w:rsid w:val="00411E56"/>
    <w:rsid w:val="00414CBC"/>
    <w:rsid w:val="00415AEA"/>
    <w:rsid w:val="0041738F"/>
    <w:rsid w:val="00417B80"/>
    <w:rsid w:val="004201CB"/>
    <w:rsid w:val="00422835"/>
    <w:rsid w:val="004228F2"/>
    <w:rsid w:val="004231DE"/>
    <w:rsid w:val="0042493F"/>
    <w:rsid w:val="004250E3"/>
    <w:rsid w:val="00426C7C"/>
    <w:rsid w:val="00427C68"/>
    <w:rsid w:val="00432330"/>
    <w:rsid w:val="00432397"/>
    <w:rsid w:val="00433920"/>
    <w:rsid w:val="004370AC"/>
    <w:rsid w:val="00437956"/>
    <w:rsid w:val="0044224A"/>
    <w:rsid w:val="0044254B"/>
    <w:rsid w:val="004457AB"/>
    <w:rsid w:val="00455324"/>
    <w:rsid w:val="0046265F"/>
    <w:rsid w:val="00466427"/>
    <w:rsid w:val="004668CF"/>
    <w:rsid w:val="00467093"/>
    <w:rsid w:val="0047016F"/>
    <w:rsid w:val="004708F1"/>
    <w:rsid w:val="004752C8"/>
    <w:rsid w:val="00475E4B"/>
    <w:rsid w:val="004764E4"/>
    <w:rsid w:val="0047739B"/>
    <w:rsid w:val="00477551"/>
    <w:rsid w:val="004804F4"/>
    <w:rsid w:val="00480591"/>
    <w:rsid w:val="00484F5E"/>
    <w:rsid w:val="00487A89"/>
    <w:rsid w:val="00495571"/>
    <w:rsid w:val="0049698A"/>
    <w:rsid w:val="004A01CD"/>
    <w:rsid w:val="004A025B"/>
    <w:rsid w:val="004A0553"/>
    <w:rsid w:val="004A0B14"/>
    <w:rsid w:val="004A15C6"/>
    <w:rsid w:val="004A2ED9"/>
    <w:rsid w:val="004A3505"/>
    <w:rsid w:val="004B1349"/>
    <w:rsid w:val="004B5CC0"/>
    <w:rsid w:val="004C03B7"/>
    <w:rsid w:val="004C04D2"/>
    <w:rsid w:val="004C193E"/>
    <w:rsid w:val="004C302A"/>
    <w:rsid w:val="004C79E1"/>
    <w:rsid w:val="004D44CB"/>
    <w:rsid w:val="004D607A"/>
    <w:rsid w:val="004E1E06"/>
    <w:rsid w:val="004E2219"/>
    <w:rsid w:val="004E4FCC"/>
    <w:rsid w:val="004F1806"/>
    <w:rsid w:val="004F1EB7"/>
    <w:rsid w:val="004F32D5"/>
    <w:rsid w:val="004F49F8"/>
    <w:rsid w:val="004F675C"/>
    <w:rsid w:val="0050167A"/>
    <w:rsid w:val="00502EAF"/>
    <w:rsid w:val="00507D19"/>
    <w:rsid w:val="005134BF"/>
    <w:rsid w:val="005147CA"/>
    <w:rsid w:val="0051654F"/>
    <w:rsid w:val="00524868"/>
    <w:rsid w:val="00530F41"/>
    <w:rsid w:val="00531ED0"/>
    <w:rsid w:val="005334B0"/>
    <w:rsid w:val="00536305"/>
    <w:rsid w:val="00537718"/>
    <w:rsid w:val="00540F47"/>
    <w:rsid w:val="00541191"/>
    <w:rsid w:val="00542AF6"/>
    <w:rsid w:val="00542BFF"/>
    <w:rsid w:val="00542EC3"/>
    <w:rsid w:val="00543E1A"/>
    <w:rsid w:val="0054428A"/>
    <w:rsid w:val="00544322"/>
    <w:rsid w:val="00544E8D"/>
    <w:rsid w:val="00550217"/>
    <w:rsid w:val="005520F9"/>
    <w:rsid w:val="00562FCB"/>
    <w:rsid w:val="00563551"/>
    <w:rsid w:val="00564406"/>
    <w:rsid w:val="00566B43"/>
    <w:rsid w:val="005704D5"/>
    <w:rsid w:val="005719D8"/>
    <w:rsid w:val="005738DB"/>
    <w:rsid w:val="0057390C"/>
    <w:rsid w:val="005751FF"/>
    <w:rsid w:val="00576183"/>
    <w:rsid w:val="00577038"/>
    <w:rsid w:val="00577F24"/>
    <w:rsid w:val="0058108A"/>
    <w:rsid w:val="00582D0C"/>
    <w:rsid w:val="00585451"/>
    <w:rsid w:val="00587D41"/>
    <w:rsid w:val="0059092F"/>
    <w:rsid w:val="00591CBB"/>
    <w:rsid w:val="00591DB4"/>
    <w:rsid w:val="00592AD7"/>
    <w:rsid w:val="005940C4"/>
    <w:rsid w:val="0059425F"/>
    <w:rsid w:val="00596CA8"/>
    <w:rsid w:val="005A0154"/>
    <w:rsid w:val="005A37F8"/>
    <w:rsid w:val="005A3A23"/>
    <w:rsid w:val="005A3E0F"/>
    <w:rsid w:val="005A67A8"/>
    <w:rsid w:val="005A70F2"/>
    <w:rsid w:val="005B135B"/>
    <w:rsid w:val="005B14D1"/>
    <w:rsid w:val="005C13E5"/>
    <w:rsid w:val="005C1A87"/>
    <w:rsid w:val="005C1ED9"/>
    <w:rsid w:val="005C25E1"/>
    <w:rsid w:val="005C339F"/>
    <w:rsid w:val="005C43B6"/>
    <w:rsid w:val="005D12F8"/>
    <w:rsid w:val="005D1395"/>
    <w:rsid w:val="005D2E6C"/>
    <w:rsid w:val="005D34EE"/>
    <w:rsid w:val="005D40DD"/>
    <w:rsid w:val="005D5282"/>
    <w:rsid w:val="005D6F6A"/>
    <w:rsid w:val="005E098E"/>
    <w:rsid w:val="005E1FE0"/>
    <w:rsid w:val="005E2DBE"/>
    <w:rsid w:val="005E380B"/>
    <w:rsid w:val="005E4172"/>
    <w:rsid w:val="005E4D5E"/>
    <w:rsid w:val="005E52C3"/>
    <w:rsid w:val="005F0D56"/>
    <w:rsid w:val="005F167E"/>
    <w:rsid w:val="005F487B"/>
    <w:rsid w:val="005F5603"/>
    <w:rsid w:val="005F58D3"/>
    <w:rsid w:val="005F69C5"/>
    <w:rsid w:val="005F7F2E"/>
    <w:rsid w:val="00600C4F"/>
    <w:rsid w:val="0060170E"/>
    <w:rsid w:val="00602F6D"/>
    <w:rsid w:val="00603EB1"/>
    <w:rsid w:val="006049AE"/>
    <w:rsid w:val="00605B2B"/>
    <w:rsid w:val="006068A1"/>
    <w:rsid w:val="006069E9"/>
    <w:rsid w:val="00612DE5"/>
    <w:rsid w:val="006206B7"/>
    <w:rsid w:val="0062098F"/>
    <w:rsid w:val="006243C5"/>
    <w:rsid w:val="00624A7F"/>
    <w:rsid w:val="006265F0"/>
    <w:rsid w:val="00626B5E"/>
    <w:rsid w:val="00627786"/>
    <w:rsid w:val="006336CA"/>
    <w:rsid w:val="0063583C"/>
    <w:rsid w:val="00637AAA"/>
    <w:rsid w:val="006410E1"/>
    <w:rsid w:val="00641CDB"/>
    <w:rsid w:val="00642592"/>
    <w:rsid w:val="00642D15"/>
    <w:rsid w:val="00643051"/>
    <w:rsid w:val="006442A0"/>
    <w:rsid w:val="00647218"/>
    <w:rsid w:val="00651092"/>
    <w:rsid w:val="006535A9"/>
    <w:rsid w:val="00654895"/>
    <w:rsid w:val="00654FA3"/>
    <w:rsid w:val="0065596E"/>
    <w:rsid w:val="00655E42"/>
    <w:rsid w:val="00656D39"/>
    <w:rsid w:val="0066128B"/>
    <w:rsid w:val="00661CEE"/>
    <w:rsid w:val="00666450"/>
    <w:rsid w:val="006669AF"/>
    <w:rsid w:val="006673AA"/>
    <w:rsid w:val="00672820"/>
    <w:rsid w:val="00672A88"/>
    <w:rsid w:val="00676E10"/>
    <w:rsid w:val="00681C12"/>
    <w:rsid w:val="0068360A"/>
    <w:rsid w:val="00684504"/>
    <w:rsid w:val="00685FE2"/>
    <w:rsid w:val="006951DE"/>
    <w:rsid w:val="00695F46"/>
    <w:rsid w:val="006A1D4F"/>
    <w:rsid w:val="006A3922"/>
    <w:rsid w:val="006A4394"/>
    <w:rsid w:val="006A6317"/>
    <w:rsid w:val="006A7722"/>
    <w:rsid w:val="006A7CC9"/>
    <w:rsid w:val="006A7E09"/>
    <w:rsid w:val="006B2FB2"/>
    <w:rsid w:val="006B593B"/>
    <w:rsid w:val="006C02B8"/>
    <w:rsid w:val="006C4894"/>
    <w:rsid w:val="006C4ABD"/>
    <w:rsid w:val="006C6740"/>
    <w:rsid w:val="006C6F19"/>
    <w:rsid w:val="006D087C"/>
    <w:rsid w:val="006D3742"/>
    <w:rsid w:val="006D7F83"/>
    <w:rsid w:val="006E0BA4"/>
    <w:rsid w:val="006E2271"/>
    <w:rsid w:val="006E3D10"/>
    <w:rsid w:val="006E429B"/>
    <w:rsid w:val="006E619B"/>
    <w:rsid w:val="006E75F8"/>
    <w:rsid w:val="006E7AE3"/>
    <w:rsid w:val="006F1C09"/>
    <w:rsid w:val="006F7069"/>
    <w:rsid w:val="00701C46"/>
    <w:rsid w:val="00701F46"/>
    <w:rsid w:val="00702D84"/>
    <w:rsid w:val="00707727"/>
    <w:rsid w:val="0071084B"/>
    <w:rsid w:val="00710C99"/>
    <w:rsid w:val="00712E3C"/>
    <w:rsid w:val="00715BC2"/>
    <w:rsid w:val="0072184B"/>
    <w:rsid w:val="00723FAA"/>
    <w:rsid w:val="00727339"/>
    <w:rsid w:val="00727B2D"/>
    <w:rsid w:val="00730CBF"/>
    <w:rsid w:val="00732DF4"/>
    <w:rsid w:val="007345B2"/>
    <w:rsid w:val="0074194C"/>
    <w:rsid w:val="00742AF3"/>
    <w:rsid w:val="00744F0A"/>
    <w:rsid w:val="007506B4"/>
    <w:rsid w:val="00751A32"/>
    <w:rsid w:val="00751F60"/>
    <w:rsid w:val="007543A0"/>
    <w:rsid w:val="00756701"/>
    <w:rsid w:val="007602CF"/>
    <w:rsid w:val="0076242C"/>
    <w:rsid w:val="0076406C"/>
    <w:rsid w:val="00773078"/>
    <w:rsid w:val="00775AAE"/>
    <w:rsid w:val="00782DB0"/>
    <w:rsid w:val="00783DDF"/>
    <w:rsid w:val="00784415"/>
    <w:rsid w:val="0078611F"/>
    <w:rsid w:val="00787C19"/>
    <w:rsid w:val="00787DED"/>
    <w:rsid w:val="00790FAC"/>
    <w:rsid w:val="007917CE"/>
    <w:rsid w:val="007934F8"/>
    <w:rsid w:val="00794AD7"/>
    <w:rsid w:val="00795DF8"/>
    <w:rsid w:val="007963ED"/>
    <w:rsid w:val="007A0F8A"/>
    <w:rsid w:val="007B1F98"/>
    <w:rsid w:val="007B2293"/>
    <w:rsid w:val="007B48C1"/>
    <w:rsid w:val="007B51BD"/>
    <w:rsid w:val="007B5F62"/>
    <w:rsid w:val="007C63AA"/>
    <w:rsid w:val="007C7198"/>
    <w:rsid w:val="007C7B79"/>
    <w:rsid w:val="007C7F31"/>
    <w:rsid w:val="007D1400"/>
    <w:rsid w:val="007D22BE"/>
    <w:rsid w:val="007D3D53"/>
    <w:rsid w:val="007D4BAB"/>
    <w:rsid w:val="007E2F1F"/>
    <w:rsid w:val="007E41F4"/>
    <w:rsid w:val="007E4667"/>
    <w:rsid w:val="007E467B"/>
    <w:rsid w:val="007E5B01"/>
    <w:rsid w:val="007E5D73"/>
    <w:rsid w:val="007E76BD"/>
    <w:rsid w:val="007F0EA0"/>
    <w:rsid w:val="007F19CE"/>
    <w:rsid w:val="007F1D5C"/>
    <w:rsid w:val="007F25AD"/>
    <w:rsid w:val="007F5A8B"/>
    <w:rsid w:val="00801BA9"/>
    <w:rsid w:val="00802D5B"/>
    <w:rsid w:val="00804C16"/>
    <w:rsid w:val="00811CA2"/>
    <w:rsid w:val="00812D45"/>
    <w:rsid w:val="008135C8"/>
    <w:rsid w:val="008160C0"/>
    <w:rsid w:val="00821199"/>
    <w:rsid w:val="00821B2B"/>
    <w:rsid w:val="0083392B"/>
    <w:rsid w:val="00840748"/>
    <w:rsid w:val="00844F3E"/>
    <w:rsid w:val="00845C78"/>
    <w:rsid w:val="00850F2A"/>
    <w:rsid w:val="008530FE"/>
    <w:rsid w:val="008547BB"/>
    <w:rsid w:val="00855E1B"/>
    <w:rsid w:val="008606D3"/>
    <w:rsid w:val="008608C5"/>
    <w:rsid w:val="00864D29"/>
    <w:rsid w:val="00870382"/>
    <w:rsid w:val="00870E2F"/>
    <w:rsid w:val="0087198B"/>
    <w:rsid w:val="00871A11"/>
    <w:rsid w:val="00873FBD"/>
    <w:rsid w:val="008753D5"/>
    <w:rsid w:val="008756BA"/>
    <w:rsid w:val="008766F7"/>
    <w:rsid w:val="00876DEE"/>
    <w:rsid w:val="00882115"/>
    <w:rsid w:val="008824FB"/>
    <w:rsid w:val="00883BB8"/>
    <w:rsid w:val="0088506C"/>
    <w:rsid w:val="008867D7"/>
    <w:rsid w:val="00887DAC"/>
    <w:rsid w:val="008927F4"/>
    <w:rsid w:val="00894A0E"/>
    <w:rsid w:val="00897377"/>
    <w:rsid w:val="008A109C"/>
    <w:rsid w:val="008A2C1B"/>
    <w:rsid w:val="008A3BCD"/>
    <w:rsid w:val="008A6D62"/>
    <w:rsid w:val="008B10FD"/>
    <w:rsid w:val="008B40B0"/>
    <w:rsid w:val="008B52BF"/>
    <w:rsid w:val="008B75E4"/>
    <w:rsid w:val="008C1491"/>
    <w:rsid w:val="008C1E0C"/>
    <w:rsid w:val="008C24C1"/>
    <w:rsid w:val="008C398F"/>
    <w:rsid w:val="008C4264"/>
    <w:rsid w:val="008C47D3"/>
    <w:rsid w:val="008D04BF"/>
    <w:rsid w:val="008D28A8"/>
    <w:rsid w:val="008D2D93"/>
    <w:rsid w:val="008D2F53"/>
    <w:rsid w:val="008D43FE"/>
    <w:rsid w:val="008D4B3C"/>
    <w:rsid w:val="008D4D41"/>
    <w:rsid w:val="008D53DF"/>
    <w:rsid w:val="008D705E"/>
    <w:rsid w:val="008D7A84"/>
    <w:rsid w:val="008D7B6F"/>
    <w:rsid w:val="008E0569"/>
    <w:rsid w:val="008E0B69"/>
    <w:rsid w:val="008E2557"/>
    <w:rsid w:val="008E39C1"/>
    <w:rsid w:val="008E58C5"/>
    <w:rsid w:val="008F1721"/>
    <w:rsid w:val="008F3551"/>
    <w:rsid w:val="008F3A90"/>
    <w:rsid w:val="008F4993"/>
    <w:rsid w:val="00900F3D"/>
    <w:rsid w:val="00904F45"/>
    <w:rsid w:val="009106FE"/>
    <w:rsid w:val="00912EF4"/>
    <w:rsid w:val="00922787"/>
    <w:rsid w:val="009267FB"/>
    <w:rsid w:val="00927CA8"/>
    <w:rsid w:val="00934835"/>
    <w:rsid w:val="00936973"/>
    <w:rsid w:val="00940A4F"/>
    <w:rsid w:val="009410DC"/>
    <w:rsid w:val="00943A59"/>
    <w:rsid w:val="009448B2"/>
    <w:rsid w:val="00944AE7"/>
    <w:rsid w:val="00946676"/>
    <w:rsid w:val="00946910"/>
    <w:rsid w:val="009509E9"/>
    <w:rsid w:val="00951A26"/>
    <w:rsid w:val="00955D78"/>
    <w:rsid w:val="0095729E"/>
    <w:rsid w:val="00957C26"/>
    <w:rsid w:val="00961E76"/>
    <w:rsid w:val="00963757"/>
    <w:rsid w:val="00964CD2"/>
    <w:rsid w:val="0096512D"/>
    <w:rsid w:val="00967E7C"/>
    <w:rsid w:val="009711DC"/>
    <w:rsid w:val="009711EA"/>
    <w:rsid w:val="00971867"/>
    <w:rsid w:val="00973A86"/>
    <w:rsid w:val="0097468C"/>
    <w:rsid w:val="00974A9A"/>
    <w:rsid w:val="00975153"/>
    <w:rsid w:val="0097595E"/>
    <w:rsid w:val="0098117C"/>
    <w:rsid w:val="009821AD"/>
    <w:rsid w:val="0098237E"/>
    <w:rsid w:val="00984469"/>
    <w:rsid w:val="00984505"/>
    <w:rsid w:val="009861FB"/>
    <w:rsid w:val="00986A7C"/>
    <w:rsid w:val="00986D99"/>
    <w:rsid w:val="00994B00"/>
    <w:rsid w:val="00997C23"/>
    <w:rsid w:val="00997E26"/>
    <w:rsid w:val="009A4583"/>
    <w:rsid w:val="009A4D51"/>
    <w:rsid w:val="009A5B0F"/>
    <w:rsid w:val="009A5CF7"/>
    <w:rsid w:val="009B10E1"/>
    <w:rsid w:val="009B1EBE"/>
    <w:rsid w:val="009B308C"/>
    <w:rsid w:val="009B34AE"/>
    <w:rsid w:val="009B38D6"/>
    <w:rsid w:val="009B6FEF"/>
    <w:rsid w:val="009C1F81"/>
    <w:rsid w:val="009C3C06"/>
    <w:rsid w:val="009C4F45"/>
    <w:rsid w:val="009C5C22"/>
    <w:rsid w:val="009C6773"/>
    <w:rsid w:val="009D0DB3"/>
    <w:rsid w:val="009D0E46"/>
    <w:rsid w:val="009D2582"/>
    <w:rsid w:val="009D29D8"/>
    <w:rsid w:val="009D2E81"/>
    <w:rsid w:val="009D4C9A"/>
    <w:rsid w:val="009D67B4"/>
    <w:rsid w:val="009D68D2"/>
    <w:rsid w:val="009D6E28"/>
    <w:rsid w:val="009D76A8"/>
    <w:rsid w:val="009E66AF"/>
    <w:rsid w:val="009E7F04"/>
    <w:rsid w:val="009F1AA4"/>
    <w:rsid w:val="009F3203"/>
    <w:rsid w:val="009F4F05"/>
    <w:rsid w:val="00A02B36"/>
    <w:rsid w:val="00A04AC2"/>
    <w:rsid w:val="00A05ADF"/>
    <w:rsid w:val="00A05BD0"/>
    <w:rsid w:val="00A064CA"/>
    <w:rsid w:val="00A06BE2"/>
    <w:rsid w:val="00A0738A"/>
    <w:rsid w:val="00A0782F"/>
    <w:rsid w:val="00A07DB8"/>
    <w:rsid w:val="00A11D39"/>
    <w:rsid w:val="00A13FE9"/>
    <w:rsid w:val="00A148D6"/>
    <w:rsid w:val="00A14A1F"/>
    <w:rsid w:val="00A1570A"/>
    <w:rsid w:val="00A1598A"/>
    <w:rsid w:val="00A174CA"/>
    <w:rsid w:val="00A20BEE"/>
    <w:rsid w:val="00A21D3F"/>
    <w:rsid w:val="00A237E1"/>
    <w:rsid w:val="00A24BFD"/>
    <w:rsid w:val="00A26469"/>
    <w:rsid w:val="00A2681A"/>
    <w:rsid w:val="00A275F0"/>
    <w:rsid w:val="00A31AA5"/>
    <w:rsid w:val="00A320BF"/>
    <w:rsid w:val="00A32CFD"/>
    <w:rsid w:val="00A343A6"/>
    <w:rsid w:val="00A34923"/>
    <w:rsid w:val="00A35518"/>
    <w:rsid w:val="00A3793F"/>
    <w:rsid w:val="00A40398"/>
    <w:rsid w:val="00A44A17"/>
    <w:rsid w:val="00A45EBC"/>
    <w:rsid w:val="00A5133E"/>
    <w:rsid w:val="00A52608"/>
    <w:rsid w:val="00A54599"/>
    <w:rsid w:val="00A561BD"/>
    <w:rsid w:val="00A56C74"/>
    <w:rsid w:val="00A60285"/>
    <w:rsid w:val="00A60388"/>
    <w:rsid w:val="00A60524"/>
    <w:rsid w:val="00A6082C"/>
    <w:rsid w:val="00A60C13"/>
    <w:rsid w:val="00A62F92"/>
    <w:rsid w:val="00A64609"/>
    <w:rsid w:val="00A72C89"/>
    <w:rsid w:val="00A73FDA"/>
    <w:rsid w:val="00A76AAC"/>
    <w:rsid w:val="00A8026D"/>
    <w:rsid w:val="00A82832"/>
    <w:rsid w:val="00A82DA8"/>
    <w:rsid w:val="00A90D52"/>
    <w:rsid w:val="00A91C15"/>
    <w:rsid w:val="00A93A80"/>
    <w:rsid w:val="00A94371"/>
    <w:rsid w:val="00A96F43"/>
    <w:rsid w:val="00AA1973"/>
    <w:rsid w:val="00AA1F04"/>
    <w:rsid w:val="00AA351E"/>
    <w:rsid w:val="00AA4D9A"/>
    <w:rsid w:val="00AA5851"/>
    <w:rsid w:val="00AA6F54"/>
    <w:rsid w:val="00AB05D4"/>
    <w:rsid w:val="00AB1B9B"/>
    <w:rsid w:val="00AB22B9"/>
    <w:rsid w:val="00AB3CD4"/>
    <w:rsid w:val="00AB74D0"/>
    <w:rsid w:val="00AC0617"/>
    <w:rsid w:val="00AC2B70"/>
    <w:rsid w:val="00AC3344"/>
    <w:rsid w:val="00AC5858"/>
    <w:rsid w:val="00AD1C1F"/>
    <w:rsid w:val="00AD2EE3"/>
    <w:rsid w:val="00AD4AE4"/>
    <w:rsid w:val="00AD5EFD"/>
    <w:rsid w:val="00AD65B6"/>
    <w:rsid w:val="00AD6D67"/>
    <w:rsid w:val="00AE04E8"/>
    <w:rsid w:val="00AE0D69"/>
    <w:rsid w:val="00AE104A"/>
    <w:rsid w:val="00AE16B4"/>
    <w:rsid w:val="00AE3498"/>
    <w:rsid w:val="00AE4741"/>
    <w:rsid w:val="00AE502C"/>
    <w:rsid w:val="00AE62E8"/>
    <w:rsid w:val="00AE6511"/>
    <w:rsid w:val="00AE694E"/>
    <w:rsid w:val="00AE6FE0"/>
    <w:rsid w:val="00AE7D20"/>
    <w:rsid w:val="00AF1CEE"/>
    <w:rsid w:val="00AF3CE8"/>
    <w:rsid w:val="00AF4E22"/>
    <w:rsid w:val="00AF6482"/>
    <w:rsid w:val="00B000EC"/>
    <w:rsid w:val="00B007B8"/>
    <w:rsid w:val="00B01CF2"/>
    <w:rsid w:val="00B025D4"/>
    <w:rsid w:val="00B0372D"/>
    <w:rsid w:val="00B0641B"/>
    <w:rsid w:val="00B107BC"/>
    <w:rsid w:val="00B1189D"/>
    <w:rsid w:val="00B11AAE"/>
    <w:rsid w:val="00B12036"/>
    <w:rsid w:val="00B13692"/>
    <w:rsid w:val="00B13863"/>
    <w:rsid w:val="00B255AC"/>
    <w:rsid w:val="00B26260"/>
    <w:rsid w:val="00B27770"/>
    <w:rsid w:val="00B2783A"/>
    <w:rsid w:val="00B301A2"/>
    <w:rsid w:val="00B30B26"/>
    <w:rsid w:val="00B320DE"/>
    <w:rsid w:val="00B400D9"/>
    <w:rsid w:val="00B4112B"/>
    <w:rsid w:val="00B445AA"/>
    <w:rsid w:val="00B47F09"/>
    <w:rsid w:val="00B500E7"/>
    <w:rsid w:val="00B502FD"/>
    <w:rsid w:val="00B51470"/>
    <w:rsid w:val="00B524A0"/>
    <w:rsid w:val="00B53AA2"/>
    <w:rsid w:val="00B542B3"/>
    <w:rsid w:val="00B55116"/>
    <w:rsid w:val="00B552B6"/>
    <w:rsid w:val="00B55511"/>
    <w:rsid w:val="00B55FAB"/>
    <w:rsid w:val="00B605A9"/>
    <w:rsid w:val="00B63775"/>
    <w:rsid w:val="00B6520F"/>
    <w:rsid w:val="00B65FA8"/>
    <w:rsid w:val="00B703FA"/>
    <w:rsid w:val="00B70B5F"/>
    <w:rsid w:val="00B724B3"/>
    <w:rsid w:val="00B736FD"/>
    <w:rsid w:val="00B74CBB"/>
    <w:rsid w:val="00B76189"/>
    <w:rsid w:val="00B77D62"/>
    <w:rsid w:val="00B81165"/>
    <w:rsid w:val="00B848EE"/>
    <w:rsid w:val="00B85E9D"/>
    <w:rsid w:val="00B86507"/>
    <w:rsid w:val="00B8665C"/>
    <w:rsid w:val="00B92EB1"/>
    <w:rsid w:val="00B9570B"/>
    <w:rsid w:val="00B97E77"/>
    <w:rsid w:val="00BA02D1"/>
    <w:rsid w:val="00BA1F5A"/>
    <w:rsid w:val="00BA3CD1"/>
    <w:rsid w:val="00BA3F5E"/>
    <w:rsid w:val="00BA4116"/>
    <w:rsid w:val="00BA44B1"/>
    <w:rsid w:val="00BA46CD"/>
    <w:rsid w:val="00BA520B"/>
    <w:rsid w:val="00BA5226"/>
    <w:rsid w:val="00BA6319"/>
    <w:rsid w:val="00BA72E0"/>
    <w:rsid w:val="00BA7E39"/>
    <w:rsid w:val="00BA7E42"/>
    <w:rsid w:val="00BB049A"/>
    <w:rsid w:val="00BB2524"/>
    <w:rsid w:val="00BB33A5"/>
    <w:rsid w:val="00BB6AF1"/>
    <w:rsid w:val="00BB712B"/>
    <w:rsid w:val="00BC0536"/>
    <w:rsid w:val="00BC0971"/>
    <w:rsid w:val="00BC6379"/>
    <w:rsid w:val="00BC70E2"/>
    <w:rsid w:val="00BC78FD"/>
    <w:rsid w:val="00BC7914"/>
    <w:rsid w:val="00BD0637"/>
    <w:rsid w:val="00BD1E13"/>
    <w:rsid w:val="00BD2925"/>
    <w:rsid w:val="00BD59A9"/>
    <w:rsid w:val="00BD5A83"/>
    <w:rsid w:val="00BD67B3"/>
    <w:rsid w:val="00BD6F7D"/>
    <w:rsid w:val="00BD7318"/>
    <w:rsid w:val="00BE2018"/>
    <w:rsid w:val="00BE581B"/>
    <w:rsid w:val="00BE5961"/>
    <w:rsid w:val="00BE64BB"/>
    <w:rsid w:val="00BE75B8"/>
    <w:rsid w:val="00BE7DA6"/>
    <w:rsid w:val="00BF0CA1"/>
    <w:rsid w:val="00BF1052"/>
    <w:rsid w:val="00BF288E"/>
    <w:rsid w:val="00BF3B09"/>
    <w:rsid w:val="00BF621B"/>
    <w:rsid w:val="00BF7C4D"/>
    <w:rsid w:val="00C00899"/>
    <w:rsid w:val="00C0236D"/>
    <w:rsid w:val="00C02373"/>
    <w:rsid w:val="00C04414"/>
    <w:rsid w:val="00C05867"/>
    <w:rsid w:val="00C05B88"/>
    <w:rsid w:val="00C12D1E"/>
    <w:rsid w:val="00C15367"/>
    <w:rsid w:val="00C168F5"/>
    <w:rsid w:val="00C179CB"/>
    <w:rsid w:val="00C210D1"/>
    <w:rsid w:val="00C23BD9"/>
    <w:rsid w:val="00C242C5"/>
    <w:rsid w:val="00C24620"/>
    <w:rsid w:val="00C261DD"/>
    <w:rsid w:val="00C26ED9"/>
    <w:rsid w:val="00C2750A"/>
    <w:rsid w:val="00C31F9B"/>
    <w:rsid w:val="00C32476"/>
    <w:rsid w:val="00C34768"/>
    <w:rsid w:val="00C36E6E"/>
    <w:rsid w:val="00C37249"/>
    <w:rsid w:val="00C37AFF"/>
    <w:rsid w:val="00C4060A"/>
    <w:rsid w:val="00C41549"/>
    <w:rsid w:val="00C41F69"/>
    <w:rsid w:val="00C41F6F"/>
    <w:rsid w:val="00C433BE"/>
    <w:rsid w:val="00C50406"/>
    <w:rsid w:val="00C50489"/>
    <w:rsid w:val="00C5149C"/>
    <w:rsid w:val="00C51EDF"/>
    <w:rsid w:val="00C52992"/>
    <w:rsid w:val="00C52C85"/>
    <w:rsid w:val="00C5405B"/>
    <w:rsid w:val="00C557ED"/>
    <w:rsid w:val="00C55BF7"/>
    <w:rsid w:val="00C6089F"/>
    <w:rsid w:val="00C63B71"/>
    <w:rsid w:val="00C652D1"/>
    <w:rsid w:val="00C66034"/>
    <w:rsid w:val="00C66152"/>
    <w:rsid w:val="00C71884"/>
    <w:rsid w:val="00C7208C"/>
    <w:rsid w:val="00C75234"/>
    <w:rsid w:val="00C7741E"/>
    <w:rsid w:val="00C81D17"/>
    <w:rsid w:val="00C825E1"/>
    <w:rsid w:val="00C8413D"/>
    <w:rsid w:val="00C85977"/>
    <w:rsid w:val="00C85F54"/>
    <w:rsid w:val="00C8635E"/>
    <w:rsid w:val="00C87716"/>
    <w:rsid w:val="00C939BF"/>
    <w:rsid w:val="00C960BF"/>
    <w:rsid w:val="00C96391"/>
    <w:rsid w:val="00C969CC"/>
    <w:rsid w:val="00C975DC"/>
    <w:rsid w:val="00CA05D4"/>
    <w:rsid w:val="00CA0A9D"/>
    <w:rsid w:val="00CA1E72"/>
    <w:rsid w:val="00CA3DA8"/>
    <w:rsid w:val="00CA553F"/>
    <w:rsid w:val="00CA5B52"/>
    <w:rsid w:val="00CA68D8"/>
    <w:rsid w:val="00CB3E3C"/>
    <w:rsid w:val="00CB4272"/>
    <w:rsid w:val="00CB7DE1"/>
    <w:rsid w:val="00CC0F59"/>
    <w:rsid w:val="00CC23B0"/>
    <w:rsid w:val="00CC39F0"/>
    <w:rsid w:val="00CC4992"/>
    <w:rsid w:val="00CC6B90"/>
    <w:rsid w:val="00CC7E73"/>
    <w:rsid w:val="00CD0E38"/>
    <w:rsid w:val="00CD2429"/>
    <w:rsid w:val="00CE07A0"/>
    <w:rsid w:val="00CE0882"/>
    <w:rsid w:val="00CE0F31"/>
    <w:rsid w:val="00CE1DE1"/>
    <w:rsid w:val="00CE4563"/>
    <w:rsid w:val="00CE5A9D"/>
    <w:rsid w:val="00CE63EB"/>
    <w:rsid w:val="00CE70DA"/>
    <w:rsid w:val="00CE7470"/>
    <w:rsid w:val="00CE7894"/>
    <w:rsid w:val="00CF0506"/>
    <w:rsid w:val="00CF2A1F"/>
    <w:rsid w:val="00CF2E30"/>
    <w:rsid w:val="00CF33A4"/>
    <w:rsid w:val="00CF551D"/>
    <w:rsid w:val="00CF5CB2"/>
    <w:rsid w:val="00CF6785"/>
    <w:rsid w:val="00CF6E7B"/>
    <w:rsid w:val="00CF780A"/>
    <w:rsid w:val="00D019CE"/>
    <w:rsid w:val="00D03987"/>
    <w:rsid w:val="00D12D48"/>
    <w:rsid w:val="00D13BCB"/>
    <w:rsid w:val="00D218C7"/>
    <w:rsid w:val="00D24624"/>
    <w:rsid w:val="00D24FFE"/>
    <w:rsid w:val="00D276B9"/>
    <w:rsid w:val="00D314FD"/>
    <w:rsid w:val="00D317B4"/>
    <w:rsid w:val="00D32E0C"/>
    <w:rsid w:val="00D334A6"/>
    <w:rsid w:val="00D34470"/>
    <w:rsid w:val="00D37E29"/>
    <w:rsid w:val="00D40EE4"/>
    <w:rsid w:val="00D4480C"/>
    <w:rsid w:val="00D45A12"/>
    <w:rsid w:val="00D461B1"/>
    <w:rsid w:val="00D47E18"/>
    <w:rsid w:val="00D47F93"/>
    <w:rsid w:val="00D535BF"/>
    <w:rsid w:val="00D55D82"/>
    <w:rsid w:val="00D61C8A"/>
    <w:rsid w:val="00D6256F"/>
    <w:rsid w:val="00D64785"/>
    <w:rsid w:val="00D65364"/>
    <w:rsid w:val="00D671E5"/>
    <w:rsid w:val="00D67F3B"/>
    <w:rsid w:val="00D715C0"/>
    <w:rsid w:val="00D73B5B"/>
    <w:rsid w:val="00D758BA"/>
    <w:rsid w:val="00D76253"/>
    <w:rsid w:val="00D768C3"/>
    <w:rsid w:val="00D81774"/>
    <w:rsid w:val="00D84602"/>
    <w:rsid w:val="00D873CA"/>
    <w:rsid w:val="00D913B6"/>
    <w:rsid w:val="00D91C94"/>
    <w:rsid w:val="00D92215"/>
    <w:rsid w:val="00D932A3"/>
    <w:rsid w:val="00D946BD"/>
    <w:rsid w:val="00D95C8F"/>
    <w:rsid w:val="00D97832"/>
    <w:rsid w:val="00DA071C"/>
    <w:rsid w:val="00DA4204"/>
    <w:rsid w:val="00DA46B2"/>
    <w:rsid w:val="00DA6D75"/>
    <w:rsid w:val="00DA6DDC"/>
    <w:rsid w:val="00DA7121"/>
    <w:rsid w:val="00DB275B"/>
    <w:rsid w:val="00DB448C"/>
    <w:rsid w:val="00DB4FFD"/>
    <w:rsid w:val="00DB5961"/>
    <w:rsid w:val="00DB70AA"/>
    <w:rsid w:val="00DC0470"/>
    <w:rsid w:val="00DC0E30"/>
    <w:rsid w:val="00DC20D9"/>
    <w:rsid w:val="00DC2731"/>
    <w:rsid w:val="00DC3FA2"/>
    <w:rsid w:val="00DC408A"/>
    <w:rsid w:val="00DC45DD"/>
    <w:rsid w:val="00DC7166"/>
    <w:rsid w:val="00DC74F2"/>
    <w:rsid w:val="00DD15A1"/>
    <w:rsid w:val="00DD1E3A"/>
    <w:rsid w:val="00DD4489"/>
    <w:rsid w:val="00DD567D"/>
    <w:rsid w:val="00DD5F90"/>
    <w:rsid w:val="00DD7036"/>
    <w:rsid w:val="00DD7C51"/>
    <w:rsid w:val="00DE087A"/>
    <w:rsid w:val="00DE0CFE"/>
    <w:rsid w:val="00DE1862"/>
    <w:rsid w:val="00DE1ADF"/>
    <w:rsid w:val="00DE3534"/>
    <w:rsid w:val="00DE38F0"/>
    <w:rsid w:val="00DE573D"/>
    <w:rsid w:val="00DE6CB4"/>
    <w:rsid w:val="00DE7A4E"/>
    <w:rsid w:val="00DE7F2E"/>
    <w:rsid w:val="00DF06A3"/>
    <w:rsid w:val="00DF2F49"/>
    <w:rsid w:val="00DF44B1"/>
    <w:rsid w:val="00E01BAE"/>
    <w:rsid w:val="00E02CEC"/>
    <w:rsid w:val="00E0492B"/>
    <w:rsid w:val="00E05CE0"/>
    <w:rsid w:val="00E05E3A"/>
    <w:rsid w:val="00E102FA"/>
    <w:rsid w:val="00E10EF0"/>
    <w:rsid w:val="00E23859"/>
    <w:rsid w:val="00E244C0"/>
    <w:rsid w:val="00E25423"/>
    <w:rsid w:val="00E254FC"/>
    <w:rsid w:val="00E2693C"/>
    <w:rsid w:val="00E27BC5"/>
    <w:rsid w:val="00E27D64"/>
    <w:rsid w:val="00E31559"/>
    <w:rsid w:val="00E33992"/>
    <w:rsid w:val="00E34B59"/>
    <w:rsid w:val="00E34C31"/>
    <w:rsid w:val="00E36728"/>
    <w:rsid w:val="00E420E6"/>
    <w:rsid w:val="00E4449F"/>
    <w:rsid w:val="00E44C95"/>
    <w:rsid w:val="00E475A7"/>
    <w:rsid w:val="00E5028C"/>
    <w:rsid w:val="00E52317"/>
    <w:rsid w:val="00E530F8"/>
    <w:rsid w:val="00E57301"/>
    <w:rsid w:val="00E6084F"/>
    <w:rsid w:val="00E617B5"/>
    <w:rsid w:val="00E63563"/>
    <w:rsid w:val="00E64840"/>
    <w:rsid w:val="00E67664"/>
    <w:rsid w:val="00E6776A"/>
    <w:rsid w:val="00E677C0"/>
    <w:rsid w:val="00E700D4"/>
    <w:rsid w:val="00E70101"/>
    <w:rsid w:val="00E71F14"/>
    <w:rsid w:val="00E720FD"/>
    <w:rsid w:val="00E721B1"/>
    <w:rsid w:val="00E77427"/>
    <w:rsid w:val="00E81D86"/>
    <w:rsid w:val="00E84ADB"/>
    <w:rsid w:val="00E85453"/>
    <w:rsid w:val="00E867CB"/>
    <w:rsid w:val="00E9773C"/>
    <w:rsid w:val="00EA058D"/>
    <w:rsid w:val="00EA7810"/>
    <w:rsid w:val="00EB0F85"/>
    <w:rsid w:val="00EB3A8A"/>
    <w:rsid w:val="00EB5312"/>
    <w:rsid w:val="00EB63D9"/>
    <w:rsid w:val="00EB6ABA"/>
    <w:rsid w:val="00EC09F3"/>
    <w:rsid w:val="00EC1671"/>
    <w:rsid w:val="00EC31EC"/>
    <w:rsid w:val="00EC3DD7"/>
    <w:rsid w:val="00EC4135"/>
    <w:rsid w:val="00EC41C9"/>
    <w:rsid w:val="00EC44BB"/>
    <w:rsid w:val="00EC44FF"/>
    <w:rsid w:val="00EC4D9F"/>
    <w:rsid w:val="00EC73F7"/>
    <w:rsid w:val="00ED21DA"/>
    <w:rsid w:val="00ED469C"/>
    <w:rsid w:val="00ED6CA8"/>
    <w:rsid w:val="00ED7141"/>
    <w:rsid w:val="00EE004B"/>
    <w:rsid w:val="00EE5942"/>
    <w:rsid w:val="00EE60E4"/>
    <w:rsid w:val="00EE6DCF"/>
    <w:rsid w:val="00EF00A1"/>
    <w:rsid w:val="00EF0362"/>
    <w:rsid w:val="00EF3776"/>
    <w:rsid w:val="00EF4063"/>
    <w:rsid w:val="00EF4164"/>
    <w:rsid w:val="00EF4206"/>
    <w:rsid w:val="00EF45E1"/>
    <w:rsid w:val="00EF472F"/>
    <w:rsid w:val="00EF5F0B"/>
    <w:rsid w:val="00EF67A0"/>
    <w:rsid w:val="00EF7863"/>
    <w:rsid w:val="00F002B5"/>
    <w:rsid w:val="00F0341E"/>
    <w:rsid w:val="00F03C1C"/>
    <w:rsid w:val="00F0514A"/>
    <w:rsid w:val="00F1101C"/>
    <w:rsid w:val="00F12670"/>
    <w:rsid w:val="00F12BCD"/>
    <w:rsid w:val="00F14730"/>
    <w:rsid w:val="00F15BCE"/>
    <w:rsid w:val="00F163C5"/>
    <w:rsid w:val="00F16B6D"/>
    <w:rsid w:val="00F2082C"/>
    <w:rsid w:val="00F217D1"/>
    <w:rsid w:val="00F22CA2"/>
    <w:rsid w:val="00F30A08"/>
    <w:rsid w:val="00F31CF0"/>
    <w:rsid w:val="00F336DB"/>
    <w:rsid w:val="00F4100F"/>
    <w:rsid w:val="00F41708"/>
    <w:rsid w:val="00F4198B"/>
    <w:rsid w:val="00F41E19"/>
    <w:rsid w:val="00F428A5"/>
    <w:rsid w:val="00F42B7B"/>
    <w:rsid w:val="00F45692"/>
    <w:rsid w:val="00F45FB2"/>
    <w:rsid w:val="00F46D11"/>
    <w:rsid w:val="00F47C5C"/>
    <w:rsid w:val="00F5050C"/>
    <w:rsid w:val="00F53CB0"/>
    <w:rsid w:val="00F545CD"/>
    <w:rsid w:val="00F55390"/>
    <w:rsid w:val="00F553DC"/>
    <w:rsid w:val="00F607E3"/>
    <w:rsid w:val="00F60EB7"/>
    <w:rsid w:val="00F65F9B"/>
    <w:rsid w:val="00F72C42"/>
    <w:rsid w:val="00F73574"/>
    <w:rsid w:val="00F73690"/>
    <w:rsid w:val="00F73B7E"/>
    <w:rsid w:val="00F7554E"/>
    <w:rsid w:val="00F7703B"/>
    <w:rsid w:val="00F83EA1"/>
    <w:rsid w:val="00F844D8"/>
    <w:rsid w:val="00F86584"/>
    <w:rsid w:val="00F90B39"/>
    <w:rsid w:val="00F918BF"/>
    <w:rsid w:val="00F93398"/>
    <w:rsid w:val="00F95C73"/>
    <w:rsid w:val="00FA1638"/>
    <w:rsid w:val="00FA36FF"/>
    <w:rsid w:val="00FA39FF"/>
    <w:rsid w:val="00FB0568"/>
    <w:rsid w:val="00FB1A35"/>
    <w:rsid w:val="00FB3160"/>
    <w:rsid w:val="00FB3163"/>
    <w:rsid w:val="00FB3246"/>
    <w:rsid w:val="00FB46A9"/>
    <w:rsid w:val="00FB7AA4"/>
    <w:rsid w:val="00FC0A49"/>
    <w:rsid w:val="00FC0B4D"/>
    <w:rsid w:val="00FC22D6"/>
    <w:rsid w:val="00FC29B3"/>
    <w:rsid w:val="00FC31CE"/>
    <w:rsid w:val="00FC33C1"/>
    <w:rsid w:val="00FC6C30"/>
    <w:rsid w:val="00FC6CC0"/>
    <w:rsid w:val="00FC6E5D"/>
    <w:rsid w:val="00FD176A"/>
    <w:rsid w:val="00FD44BF"/>
    <w:rsid w:val="00FD6462"/>
    <w:rsid w:val="00FD6E74"/>
    <w:rsid w:val="00FD76E6"/>
    <w:rsid w:val="00FE034C"/>
    <w:rsid w:val="00FE1549"/>
    <w:rsid w:val="00FE167B"/>
    <w:rsid w:val="00FE19B4"/>
    <w:rsid w:val="00FE22F1"/>
    <w:rsid w:val="00FE3CF8"/>
    <w:rsid w:val="00FE4062"/>
    <w:rsid w:val="00FE4ABF"/>
    <w:rsid w:val="00FE5F1A"/>
    <w:rsid w:val="00FE62ED"/>
    <w:rsid w:val="00FE71BE"/>
    <w:rsid w:val="00FE7AB4"/>
    <w:rsid w:val="00FE7C60"/>
    <w:rsid w:val="00FF0E54"/>
    <w:rsid w:val="00FF11A0"/>
    <w:rsid w:val="00FF18FF"/>
    <w:rsid w:val="00FF19C6"/>
    <w:rsid w:val="00FF1D20"/>
    <w:rsid w:val="00FF2005"/>
    <w:rsid w:val="00FF20A7"/>
    <w:rsid w:val="00FF25FE"/>
    <w:rsid w:val="00FF4292"/>
    <w:rsid w:val="00FF46A4"/>
    <w:rsid w:val="00FF4C66"/>
    <w:rsid w:val="00FF64CA"/>
    <w:rsid w:val="00FF6D64"/>
    <w:rsid w:val="03E84A50"/>
    <w:rsid w:val="11117F77"/>
    <w:rsid w:val="14E6BA7D"/>
    <w:rsid w:val="1EDFD039"/>
    <w:rsid w:val="1F7B0080"/>
    <w:rsid w:val="27644B2E"/>
    <w:rsid w:val="391F2E78"/>
    <w:rsid w:val="5D5B6AFA"/>
    <w:rsid w:val="63C0A858"/>
    <w:rsid w:val="642742C0"/>
    <w:rsid w:val="64FF600A"/>
    <w:rsid w:val="7295296A"/>
    <w:rsid w:val="7D2351F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B419E"/>
  <w15:chartTrackingRefBased/>
  <w15:docId w15:val="{B55BF679-0046-4EAA-856B-DF92E6212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42EC3"/>
    <w:pPr>
      <w:keepNext/>
      <w:keepLines/>
      <w:numPr>
        <w:numId w:val="2"/>
      </w:numPr>
      <w:spacing w:before="360" w:after="80"/>
      <w:ind w:left="432"/>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2EC3"/>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2EC3"/>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2EC3"/>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EC3"/>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EC3"/>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EC3"/>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EC3"/>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EC3"/>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EC3"/>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542EC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542EC3"/>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542EC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42EC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42EC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42EC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42EC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42EC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42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EC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42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EC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42EC3"/>
    <w:pPr>
      <w:spacing w:before="160"/>
      <w:jc w:val="center"/>
    </w:pPr>
    <w:rPr>
      <w:i/>
      <w:iCs/>
      <w:color w:val="404040" w:themeColor="text1" w:themeTint="BF"/>
    </w:rPr>
  </w:style>
  <w:style w:type="character" w:customStyle="1" w:styleId="QuoteChar">
    <w:name w:val="Quote Char"/>
    <w:basedOn w:val="DefaultParagraphFont"/>
    <w:link w:val="Quote"/>
    <w:uiPriority w:val="29"/>
    <w:rsid w:val="00542EC3"/>
    <w:rPr>
      <w:i/>
      <w:iCs/>
      <w:color w:val="404040" w:themeColor="text1" w:themeTint="BF"/>
      <w:lang w:val="en-US"/>
    </w:rPr>
  </w:style>
  <w:style w:type="paragraph" w:styleId="ListParagraph">
    <w:name w:val="List Paragraph"/>
    <w:basedOn w:val="Normal"/>
    <w:uiPriority w:val="34"/>
    <w:qFormat/>
    <w:rsid w:val="00542EC3"/>
    <w:pPr>
      <w:ind w:left="720"/>
      <w:contextualSpacing/>
    </w:pPr>
  </w:style>
  <w:style w:type="character" w:styleId="IntenseEmphasis">
    <w:name w:val="Intense Emphasis"/>
    <w:basedOn w:val="DefaultParagraphFont"/>
    <w:uiPriority w:val="21"/>
    <w:qFormat/>
    <w:rsid w:val="00542EC3"/>
    <w:rPr>
      <w:i/>
      <w:iCs/>
      <w:color w:val="0F4761" w:themeColor="accent1" w:themeShade="BF"/>
    </w:rPr>
  </w:style>
  <w:style w:type="paragraph" w:styleId="IntenseQuote">
    <w:name w:val="Intense Quote"/>
    <w:basedOn w:val="Normal"/>
    <w:next w:val="Normal"/>
    <w:link w:val="IntenseQuoteChar"/>
    <w:uiPriority w:val="30"/>
    <w:qFormat/>
    <w:rsid w:val="00542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EC3"/>
    <w:rPr>
      <w:i/>
      <w:iCs/>
      <w:color w:val="0F4761" w:themeColor="accent1" w:themeShade="BF"/>
      <w:lang w:val="en-US"/>
    </w:rPr>
  </w:style>
  <w:style w:type="character" w:styleId="IntenseReference">
    <w:name w:val="Intense Reference"/>
    <w:basedOn w:val="DefaultParagraphFont"/>
    <w:uiPriority w:val="32"/>
    <w:qFormat/>
    <w:rsid w:val="00542EC3"/>
    <w:rPr>
      <w:b/>
      <w:bCs/>
      <w:smallCaps/>
      <w:color w:val="0F4761" w:themeColor="accent1" w:themeShade="BF"/>
      <w:spacing w:val="5"/>
    </w:rPr>
  </w:style>
  <w:style w:type="table" w:styleId="TableGrid">
    <w:name w:val="Table Grid"/>
    <w:basedOn w:val="TableNormal"/>
    <w:uiPriority w:val="39"/>
    <w:rsid w:val="00750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506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306659"/>
    <w:rPr>
      <w:sz w:val="16"/>
      <w:szCs w:val="16"/>
    </w:rPr>
  </w:style>
  <w:style w:type="paragraph" w:styleId="CommentText">
    <w:name w:val="annotation text"/>
    <w:basedOn w:val="Normal"/>
    <w:link w:val="CommentTextChar"/>
    <w:uiPriority w:val="99"/>
    <w:unhideWhenUsed/>
    <w:rsid w:val="00306659"/>
    <w:pPr>
      <w:spacing w:line="240" w:lineRule="auto"/>
    </w:pPr>
    <w:rPr>
      <w:sz w:val="20"/>
      <w:szCs w:val="20"/>
    </w:rPr>
  </w:style>
  <w:style w:type="character" w:customStyle="1" w:styleId="CommentTextChar">
    <w:name w:val="Comment Text Char"/>
    <w:basedOn w:val="DefaultParagraphFont"/>
    <w:link w:val="CommentText"/>
    <w:uiPriority w:val="99"/>
    <w:rsid w:val="00306659"/>
    <w:rPr>
      <w:sz w:val="20"/>
      <w:szCs w:val="20"/>
      <w:lang w:val="en-US"/>
    </w:rPr>
  </w:style>
  <w:style w:type="paragraph" w:styleId="CommentSubject">
    <w:name w:val="annotation subject"/>
    <w:basedOn w:val="CommentText"/>
    <w:next w:val="CommentText"/>
    <w:link w:val="CommentSubjectChar"/>
    <w:uiPriority w:val="99"/>
    <w:semiHidden/>
    <w:unhideWhenUsed/>
    <w:rsid w:val="00306659"/>
    <w:rPr>
      <w:b/>
      <w:bCs/>
    </w:rPr>
  </w:style>
  <w:style w:type="character" w:customStyle="1" w:styleId="CommentSubjectChar">
    <w:name w:val="Comment Subject Char"/>
    <w:basedOn w:val="CommentTextChar"/>
    <w:link w:val="CommentSubject"/>
    <w:uiPriority w:val="99"/>
    <w:semiHidden/>
    <w:rsid w:val="00306659"/>
    <w:rPr>
      <w:b/>
      <w:bCs/>
      <w:sz w:val="20"/>
      <w:szCs w:val="20"/>
      <w:lang w:val="en-US"/>
    </w:rPr>
  </w:style>
  <w:style w:type="paragraph" w:styleId="Header">
    <w:name w:val="header"/>
    <w:basedOn w:val="Normal"/>
    <w:link w:val="HeaderChar"/>
    <w:uiPriority w:val="99"/>
    <w:unhideWhenUsed/>
    <w:rsid w:val="00036F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6FF8"/>
    <w:rPr>
      <w:lang w:val="en-US"/>
    </w:rPr>
  </w:style>
  <w:style w:type="paragraph" w:styleId="Footer">
    <w:name w:val="footer"/>
    <w:basedOn w:val="Normal"/>
    <w:link w:val="FooterChar"/>
    <w:uiPriority w:val="99"/>
    <w:unhideWhenUsed/>
    <w:rsid w:val="00036F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6FF8"/>
    <w:rPr>
      <w:lang w:val="en-US"/>
    </w:rPr>
  </w:style>
  <w:style w:type="paragraph" w:styleId="Revision">
    <w:name w:val="Revision"/>
    <w:hidden/>
    <w:uiPriority w:val="99"/>
    <w:semiHidden/>
    <w:rsid w:val="003B0CA5"/>
    <w:pPr>
      <w:spacing w:after="0" w:line="240" w:lineRule="auto"/>
    </w:pPr>
    <w:rPr>
      <w:lang w:val="en-US"/>
    </w:rPr>
  </w:style>
  <w:style w:type="character" w:styleId="Mention">
    <w:name w:val="Mention"/>
    <w:basedOn w:val="DefaultParagraphFont"/>
    <w:uiPriority w:val="99"/>
    <w:unhideWhenUsed/>
    <w:rsid w:val="00C37AFF"/>
    <w:rPr>
      <w:color w:val="2B579A"/>
      <w:shd w:val="clear" w:color="auto" w:fill="E1DFDD"/>
    </w:rPr>
  </w:style>
  <w:style w:type="character" w:styleId="Hyperlink">
    <w:name w:val="Hyperlink"/>
    <w:basedOn w:val="DefaultParagraphFont"/>
    <w:uiPriority w:val="99"/>
    <w:unhideWhenUsed/>
    <w:rsid w:val="00F42B7B"/>
    <w:rPr>
      <w:color w:val="467886" w:themeColor="hyperlink"/>
      <w:u w:val="single"/>
    </w:rPr>
  </w:style>
  <w:style w:type="character" w:styleId="UnresolvedMention">
    <w:name w:val="Unresolved Mention"/>
    <w:basedOn w:val="DefaultParagraphFont"/>
    <w:uiPriority w:val="99"/>
    <w:semiHidden/>
    <w:unhideWhenUsed/>
    <w:rsid w:val="00F42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4740">
      <w:bodyDiv w:val="1"/>
      <w:marLeft w:val="0"/>
      <w:marRight w:val="0"/>
      <w:marTop w:val="0"/>
      <w:marBottom w:val="0"/>
      <w:divBdr>
        <w:top w:val="none" w:sz="0" w:space="0" w:color="auto"/>
        <w:left w:val="none" w:sz="0" w:space="0" w:color="auto"/>
        <w:bottom w:val="none" w:sz="0" w:space="0" w:color="auto"/>
        <w:right w:val="none" w:sz="0" w:space="0" w:color="auto"/>
      </w:divBdr>
      <w:divsChild>
        <w:div w:id="2140107507">
          <w:marLeft w:val="0"/>
          <w:marRight w:val="0"/>
          <w:marTop w:val="0"/>
          <w:marBottom w:val="0"/>
          <w:divBdr>
            <w:top w:val="none" w:sz="0" w:space="0" w:color="auto"/>
            <w:left w:val="none" w:sz="0" w:space="0" w:color="auto"/>
            <w:bottom w:val="none" w:sz="0" w:space="0" w:color="auto"/>
            <w:right w:val="none" w:sz="0" w:space="0" w:color="auto"/>
          </w:divBdr>
          <w:divsChild>
            <w:div w:id="6513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0705">
      <w:bodyDiv w:val="1"/>
      <w:marLeft w:val="0"/>
      <w:marRight w:val="0"/>
      <w:marTop w:val="0"/>
      <w:marBottom w:val="0"/>
      <w:divBdr>
        <w:top w:val="none" w:sz="0" w:space="0" w:color="auto"/>
        <w:left w:val="none" w:sz="0" w:space="0" w:color="auto"/>
        <w:bottom w:val="none" w:sz="0" w:space="0" w:color="auto"/>
        <w:right w:val="none" w:sz="0" w:space="0" w:color="auto"/>
      </w:divBdr>
      <w:divsChild>
        <w:div w:id="1953055679">
          <w:marLeft w:val="0"/>
          <w:marRight w:val="0"/>
          <w:marTop w:val="0"/>
          <w:marBottom w:val="0"/>
          <w:divBdr>
            <w:top w:val="none" w:sz="0" w:space="0" w:color="auto"/>
            <w:left w:val="none" w:sz="0" w:space="0" w:color="auto"/>
            <w:bottom w:val="none" w:sz="0" w:space="0" w:color="auto"/>
            <w:right w:val="none" w:sz="0" w:space="0" w:color="auto"/>
          </w:divBdr>
          <w:divsChild>
            <w:div w:id="17109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395">
      <w:bodyDiv w:val="1"/>
      <w:marLeft w:val="0"/>
      <w:marRight w:val="0"/>
      <w:marTop w:val="0"/>
      <w:marBottom w:val="0"/>
      <w:divBdr>
        <w:top w:val="none" w:sz="0" w:space="0" w:color="auto"/>
        <w:left w:val="none" w:sz="0" w:space="0" w:color="auto"/>
        <w:bottom w:val="none" w:sz="0" w:space="0" w:color="auto"/>
        <w:right w:val="none" w:sz="0" w:space="0" w:color="auto"/>
      </w:divBdr>
      <w:divsChild>
        <w:div w:id="1854152359">
          <w:marLeft w:val="0"/>
          <w:marRight w:val="0"/>
          <w:marTop w:val="0"/>
          <w:marBottom w:val="0"/>
          <w:divBdr>
            <w:top w:val="none" w:sz="0" w:space="0" w:color="auto"/>
            <w:left w:val="none" w:sz="0" w:space="0" w:color="auto"/>
            <w:bottom w:val="none" w:sz="0" w:space="0" w:color="auto"/>
            <w:right w:val="none" w:sz="0" w:space="0" w:color="auto"/>
          </w:divBdr>
          <w:divsChild>
            <w:div w:id="8652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0101">
      <w:bodyDiv w:val="1"/>
      <w:marLeft w:val="0"/>
      <w:marRight w:val="0"/>
      <w:marTop w:val="0"/>
      <w:marBottom w:val="0"/>
      <w:divBdr>
        <w:top w:val="none" w:sz="0" w:space="0" w:color="auto"/>
        <w:left w:val="none" w:sz="0" w:space="0" w:color="auto"/>
        <w:bottom w:val="none" w:sz="0" w:space="0" w:color="auto"/>
        <w:right w:val="none" w:sz="0" w:space="0" w:color="auto"/>
      </w:divBdr>
    </w:div>
    <w:div w:id="176847065">
      <w:bodyDiv w:val="1"/>
      <w:marLeft w:val="0"/>
      <w:marRight w:val="0"/>
      <w:marTop w:val="0"/>
      <w:marBottom w:val="0"/>
      <w:divBdr>
        <w:top w:val="none" w:sz="0" w:space="0" w:color="auto"/>
        <w:left w:val="none" w:sz="0" w:space="0" w:color="auto"/>
        <w:bottom w:val="none" w:sz="0" w:space="0" w:color="auto"/>
        <w:right w:val="none" w:sz="0" w:space="0" w:color="auto"/>
      </w:divBdr>
    </w:div>
    <w:div w:id="191499510">
      <w:bodyDiv w:val="1"/>
      <w:marLeft w:val="0"/>
      <w:marRight w:val="0"/>
      <w:marTop w:val="0"/>
      <w:marBottom w:val="0"/>
      <w:divBdr>
        <w:top w:val="none" w:sz="0" w:space="0" w:color="auto"/>
        <w:left w:val="none" w:sz="0" w:space="0" w:color="auto"/>
        <w:bottom w:val="none" w:sz="0" w:space="0" w:color="auto"/>
        <w:right w:val="none" w:sz="0" w:space="0" w:color="auto"/>
      </w:divBdr>
    </w:div>
    <w:div w:id="231043287">
      <w:bodyDiv w:val="1"/>
      <w:marLeft w:val="0"/>
      <w:marRight w:val="0"/>
      <w:marTop w:val="0"/>
      <w:marBottom w:val="0"/>
      <w:divBdr>
        <w:top w:val="none" w:sz="0" w:space="0" w:color="auto"/>
        <w:left w:val="none" w:sz="0" w:space="0" w:color="auto"/>
        <w:bottom w:val="none" w:sz="0" w:space="0" w:color="auto"/>
        <w:right w:val="none" w:sz="0" w:space="0" w:color="auto"/>
      </w:divBdr>
    </w:div>
    <w:div w:id="235554132">
      <w:bodyDiv w:val="1"/>
      <w:marLeft w:val="0"/>
      <w:marRight w:val="0"/>
      <w:marTop w:val="0"/>
      <w:marBottom w:val="0"/>
      <w:divBdr>
        <w:top w:val="none" w:sz="0" w:space="0" w:color="auto"/>
        <w:left w:val="none" w:sz="0" w:space="0" w:color="auto"/>
        <w:bottom w:val="none" w:sz="0" w:space="0" w:color="auto"/>
        <w:right w:val="none" w:sz="0" w:space="0" w:color="auto"/>
      </w:divBdr>
    </w:div>
    <w:div w:id="280889308">
      <w:bodyDiv w:val="1"/>
      <w:marLeft w:val="0"/>
      <w:marRight w:val="0"/>
      <w:marTop w:val="0"/>
      <w:marBottom w:val="0"/>
      <w:divBdr>
        <w:top w:val="none" w:sz="0" w:space="0" w:color="auto"/>
        <w:left w:val="none" w:sz="0" w:space="0" w:color="auto"/>
        <w:bottom w:val="none" w:sz="0" w:space="0" w:color="auto"/>
        <w:right w:val="none" w:sz="0" w:space="0" w:color="auto"/>
      </w:divBdr>
      <w:divsChild>
        <w:div w:id="1388263692">
          <w:marLeft w:val="0"/>
          <w:marRight w:val="0"/>
          <w:marTop w:val="0"/>
          <w:marBottom w:val="0"/>
          <w:divBdr>
            <w:top w:val="none" w:sz="0" w:space="0" w:color="auto"/>
            <w:left w:val="none" w:sz="0" w:space="0" w:color="auto"/>
            <w:bottom w:val="none" w:sz="0" w:space="0" w:color="auto"/>
            <w:right w:val="none" w:sz="0" w:space="0" w:color="auto"/>
          </w:divBdr>
          <w:divsChild>
            <w:div w:id="175860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35990">
      <w:bodyDiv w:val="1"/>
      <w:marLeft w:val="0"/>
      <w:marRight w:val="0"/>
      <w:marTop w:val="0"/>
      <w:marBottom w:val="0"/>
      <w:divBdr>
        <w:top w:val="none" w:sz="0" w:space="0" w:color="auto"/>
        <w:left w:val="none" w:sz="0" w:space="0" w:color="auto"/>
        <w:bottom w:val="none" w:sz="0" w:space="0" w:color="auto"/>
        <w:right w:val="none" w:sz="0" w:space="0" w:color="auto"/>
      </w:divBdr>
      <w:divsChild>
        <w:div w:id="952174730">
          <w:marLeft w:val="0"/>
          <w:marRight w:val="0"/>
          <w:marTop w:val="0"/>
          <w:marBottom w:val="0"/>
          <w:divBdr>
            <w:top w:val="none" w:sz="0" w:space="0" w:color="auto"/>
            <w:left w:val="none" w:sz="0" w:space="0" w:color="auto"/>
            <w:bottom w:val="none" w:sz="0" w:space="0" w:color="auto"/>
            <w:right w:val="none" w:sz="0" w:space="0" w:color="auto"/>
          </w:divBdr>
          <w:divsChild>
            <w:div w:id="18635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4708">
      <w:bodyDiv w:val="1"/>
      <w:marLeft w:val="0"/>
      <w:marRight w:val="0"/>
      <w:marTop w:val="0"/>
      <w:marBottom w:val="0"/>
      <w:divBdr>
        <w:top w:val="none" w:sz="0" w:space="0" w:color="auto"/>
        <w:left w:val="none" w:sz="0" w:space="0" w:color="auto"/>
        <w:bottom w:val="none" w:sz="0" w:space="0" w:color="auto"/>
        <w:right w:val="none" w:sz="0" w:space="0" w:color="auto"/>
      </w:divBdr>
    </w:div>
    <w:div w:id="414060046">
      <w:bodyDiv w:val="1"/>
      <w:marLeft w:val="0"/>
      <w:marRight w:val="0"/>
      <w:marTop w:val="0"/>
      <w:marBottom w:val="0"/>
      <w:divBdr>
        <w:top w:val="none" w:sz="0" w:space="0" w:color="auto"/>
        <w:left w:val="none" w:sz="0" w:space="0" w:color="auto"/>
        <w:bottom w:val="none" w:sz="0" w:space="0" w:color="auto"/>
        <w:right w:val="none" w:sz="0" w:space="0" w:color="auto"/>
      </w:divBdr>
    </w:div>
    <w:div w:id="495802973">
      <w:bodyDiv w:val="1"/>
      <w:marLeft w:val="0"/>
      <w:marRight w:val="0"/>
      <w:marTop w:val="0"/>
      <w:marBottom w:val="0"/>
      <w:divBdr>
        <w:top w:val="none" w:sz="0" w:space="0" w:color="auto"/>
        <w:left w:val="none" w:sz="0" w:space="0" w:color="auto"/>
        <w:bottom w:val="none" w:sz="0" w:space="0" w:color="auto"/>
        <w:right w:val="none" w:sz="0" w:space="0" w:color="auto"/>
      </w:divBdr>
      <w:divsChild>
        <w:div w:id="472216852">
          <w:marLeft w:val="0"/>
          <w:marRight w:val="0"/>
          <w:marTop w:val="0"/>
          <w:marBottom w:val="0"/>
          <w:divBdr>
            <w:top w:val="none" w:sz="0" w:space="0" w:color="auto"/>
            <w:left w:val="none" w:sz="0" w:space="0" w:color="auto"/>
            <w:bottom w:val="none" w:sz="0" w:space="0" w:color="auto"/>
            <w:right w:val="none" w:sz="0" w:space="0" w:color="auto"/>
          </w:divBdr>
          <w:divsChild>
            <w:div w:id="5185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41380">
      <w:bodyDiv w:val="1"/>
      <w:marLeft w:val="0"/>
      <w:marRight w:val="0"/>
      <w:marTop w:val="0"/>
      <w:marBottom w:val="0"/>
      <w:divBdr>
        <w:top w:val="none" w:sz="0" w:space="0" w:color="auto"/>
        <w:left w:val="none" w:sz="0" w:space="0" w:color="auto"/>
        <w:bottom w:val="none" w:sz="0" w:space="0" w:color="auto"/>
        <w:right w:val="none" w:sz="0" w:space="0" w:color="auto"/>
      </w:divBdr>
    </w:div>
    <w:div w:id="551308982">
      <w:bodyDiv w:val="1"/>
      <w:marLeft w:val="0"/>
      <w:marRight w:val="0"/>
      <w:marTop w:val="0"/>
      <w:marBottom w:val="0"/>
      <w:divBdr>
        <w:top w:val="none" w:sz="0" w:space="0" w:color="auto"/>
        <w:left w:val="none" w:sz="0" w:space="0" w:color="auto"/>
        <w:bottom w:val="none" w:sz="0" w:space="0" w:color="auto"/>
        <w:right w:val="none" w:sz="0" w:space="0" w:color="auto"/>
      </w:divBdr>
      <w:divsChild>
        <w:div w:id="1119714577">
          <w:marLeft w:val="0"/>
          <w:marRight w:val="0"/>
          <w:marTop w:val="0"/>
          <w:marBottom w:val="0"/>
          <w:divBdr>
            <w:top w:val="none" w:sz="0" w:space="0" w:color="auto"/>
            <w:left w:val="none" w:sz="0" w:space="0" w:color="auto"/>
            <w:bottom w:val="none" w:sz="0" w:space="0" w:color="auto"/>
            <w:right w:val="none" w:sz="0" w:space="0" w:color="auto"/>
          </w:divBdr>
          <w:divsChild>
            <w:div w:id="1972786871">
              <w:marLeft w:val="0"/>
              <w:marRight w:val="0"/>
              <w:marTop w:val="0"/>
              <w:marBottom w:val="0"/>
              <w:divBdr>
                <w:top w:val="none" w:sz="0" w:space="0" w:color="auto"/>
                <w:left w:val="none" w:sz="0" w:space="0" w:color="auto"/>
                <w:bottom w:val="none" w:sz="0" w:space="0" w:color="auto"/>
                <w:right w:val="none" w:sz="0" w:space="0" w:color="auto"/>
              </w:divBdr>
            </w:div>
            <w:div w:id="1557427182">
              <w:marLeft w:val="0"/>
              <w:marRight w:val="0"/>
              <w:marTop w:val="0"/>
              <w:marBottom w:val="0"/>
              <w:divBdr>
                <w:top w:val="none" w:sz="0" w:space="0" w:color="auto"/>
                <w:left w:val="none" w:sz="0" w:space="0" w:color="auto"/>
                <w:bottom w:val="none" w:sz="0" w:space="0" w:color="auto"/>
                <w:right w:val="none" w:sz="0" w:space="0" w:color="auto"/>
              </w:divBdr>
            </w:div>
            <w:div w:id="199169958">
              <w:marLeft w:val="0"/>
              <w:marRight w:val="0"/>
              <w:marTop w:val="0"/>
              <w:marBottom w:val="0"/>
              <w:divBdr>
                <w:top w:val="none" w:sz="0" w:space="0" w:color="auto"/>
                <w:left w:val="none" w:sz="0" w:space="0" w:color="auto"/>
                <w:bottom w:val="none" w:sz="0" w:space="0" w:color="auto"/>
                <w:right w:val="none" w:sz="0" w:space="0" w:color="auto"/>
              </w:divBdr>
            </w:div>
            <w:div w:id="1185022253">
              <w:marLeft w:val="0"/>
              <w:marRight w:val="0"/>
              <w:marTop w:val="0"/>
              <w:marBottom w:val="0"/>
              <w:divBdr>
                <w:top w:val="none" w:sz="0" w:space="0" w:color="auto"/>
                <w:left w:val="none" w:sz="0" w:space="0" w:color="auto"/>
                <w:bottom w:val="none" w:sz="0" w:space="0" w:color="auto"/>
                <w:right w:val="none" w:sz="0" w:space="0" w:color="auto"/>
              </w:divBdr>
            </w:div>
            <w:div w:id="527914836">
              <w:marLeft w:val="0"/>
              <w:marRight w:val="0"/>
              <w:marTop w:val="0"/>
              <w:marBottom w:val="0"/>
              <w:divBdr>
                <w:top w:val="none" w:sz="0" w:space="0" w:color="auto"/>
                <w:left w:val="none" w:sz="0" w:space="0" w:color="auto"/>
                <w:bottom w:val="none" w:sz="0" w:space="0" w:color="auto"/>
                <w:right w:val="none" w:sz="0" w:space="0" w:color="auto"/>
              </w:divBdr>
            </w:div>
            <w:div w:id="1242447328">
              <w:marLeft w:val="0"/>
              <w:marRight w:val="0"/>
              <w:marTop w:val="0"/>
              <w:marBottom w:val="0"/>
              <w:divBdr>
                <w:top w:val="none" w:sz="0" w:space="0" w:color="auto"/>
                <w:left w:val="none" w:sz="0" w:space="0" w:color="auto"/>
                <w:bottom w:val="none" w:sz="0" w:space="0" w:color="auto"/>
                <w:right w:val="none" w:sz="0" w:space="0" w:color="auto"/>
              </w:divBdr>
            </w:div>
            <w:div w:id="1643777311">
              <w:marLeft w:val="0"/>
              <w:marRight w:val="0"/>
              <w:marTop w:val="0"/>
              <w:marBottom w:val="0"/>
              <w:divBdr>
                <w:top w:val="none" w:sz="0" w:space="0" w:color="auto"/>
                <w:left w:val="none" w:sz="0" w:space="0" w:color="auto"/>
                <w:bottom w:val="none" w:sz="0" w:space="0" w:color="auto"/>
                <w:right w:val="none" w:sz="0" w:space="0" w:color="auto"/>
              </w:divBdr>
            </w:div>
            <w:div w:id="1674408106">
              <w:marLeft w:val="0"/>
              <w:marRight w:val="0"/>
              <w:marTop w:val="0"/>
              <w:marBottom w:val="0"/>
              <w:divBdr>
                <w:top w:val="none" w:sz="0" w:space="0" w:color="auto"/>
                <w:left w:val="none" w:sz="0" w:space="0" w:color="auto"/>
                <w:bottom w:val="none" w:sz="0" w:space="0" w:color="auto"/>
                <w:right w:val="none" w:sz="0" w:space="0" w:color="auto"/>
              </w:divBdr>
            </w:div>
            <w:div w:id="1124227495">
              <w:marLeft w:val="0"/>
              <w:marRight w:val="0"/>
              <w:marTop w:val="0"/>
              <w:marBottom w:val="0"/>
              <w:divBdr>
                <w:top w:val="none" w:sz="0" w:space="0" w:color="auto"/>
                <w:left w:val="none" w:sz="0" w:space="0" w:color="auto"/>
                <w:bottom w:val="none" w:sz="0" w:space="0" w:color="auto"/>
                <w:right w:val="none" w:sz="0" w:space="0" w:color="auto"/>
              </w:divBdr>
            </w:div>
            <w:div w:id="1887372509">
              <w:marLeft w:val="0"/>
              <w:marRight w:val="0"/>
              <w:marTop w:val="0"/>
              <w:marBottom w:val="0"/>
              <w:divBdr>
                <w:top w:val="none" w:sz="0" w:space="0" w:color="auto"/>
                <w:left w:val="none" w:sz="0" w:space="0" w:color="auto"/>
                <w:bottom w:val="none" w:sz="0" w:space="0" w:color="auto"/>
                <w:right w:val="none" w:sz="0" w:space="0" w:color="auto"/>
              </w:divBdr>
            </w:div>
            <w:div w:id="608390673">
              <w:marLeft w:val="0"/>
              <w:marRight w:val="0"/>
              <w:marTop w:val="0"/>
              <w:marBottom w:val="0"/>
              <w:divBdr>
                <w:top w:val="none" w:sz="0" w:space="0" w:color="auto"/>
                <w:left w:val="none" w:sz="0" w:space="0" w:color="auto"/>
                <w:bottom w:val="none" w:sz="0" w:space="0" w:color="auto"/>
                <w:right w:val="none" w:sz="0" w:space="0" w:color="auto"/>
              </w:divBdr>
            </w:div>
            <w:div w:id="1888374931">
              <w:marLeft w:val="0"/>
              <w:marRight w:val="0"/>
              <w:marTop w:val="0"/>
              <w:marBottom w:val="0"/>
              <w:divBdr>
                <w:top w:val="none" w:sz="0" w:space="0" w:color="auto"/>
                <w:left w:val="none" w:sz="0" w:space="0" w:color="auto"/>
                <w:bottom w:val="none" w:sz="0" w:space="0" w:color="auto"/>
                <w:right w:val="none" w:sz="0" w:space="0" w:color="auto"/>
              </w:divBdr>
            </w:div>
            <w:div w:id="978414934">
              <w:marLeft w:val="0"/>
              <w:marRight w:val="0"/>
              <w:marTop w:val="0"/>
              <w:marBottom w:val="0"/>
              <w:divBdr>
                <w:top w:val="none" w:sz="0" w:space="0" w:color="auto"/>
                <w:left w:val="none" w:sz="0" w:space="0" w:color="auto"/>
                <w:bottom w:val="none" w:sz="0" w:space="0" w:color="auto"/>
                <w:right w:val="none" w:sz="0" w:space="0" w:color="auto"/>
              </w:divBdr>
            </w:div>
            <w:div w:id="317346825">
              <w:marLeft w:val="0"/>
              <w:marRight w:val="0"/>
              <w:marTop w:val="0"/>
              <w:marBottom w:val="0"/>
              <w:divBdr>
                <w:top w:val="none" w:sz="0" w:space="0" w:color="auto"/>
                <w:left w:val="none" w:sz="0" w:space="0" w:color="auto"/>
                <w:bottom w:val="none" w:sz="0" w:space="0" w:color="auto"/>
                <w:right w:val="none" w:sz="0" w:space="0" w:color="auto"/>
              </w:divBdr>
            </w:div>
            <w:div w:id="1925383140">
              <w:marLeft w:val="0"/>
              <w:marRight w:val="0"/>
              <w:marTop w:val="0"/>
              <w:marBottom w:val="0"/>
              <w:divBdr>
                <w:top w:val="none" w:sz="0" w:space="0" w:color="auto"/>
                <w:left w:val="none" w:sz="0" w:space="0" w:color="auto"/>
                <w:bottom w:val="none" w:sz="0" w:space="0" w:color="auto"/>
                <w:right w:val="none" w:sz="0" w:space="0" w:color="auto"/>
              </w:divBdr>
            </w:div>
            <w:div w:id="1191333881">
              <w:marLeft w:val="0"/>
              <w:marRight w:val="0"/>
              <w:marTop w:val="0"/>
              <w:marBottom w:val="0"/>
              <w:divBdr>
                <w:top w:val="none" w:sz="0" w:space="0" w:color="auto"/>
                <w:left w:val="none" w:sz="0" w:space="0" w:color="auto"/>
                <w:bottom w:val="none" w:sz="0" w:space="0" w:color="auto"/>
                <w:right w:val="none" w:sz="0" w:space="0" w:color="auto"/>
              </w:divBdr>
            </w:div>
            <w:div w:id="284771686">
              <w:marLeft w:val="0"/>
              <w:marRight w:val="0"/>
              <w:marTop w:val="0"/>
              <w:marBottom w:val="0"/>
              <w:divBdr>
                <w:top w:val="none" w:sz="0" w:space="0" w:color="auto"/>
                <w:left w:val="none" w:sz="0" w:space="0" w:color="auto"/>
                <w:bottom w:val="none" w:sz="0" w:space="0" w:color="auto"/>
                <w:right w:val="none" w:sz="0" w:space="0" w:color="auto"/>
              </w:divBdr>
            </w:div>
            <w:div w:id="1959291108">
              <w:marLeft w:val="0"/>
              <w:marRight w:val="0"/>
              <w:marTop w:val="0"/>
              <w:marBottom w:val="0"/>
              <w:divBdr>
                <w:top w:val="none" w:sz="0" w:space="0" w:color="auto"/>
                <w:left w:val="none" w:sz="0" w:space="0" w:color="auto"/>
                <w:bottom w:val="none" w:sz="0" w:space="0" w:color="auto"/>
                <w:right w:val="none" w:sz="0" w:space="0" w:color="auto"/>
              </w:divBdr>
            </w:div>
            <w:div w:id="656037263">
              <w:marLeft w:val="0"/>
              <w:marRight w:val="0"/>
              <w:marTop w:val="0"/>
              <w:marBottom w:val="0"/>
              <w:divBdr>
                <w:top w:val="none" w:sz="0" w:space="0" w:color="auto"/>
                <w:left w:val="none" w:sz="0" w:space="0" w:color="auto"/>
                <w:bottom w:val="none" w:sz="0" w:space="0" w:color="auto"/>
                <w:right w:val="none" w:sz="0" w:space="0" w:color="auto"/>
              </w:divBdr>
            </w:div>
            <w:div w:id="2079936680">
              <w:marLeft w:val="0"/>
              <w:marRight w:val="0"/>
              <w:marTop w:val="0"/>
              <w:marBottom w:val="0"/>
              <w:divBdr>
                <w:top w:val="none" w:sz="0" w:space="0" w:color="auto"/>
                <w:left w:val="none" w:sz="0" w:space="0" w:color="auto"/>
                <w:bottom w:val="none" w:sz="0" w:space="0" w:color="auto"/>
                <w:right w:val="none" w:sz="0" w:space="0" w:color="auto"/>
              </w:divBdr>
            </w:div>
            <w:div w:id="1556357362">
              <w:marLeft w:val="0"/>
              <w:marRight w:val="0"/>
              <w:marTop w:val="0"/>
              <w:marBottom w:val="0"/>
              <w:divBdr>
                <w:top w:val="none" w:sz="0" w:space="0" w:color="auto"/>
                <w:left w:val="none" w:sz="0" w:space="0" w:color="auto"/>
                <w:bottom w:val="none" w:sz="0" w:space="0" w:color="auto"/>
                <w:right w:val="none" w:sz="0" w:space="0" w:color="auto"/>
              </w:divBdr>
            </w:div>
            <w:div w:id="1810854345">
              <w:marLeft w:val="0"/>
              <w:marRight w:val="0"/>
              <w:marTop w:val="0"/>
              <w:marBottom w:val="0"/>
              <w:divBdr>
                <w:top w:val="none" w:sz="0" w:space="0" w:color="auto"/>
                <w:left w:val="none" w:sz="0" w:space="0" w:color="auto"/>
                <w:bottom w:val="none" w:sz="0" w:space="0" w:color="auto"/>
                <w:right w:val="none" w:sz="0" w:space="0" w:color="auto"/>
              </w:divBdr>
            </w:div>
            <w:div w:id="1617981963">
              <w:marLeft w:val="0"/>
              <w:marRight w:val="0"/>
              <w:marTop w:val="0"/>
              <w:marBottom w:val="0"/>
              <w:divBdr>
                <w:top w:val="none" w:sz="0" w:space="0" w:color="auto"/>
                <w:left w:val="none" w:sz="0" w:space="0" w:color="auto"/>
                <w:bottom w:val="none" w:sz="0" w:space="0" w:color="auto"/>
                <w:right w:val="none" w:sz="0" w:space="0" w:color="auto"/>
              </w:divBdr>
            </w:div>
            <w:div w:id="990060911">
              <w:marLeft w:val="0"/>
              <w:marRight w:val="0"/>
              <w:marTop w:val="0"/>
              <w:marBottom w:val="0"/>
              <w:divBdr>
                <w:top w:val="none" w:sz="0" w:space="0" w:color="auto"/>
                <w:left w:val="none" w:sz="0" w:space="0" w:color="auto"/>
                <w:bottom w:val="none" w:sz="0" w:space="0" w:color="auto"/>
                <w:right w:val="none" w:sz="0" w:space="0" w:color="auto"/>
              </w:divBdr>
            </w:div>
            <w:div w:id="633604766">
              <w:marLeft w:val="0"/>
              <w:marRight w:val="0"/>
              <w:marTop w:val="0"/>
              <w:marBottom w:val="0"/>
              <w:divBdr>
                <w:top w:val="none" w:sz="0" w:space="0" w:color="auto"/>
                <w:left w:val="none" w:sz="0" w:space="0" w:color="auto"/>
                <w:bottom w:val="none" w:sz="0" w:space="0" w:color="auto"/>
                <w:right w:val="none" w:sz="0" w:space="0" w:color="auto"/>
              </w:divBdr>
            </w:div>
            <w:div w:id="1578710507">
              <w:marLeft w:val="0"/>
              <w:marRight w:val="0"/>
              <w:marTop w:val="0"/>
              <w:marBottom w:val="0"/>
              <w:divBdr>
                <w:top w:val="none" w:sz="0" w:space="0" w:color="auto"/>
                <w:left w:val="none" w:sz="0" w:space="0" w:color="auto"/>
                <w:bottom w:val="none" w:sz="0" w:space="0" w:color="auto"/>
                <w:right w:val="none" w:sz="0" w:space="0" w:color="auto"/>
              </w:divBdr>
            </w:div>
            <w:div w:id="110369712">
              <w:marLeft w:val="0"/>
              <w:marRight w:val="0"/>
              <w:marTop w:val="0"/>
              <w:marBottom w:val="0"/>
              <w:divBdr>
                <w:top w:val="none" w:sz="0" w:space="0" w:color="auto"/>
                <w:left w:val="none" w:sz="0" w:space="0" w:color="auto"/>
                <w:bottom w:val="none" w:sz="0" w:space="0" w:color="auto"/>
                <w:right w:val="none" w:sz="0" w:space="0" w:color="auto"/>
              </w:divBdr>
            </w:div>
            <w:div w:id="1017080951">
              <w:marLeft w:val="0"/>
              <w:marRight w:val="0"/>
              <w:marTop w:val="0"/>
              <w:marBottom w:val="0"/>
              <w:divBdr>
                <w:top w:val="none" w:sz="0" w:space="0" w:color="auto"/>
                <w:left w:val="none" w:sz="0" w:space="0" w:color="auto"/>
                <w:bottom w:val="none" w:sz="0" w:space="0" w:color="auto"/>
                <w:right w:val="none" w:sz="0" w:space="0" w:color="auto"/>
              </w:divBdr>
            </w:div>
            <w:div w:id="813642176">
              <w:marLeft w:val="0"/>
              <w:marRight w:val="0"/>
              <w:marTop w:val="0"/>
              <w:marBottom w:val="0"/>
              <w:divBdr>
                <w:top w:val="none" w:sz="0" w:space="0" w:color="auto"/>
                <w:left w:val="none" w:sz="0" w:space="0" w:color="auto"/>
                <w:bottom w:val="none" w:sz="0" w:space="0" w:color="auto"/>
                <w:right w:val="none" w:sz="0" w:space="0" w:color="auto"/>
              </w:divBdr>
            </w:div>
            <w:div w:id="777716602">
              <w:marLeft w:val="0"/>
              <w:marRight w:val="0"/>
              <w:marTop w:val="0"/>
              <w:marBottom w:val="0"/>
              <w:divBdr>
                <w:top w:val="none" w:sz="0" w:space="0" w:color="auto"/>
                <w:left w:val="none" w:sz="0" w:space="0" w:color="auto"/>
                <w:bottom w:val="none" w:sz="0" w:space="0" w:color="auto"/>
                <w:right w:val="none" w:sz="0" w:space="0" w:color="auto"/>
              </w:divBdr>
            </w:div>
            <w:div w:id="1702393630">
              <w:marLeft w:val="0"/>
              <w:marRight w:val="0"/>
              <w:marTop w:val="0"/>
              <w:marBottom w:val="0"/>
              <w:divBdr>
                <w:top w:val="none" w:sz="0" w:space="0" w:color="auto"/>
                <w:left w:val="none" w:sz="0" w:space="0" w:color="auto"/>
                <w:bottom w:val="none" w:sz="0" w:space="0" w:color="auto"/>
                <w:right w:val="none" w:sz="0" w:space="0" w:color="auto"/>
              </w:divBdr>
            </w:div>
            <w:div w:id="1845389655">
              <w:marLeft w:val="0"/>
              <w:marRight w:val="0"/>
              <w:marTop w:val="0"/>
              <w:marBottom w:val="0"/>
              <w:divBdr>
                <w:top w:val="none" w:sz="0" w:space="0" w:color="auto"/>
                <w:left w:val="none" w:sz="0" w:space="0" w:color="auto"/>
                <w:bottom w:val="none" w:sz="0" w:space="0" w:color="auto"/>
                <w:right w:val="none" w:sz="0" w:space="0" w:color="auto"/>
              </w:divBdr>
            </w:div>
            <w:div w:id="1697190227">
              <w:marLeft w:val="0"/>
              <w:marRight w:val="0"/>
              <w:marTop w:val="0"/>
              <w:marBottom w:val="0"/>
              <w:divBdr>
                <w:top w:val="none" w:sz="0" w:space="0" w:color="auto"/>
                <w:left w:val="none" w:sz="0" w:space="0" w:color="auto"/>
                <w:bottom w:val="none" w:sz="0" w:space="0" w:color="auto"/>
                <w:right w:val="none" w:sz="0" w:space="0" w:color="auto"/>
              </w:divBdr>
            </w:div>
            <w:div w:id="893394259">
              <w:marLeft w:val="0"/>
              <w:marRight w:val="0"/>
              <w:marTop w:val="0"/>
              <w:marBottom w:val="0"/>
              <w:divBdr>
                <w:top w:val="none" w:sz="0" w:space="0" w:color="auto"/>
                <w:left w:val="none" w:sz="0" w:space="0" w:color="auto"/>
                <w:bottom w:val="none" w:sz="0" w:space="0" w:color="auto"/>
                <w:right w:val="none" w:sz="0" w:space="0" w:color="auto"/>
              </w:divBdr>
            </w:div>
            <w:div w:id="226111696">
              <w:marLeft w:val="0"/>
              <w:marRight w:val="0"/>
              <w:marTop w:val="0"/>
              <w:marBottom w:val="0"/>
              <w:divBdr>
                <w:top w:val="none" w:sz="0" w:space="0" w:color="auto"/>
                <w:left w:val="none" w:sz="0" w:space="0" w:color="auto"/>
                <w:bottom w:val="none" w:sz="0" w:space="0" w:color="auto"/>
                <w:right w:val="none" w:sz="0" w:space="0" w:color="auto"/>
              </w:divBdr>
            </w:div>
            <w:div w:id="824249822">
              <w:marLeft w:val="0"/>
              <w:marRight w:val="0"/>
              <w:marTop w:val="0"/>
              <w:marBottom w:val="0"/>
              <w:divBdr>
                <w:top w:val="none" w:sz="0" w:space="0" w:color="auto"/>
                <w:left w:val="none" w:sz="0" w:space="0" w:color="auto"/>
                <w:bottom w:val="none" w:sz="0" w:space="0" w:color="auto"/>
                <w:right w:val="none" w:sz="0" w:space="0" w:color="auto"/>
              </w:divBdr>
            </w:div>
            <w:div w:id="2129663792">
              <w:marLeft w:val="0"/>
              <w:marRight w:val="0"/>
              <w:marTop w:val="0"/>
              <w:marBottom w:val="0"/>
              <w:divBdr>
                <w:top w:val="none" w:sz="0" w:space="0" w:color="auto"/>
                <w:left w:val="none" w:sz="0" w:space="0" w:color="auto"/>
                <w:bottom w:val="none" w:sz="0" w:space="0" w:color="auto"/>
                <w:right w:val="none" w:sz="0" w:space="0" w:color="auto"/>
              </w:divBdr>
            </w:div>
            <w:div w:id="160435732">
              <w:marLeft w:val="0"/>
              <w:marRight w:val="0"/>
              <w:marTop w:val="0"/>
              <w:marBottom w:val="0"/>
              <w:divBdr>
                <w:top w:val="none" w:sz="0" w:space="0" w:color="auto"/>
                <w:left w:val="none" w:sz="0" w:space="0" w:color="auto"/>
                <w:bottom w:val="none" w:sz="0" w:space="0" w:color="auto"/>
                <w:right w:val="none" w:sz="0" w:space="0" w:color="auto"/>
              </w:divBdr>
            </w:div>
            <w:div w:id="364058385">
              <w:marLeft w:val="0"/>
              <w:marRight w:val="0"/>
              <w:marTop w:val="0"/>
              <w:marBottom w:val="0"/>
              <w:divBdr>
                <w:top w:val="none" w:sz="0" w:space="0" w:color="auto"/>
                <w:left w:val="none" w:sz="0" w:space="0" w:color="auto"/>
                <w:bottom w:val="none" w:sz="0" w:space="0" w:color="auto"/>
                <w:right w:val="none" w:sz="0" w:space="0" w:color="auto"/>
              </w:divBdr>
            </w:div>
            <w:div w:id="2143304446">
              <w:marLeft w:val="0"/>
              <w:marRight w:val="0"/>
              <w:marTop w:val="0"/>
              <w:marBottom w:val="0"/>
              <w:divBdr>
                <w:top w:val="none" w:sz="0" w:space="0" w:color="auto"/>
                <w:left w:val="none" w:sz="0" w:space="0" w:color="auto"/>
                <w:bottom w:val="none" w:sz="0" w:space="0" w:color="auto"/>
                <w:right w:val="none" w:sz="0" w:space="0" w:color="auto"/>
              </w:divBdr>
            </w:div>
            <w:div w:id="971405735">
              <w:marLeft w:val="0"/>
              <w:marRight w:val="0"/>
              <w:marTop w:val="0"/>
              <w:marBottom w:val="0"/>
              <w:divBdr>
                <w:top w:val="none" w:sz="0" w:space="0" w:color="auto"/>
                <w:left w:val="none" w:sz="0" w:space="0" w:color="auto"/>
                <w:bottom w:val="none" w:sz="0" w:space="0" w:color="auto"/>
                <w:right w:val="none" w:sz="0" w:space="0" w:color="auto"/>
              </w:divBdr>
            </w:div>
            <w:div w:id="419180757">
              <w:marLeft w:val="0"/>
              <w:marRight w:val="0"/>
              <w:marTop w:val="0"/>
              <w:marBottom w:val="0"/>
              <w:divBdr>
                <w:top w:val="none" w:sz="0" w:space="0" w:color="auto"/>
                <w:left w:val="none" w:sz="0" w:space="0" w:color="auto"/>
                <w:bottom w:val="none" w:sz="0" w:space="0" w:color="auto"/>
                <w:right w:val="none" w:sz="0" w:space="0" w:color="auto"/>
              </w:divBdr>
            </w:div>
            <w:div w:id="2054772672">
              <w:marLeft w:val="0"/>
              <w:marRight w:val="0"/>
              <w:marTop w:val="0"/>
              <w:marBottom w:val="0"/>
              <w:divBdr>
                <w:top w:val="none" w:sz="0" w:space="0" w:color="auto"/>
                <w:left w:val="none" w:sz="0" w:space="0" w:color="auto"/>
                <w:bottom w:val="none" w:sz="0" w:space="0" w:color="auto"/>
                <w:right w:val="none" w:sz="0" w:space="0" w:color="auto"/>
              </w:divBdr>
            </w:div>
            <w:div w:id="1954705957">
              <w:marLeft w:val="0"/>
              <w:marRight w:val="0"/>
              <w:marTop w:val="0"/>
              <w:marBottom w:val="0"/>
              <w:divBdr>
                <w:top w:val="none" w:sz="0" w:space="0" w:color="auto"/>
                <w:left w:val="none" w:sz="0" w:space="0" w:color="auto"/>
                <w:bottom w:val="none" w:sz="0" w:space="0" w:color="auto"/>
                <w:right w:val="none" w:sz="0" w:space="0" w:color="auto"/>
              </w:divBdr>
            </w:div>
            <w:div w:id="297686053">
              <w:marLeft w:val="0"/>
              <w:marRight w:val="0"/>
              <w:marTop w:val="0"/>
              <w:marBottom w:val="0"/>
              <w:divBdr>
                <w:top w:val="none" w:sz="0" w:space="0" w:color="auto"/>
                <w:left w:val="none" w:sz="0" w:space="0" w:color="auto"/>
                <w:bottom w:val="none" w:sz="0" w:space="0" w:color="auto"/>
                <w:right w:val="none" w:sz="0" w:space="0" w:color="auto"/>
              </w:divBdr>
            </w:div>
            <w:div w:id="993875583">
              <w:marLeft w:val="0"/>
              <w:marRight w:val="0"/>
              <w:marTop w:val="0"/>
              <w:marBottom w:val="0"/>
              <w:divBdr>
                <w:top w:val="none" w:sz="0" w:space="0" w:color="auto"/>
                <w:left w:val="none" w:sz="0" w:space="0" w:color="auto"/>
                <w:bottom w:val="none" w:sz="0" w:space="0" w:color="auto"/>
                <w:right w:val="none" w:sz="0" w:space="0" w:color="auto"/>
              </w:divBdr>
            </w:div>
            <w:div w:id="2005936713">
              <w:marLeft w:val="0"/>
              <w:marRight w:val="0"/>
              <w:marTop w:val="0"/>
              <w:marBottom w:val="0"/>
              <w:divBdr>
                <w:top w:val="none" w:sz="0" w:space="0" w:color="auto"/>
                <w:left w:val="none" w:sz="0" w:space="0" w:color="auto"/>
                <w:bottom w:val="none" w:sz="0" w:space="0" w:color="auto"/>
                <w:right w:val="none" w:sz="0" w:space="0" w:color="auto"/>
              </w:divBdr>
            </w:div>
            <w:div w:id="1372653911">
              <w:marLeft w:val="0"/>
              <w:marRight w:val="0"/>
              <w:marTop w:val="0"/>
              <w:marBottom w:val="0"/>
              <w:divBdr>
                <w:top w:val="none" w:sz="0" w:space="0" w:color="auto"/>
                <w:left w:val="none" w:sz="0" w:space="0" w:color="auto"/>
                <w:bottom w:val="none" w:sz="0" w:space="0" w:color="auto"/>
                <w:right w:val="none" w:sz="0" w:space="0" w:color="auto"/>
              </w:divBdr>
            </w:div>
            <w:div w:id="1659962947">
              <w:marLeft w:val="0"/>
              <w:marRight w:val="0"/>
              <w:marTop w:val="0"/>
              <w:marBottom w:val="0"/>
              <w:divBdr>
                <w:top w:val="none" w:sz="0" w:space="0" w:color="auto"/>
                <w:left w:val="none" w:sz="0" w:space="0" w:color="auto"/>
                <w:bottom w:val="none" w:sz="0" w:space="0" w:color="auto"/>
                <w:right w:val="none" w:sz="0" w:space="0" w:color="auto"/>
              </w:divBdr>
            </w:div>
            <w:div w:id="1093089116">
              <w:marLeft w:val="0"/>
              <w:marRight w:val="0"/>
              <w:marTop w:val="0"/>
              <w:marBottom w:val="0"/>
              <w:divBdr>
                <w:top w:val="none" w:sz="0" w:space="0" w:color="auto"/>
                <w:left w:val="none" w:sz="0" w:space="0" w:color="auto"/>
                <w:bottom w:val="none" w:sz="0" w:space="0" w:color="auto"/>
                <w:right w:val="none" w:sz="0" w:space="0" w:color="auto"/>
              </w:divBdr>
            </w:div>
            <w:div w:id="1295411332">
              <w:marLeft w:val="0"/>
              <w:marRight w:val="0"/>
              <w:marTop w:val="0"/>
              <w:marBottom w:val="0"/>
              <w:divBdr>
                <w:top w:val="none" w:sz="0" w:space="0" w:color="auto"/>
                <w:left w:val="none" w:sz="0" w:space="0" w:color="auto"/>
                <w:bottom w:val="none" w:sz="0" w:space="0" w:color="auto"/>
                <w:right w:val="none" w:sz="0" w:space="0" w:color="auto"/>
              </w:divBdr>
            </w:div>
            <w:div w:id="1141922925">
              <w:marLeft w:val="0"/>
              <w:marRight w:val="0"/>
              <w:marTop w:val="0"/>
              <w:marBottom w:val="0"/>
              <w:divBdr>
                <w:top w:val="none" w:sz="0" w:space="0" w:color="auto"/>
                <w:left w:val="none" w:sz="0" w:space="0" w:color="auto"/>
                <w:bottom w:val="none" w:sz="0" w:space="0" w:color="auto"/>
                <w:right w:val="none" w:sz="0" w:space="0" w:color="auto"/>
              </w:divBdr>
            </w:div>
            <w:div w:id="1601261446">
              <w:marLeft w:val="0"/>
              <w:marRight w:val="0"/>
              <w:marTop w:val="0"/>
              <w:marBottom w:val="0"/>
              <w:divBdr>
                <w:top w:val="none" w:sz="0" w:space="0" w:color="auto"/>
                <w:left w:val="none" w:sz="0" w:space="0" w:color="auto"/>
                <w:bottom w:val="none" w:sz="0" w:space="0" w:color="auto"/>
                <w:right w:val="none" w:sz="0" w:space="0" w:color="auto"/>
              </w:divBdr>
            </w:div>
            <w:div w:id="1519850856">
              <w:marLeft w:val="0"/>
              <w:marRight w:val="0"/>
              <w:marTop w:val="0"/>
              <w:marBottom w:val="0"/>
              <w:divBdr>
                <w:top w:val="none" w:sz="0" w:space="0" w:color="auto"/>
                <w:left w:val="none" w:sz="0" w:space="0" w:color="auto"/>
                <w:bottom w:val="none" w:sz="0" w:space="0" w:color="auto"/>
                <w:right w:val="none" w:sz="0" w:space="0" w:color="auto"/>
              </w:divBdr>
            </w:div>
            <w:div w:id="1250581785">
              <w:marLeft w:val="0"/>
              <w:marRight w:val="0"/>
              <w:marTop w:val="0"/>
              <w:marBottom w:val="0"/>
              <w:divBdr>
                <w:top w:val="none" w:sz="0" w:space="0" w:color="auto"/>
                <w:left w:val="none" w:sz="0" w:space="0" w:color="auto"/>
                <w:bottom w:val="none" w:sz="0" w:space="0" w:color="auto"/>
                <w:right w:val="none" w:sz="0" w:space="0" w:color="auto"/>
              </w:divBdr>
            </w:div>
            <w:div w:id="943615561">
              <w:marLeft w:val="0"/>
              <w:marRight w:val="0"/>
              <w:marTop w:val="0"/>
              <w:marBottom w:val="0"/>
              <w:divBdr>
                <w:top w:val="none" w:sz="0" w:space="0" w:color="auto"/>
                <w:left w:val="none" w:sz="0" w:space="0" w:color="auto"/>
                <w:bottom w:val="none" w:sz="0" w:space="0" w:color="auto"/>
                <w:right w:val="none" w:sz="0" w:space="0" w:color="auto"/>
              </w:divBdr>
            </w:div>
            <w:div w:id="439878483">
              <w:marLeft w:val="0"/>
              <w:marRight w:val="0"/>
              <w:marTop w:val="0"/>
              <w:marBottom w:val="0"/>
              <w:divBdr>
                <w:top w:val="none" w:sz="0" w:space="0" w:color="auto"/>
                <w:left w:val="none" w:sz="0" w:space="0" w:color="auto"/>
                <w:bottom w:val="none" w:sz="0" w:space="0" w:color="auto"/>
                <w:right w:val="none" w:sz="0" w:space="0" w:color="auto"/>
              </w:divBdr>
            </w:div>
            <w:div w:id="2094473558">
              <w:marLeft w:val="0"/>
              <w:marRight w:val="0"/>
              <w:marTop w:val="0"/>
              <w:marBottom w:val="0"/>
              <w:divBdr>
                <w:top w:val="none" w:sz="0" w:space="0" w:color="auto"/>
                <w:left w:val="none" w:sz="0" w:space="0" w:color="auto"/>
                <w:bottom w:val="none" w:sz="0" w:space="0" w:color="auto"/>
                <w:right w:val="none" w:sz="0" w:space="0" w:color="auto"/>
              </w:divBdr>
            </w:div>
            <w:div w:id="21169934">
              <w:marLeft w:val="0"/>
              <w:marRight w:val="0"/>
              <w:marTop w:val="0"/>
              <w:marBottom w:val="0"/>
              <w:divBdr>
                <w:top w:val="none" w:sz="0" w:space="0" w:color="auto"/>
                <w:left w:val="none" w:sz="0" w:space="0" w:color="auto"/>
                <w:bottom w:val="none" w:sz="0" w:space="0" w:color="auto"/>
                <w:right w:val="none" w:sz="0" w:space="0" w:color="auto"/>
              </w:divBdr>
            </w:div>
            <w:div w:id="951211756">
              <w:marLeft w:val="0"/>
              <w:marRight w:val="0"/>
              <w:marTop w:val="0"/>
              <w:marBottom w:val="0"/>
              <w:divBdr>
                <w:top w:val="none" w:sz="0" w:space="0" w:color="auto"/>
                <w:left w:val="none" w:sz="0" w:space="0" w:color="auto"/>
                <w:bottom w:val="none" w:sz="0" w:space="0" w:color="auto"/>
                <w:right w:val="none" w:sz="0" w:space="0" w:color="auto"/>
              </w:divBdr>
            </w:div>
            <w:div w:id="816338964">
              <w:marLeft w:val="0"/>
              <w:marRight w:val="0"/>
              <w:marTop w:val="0"/>
              <w:marBottom w:val="0"/>
              <w:divBdr>
                <w:top w:val="none" w:sz="0" w:space="0" w:color="auto"/>
                <w:left w:val="none" w:sz="0" w:space="0" w:color="auto"/>
                <w:bottom w:val="none" w:sz="0" w:space="0" w:color="auto"/>
                <w:right w:val="none" w:sz="0" w:space="0" w:color="auto"/>
              </w:divBdr>
            </w:div>
            <w:div w:id="394163375">
              <w:marLeft w:val="0"/>
              <w:marRight w:val="0"/>
              <w:marTop w:val="0"/>
              <w:marBottom w:val="0"/>
              <w:divBdr>
                <w:top w:val="none" w:sz="0" w:space="0" w:color="auto"/>
                <w:left w:val="none" w:sz="0" w:space="0" w:color="auto"/>
                <w:bottom w:val="none" w:sz="0" w:space="0" w:color="auto"/>
                <w:right w:val="none" w:sz="0" w:space="0" w:color="auto"/>
              </w:divBdr>
            </w:div>
            <w:div w:id="2020890383">
              <w:marLeft w:val="0"/>
              <w:marRight w:val="0"/>
              <w:marTop w:val="0"/>
              <w:marBottom w:val="0"/>
              <w:divBdr>
                <w:top w:val="none" w:sz="0" w:space="0" w:color="auto"/>
                <w:left w:val="none" w:sz="0" w:space="0" w:color="auto"/>
                <w:bottom w:val="none" w:sz="0" w:space="0" w:color="auto"/>
                <w:right w:val="none" w:sz="0" w:space="0" w:color="auto"/>
              </w:divBdr>
            </w:div>
            <w:div w:id="1950816741">
              <w:marLeft w:val="0"/>
              <w:marRight w:val="0"/>
              <w:marTop w:val="0"/>
              <w:marBottom w:val="0"/>
              <w:divBdr>
                <w:top w:val="none" w:sz="0" w:space="0" w:color="auto"/>
                <w:left w:val="none" w:sz="0" w:space="0" w:color="auto"/>
                <w:bottom w:val="none" w:sz="0" w:space="0" w:color="auto"/>
                <w:right w:val="none" w:sz="0" w:space="0" w:color="auto"/>
              </w:divBdr>
            </w:div>
            <w:div w:id="17645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6516">
      <w:bodyDiv w:val="1"/>
      <w:marLeft w:val="0"/>
      <w:marRight w:val="0"/>
      <w:marTop w:val="0"/>
      <w:marBottom w:val="0"/>
      <w:divBdr>
        <w:top w:val="none" w:sz="0" w:space="0" w:color="auto"/>
        <w:left w:val="none" w:sz="0" w:space="0" w:color="auto"/>
        <w:bottom w:val="none" w:sz="0" w:space="0" w:color="auto"/>
        <w:right w:val="none" w:sz="0" w:space="0" w:color="auto"/>
      </w:divBdr>
      <w:divsChild>
        <w:div w:id="1617984815">
          <w:marLeft w:val="0"/>
          <w:marRight w:val="0"/>
          <w:marTop w:val="0"/>
          <w:marBottom w:val="0"/>
          <w:divBdr>
            <w:top w:val="none" w:sz="0" w:space="0" w:color="auto"/>
            <w:left w:val="none" w:sz="0" w:space="0" w:color="auto"/>
            <w:bottom w:val="none" w:sz="0" w:space="0" w:color="auto"/>
            <w:right w:val="none" w:sz="0" w:space="0" w:color="auto"/>
          </w:divBdr>
          <w:divsChild>
            <w:div w:id="1610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41828">
      <w:bodyDiv w:val="1"/>
      <w:marLeft w:val="0"/>
      <w:marRight w:val="0"/>
      <w:marTop w:val="0"/>
      <w:marBottom w:val="0"/>
      <w:divBdr>
        <w:top w:val="none" w:sz="0" w:space="0" w:color="auto"/>
        <w:left w:val="none" w:sz="0" w:space="0" w:color="auto"/>
        <w:bottom w:val="none" w:sz="0" w:space="0" w:color="auto"/>
        <w:right w:val="none" w:sz="0" w:space="0" w:color="auto"/>
      </w:divBdr>
      <w:divsChild>
        <w:div w:id="1350986607">
          <w:marLeft w:val="0"/>
          <w:marRight w:val="0"/>
          <w:marTop w:val="0"/>
          <w:marBottom w:val="0"/>
          <w:divBdr>
            <w:top w:val="none" w:sz="0" w:space="0" w:color="auto"/>
            <w:left w:val="none" w:sz="0" w:space="0" w:color="auto"/>
            <w:bottom w:val="none" w:sz="0" w:space="0" w:color="auto"/>
            <w:right w:val="none" w:sz="0" w:space="0" w:color="auto"/>
          </w:divBdr>
          <w:divsChild>
            <w:div w:id="13862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0259">
      <w:bodyDiv w:val="1"/>
      <w:marLeft w:val="0"/>
      <w:marRight w:val="0"/>
      <w:marTop w:val="0"/>
      <w:marBottom w:val="0"/>
      <w:divBdr>
        <w:top w:val="none" w:sz="0" w:space="0" w:color="auto"/>
        <w:left w:val="none" w:sz="0" w:space="0" w:color="auto"/>
        <w:bottom w:val="none" w:sz="0" w:space="0" w:color="auto"/>
        <w:right w:val="none" w:sz="0" w:space="0" w:color="auto"/>
      </w:divBdr>
    </w:div>
    <w:div w:id="891843201">
      <w:bodyDiv w:val="1"/>
      <w:marLeft w:val="0"/>
      <w:marRight w:val="0"/>
      <w:marTop w:val="0"/>
      <w:marBottom w:val="0"/>
      <w:divBdr>
        <w:top w:val="none" w:sz="0" w:space="0" w:color="auto"/>
        <w:left w:val="none" w:sz="0" w:space="0" w:color="auto"/>
        <w:bottom w:val="none" w:sz="0" w:space="0" w:color="auto"/>
        <w:right w:val="none" w:sz="0" w:space="0" w:color="auto"/>
      </w:divBdr>
      <w:divsChild>
        <w:div w:id="1509441185">
          <w:marLeft w:val="0"/>
          <w:marRight w:val="0"/>
          <w:marTop w:val="0"/>
          <w:marBottom w:val="0"/>
          <w:divBdr>
            <w:top w:val="none" w:sz="0" w:space="0" w:color="auto"/>
            <w:left w:val="none" w:sz="0" w:space="0" w:color="auto"/>
            <w:bottom w:val="none" w:sz="0" w:space="0" w:color="auto"/>
            <w:right w:val="none" w:sz="0" w:space="0" w:color="auto"/>
          </w:divBdr>
          <w:divsChild>
            <w:div w:id="72438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9133">
      <w:bodyDiv w:val="1"/>
      <w:marLeft w:val="0"/>
      <w:marRight w:val="0"/>
      <w:marTop w:val="0"/>
      <w:marBottom w:val="0"/>
      <w:divBdr>
        <w:top w:val="none" w:sz="0" w:space="0" w:color="auto"/>
        <w:left w:val="none" w:sz="0" w:space="0" w:color="auto"/>
        <w:bottom w:val="none" w:sz="0" w:space="0" w:color="auto"/>
        <w:right w:val="none" w:sz="0" w:space="0" w:color="auto"/>
      </w:divBdr>
      <w:divsChild>
        <w:div w:id="1323464520">
          <w:marLeft w:val="0"/>
          <w:marRight w:val="0"/>
          <w:marTop w:val="0"/>
          <w:marBottom w:val="0"/>
          <w:divBdr>
            <w:top w:val="none" w:sz="0" w:space="0" w:color="auto"/>
            <w:left w:val="none" w:sz="0" w:space="0" w:color="auto"/>
            <w:bottom w:val="none" w:sz="0" w:space="0" w:color="auto"/>
            <w:right w:val="none" w:sz="0" w:space="0" w:color="auto"/>
          </w:divBdr>
          <w:divsChild>
            <w:div w:id="869532278">
              <w:marLeft w:val="0"/>
              <w:marRight w:val="0"/>
              <w:marTop w:val="0"/>
              <w:marBottom w:val="0"/>
              <w:divBdr>
                <w:top w:val="none" w:sz="0" w:space="0" w:color="auto"/>
                <w:left w:val="none" w:sz="0" w:space="0" w:color="auto"/>
                <w:bottom w:val="none" w:sz="0" w:space="0" w:color="auto"/>
                <w:right w:val="none" w:sz="0" w:space="0" w:color="auto"/>
              </w:divBdr>
            </w:div>
            <w:div w:id="1887330279">
              <w:marLeft w:val="0"/>
              <w:marRight w:val="0"/>
              <w:marTop w:val="0"/>
              <w:marBottom w:val="0"/>
              <w:divBdr>
                <w:top w:val="none" w:sz="0" w:space="0" w:color="auto"/>
                <w:left w:val="none" w:sz="0" w:space="0" w:color="auto"/>
                <w:bottom w:val="none" w:sz="0" w:space="0" w:color="auto"/>
                <w:right w:val="none" w:sz="0" w:space="0" w:color="auto"/>
              </w:divBdr>
            </w:div>
            <w:div w:id="1369338715">
              <w:marLeft w:val="0"/>
              <w:marRight w:val="0"/>
              <w:marTop w:val="0"/>
              <w:marBottom w:val="0"/>
              <w:divBdr>
                <w:top w:val="none" w:sz="0" w:space="0" w:color="auto"/>
                <w:left w:val="none" w:sz="0" w:space="0" w:color="auto"/>
                <w:bottom w:val="none" w:sz="0" w:space="0" w:color="auto"/>
                <w:right w:val="none" w:sz="0" w:space="0" w:color="auto"/>
              </w:divBdr>
            </w:div>
            <w:div w:id="479273643">
              <w:marLeft w:val="0"/>
              <w:marRight w:val="0"/>
              <w:marTop w:val="0"/>
              <w:marBottom w:val="0"/>
              <w:divBdr>
                <w:top w:val="none" w:sz="0" w:space="0" w:color="auto"/>
                <w:left w:val="none" w:sz="0" w:space="0" w:color="auto"/>
                <w:bottom w:val="none" w:sz="0" w:space="0" w:color="auto"/>
                <w:right w:val="none" w:sz="0" w:space="0" w:color="auto"/>
              </w:divBdr>
            </w:div>
            <w:div w:id="52240861">
              <w:marLeft w:val="0"/>
              <w:marRight w:val="0"/>
              <w:marTop w:val="0"/>
              <w:marBottom w:val="0"/>
              <w:divBdr>
                <w:top w:val="none" w:sz="0" w:space="0" w:color="auto"/>
                <w:left w:val="none" w:sz="0" w:space="0" w:color="auto"/>
                <w:bottom w:val="none" w:sz="0" w:space="0" w:color="auto"/>
                <w:right w:val="none" w:sz="0" w:space="0" w:color="auto"/>
              </w:divBdr>
            </w:div>
            <w:div w:id="890307485">
              <w:marLeft w:val="0"/>
              <w:marRight w:val="0"/>
              <w:marTop w:val="0"/>
              <w:marBottom w:val="0"/>
              <w:divBdr>
                <w:top w:val="none" w:sz="0" w:space="0" w:color="auto"/>
                <w:left w:val="none" w:sz="0" w:space="0" w:color="auto"/>
                <w:bottom w:val="none" w:sz="0" w:space="0" w:color="auto"/>
                <w:right w:val="none" w:sz="0" w:space="0" w:color="auto"/>
              </w:divBdr>
            </w:div>
            <w:div w:id="503472402">
              <w:marLeft w:val="0"/>
              <w:marRight w:val="0"/>
              <w:marTop w:val="0"/>
              <w:marBottom w:val="0"/>
              <w:divBdr>
                <w:top w:val="none" w:sz="0" w:space="0" w:color="auto"/>
                <w:left w:val="none" w:sz="0" w:space="0" w:color="auto"/>
                <w:bottom w:val="none" w:sz="0" w:space="0" w:color="auto"/>
                <w:right w:val="none" w:sz="0" w:space="0" w:color="auto"/>
              </w:divBdr>
            </w:div>
            <w:div w:id="238439888">
              <w:marLeft w:val="0"/>
              <w:marRight w:val="0"/>
              <w:marTop w:val="0"/>
              <w:marBottom w:val="0"/>
              <w:divBdr>
                <w:top w:val="none" w:sz="0" w:space="0" w:color="auto"/>
                <w:left w:val="none" w:sz="0" w:space="0" w:color="auto"/>
                <w:bottom w:val="none" w:sz="0" w:space="0" w:color="auto"/>
                <w:right w:val="none" w:sz="0" w:space="0" w:color="auto"/>
              </w:divBdr>
            </w:div>
            <w:div w:id="992411907">
              <w:marLeft w:val="0"/>
              <w:marRight w:val="0"/>
              <w:marTop w:val="0"/>
              <w:marBottom w:val="0"/>
              <w:divBdr>
                <w:top w:val="none" w:sz="0" w:space="0" w:color="auto"/>
                <w:left w:val="none" w:sz="0" w:space="0" w:color="auto"/>
                <w:bottom w:val="none" w:sz="0" w:space="0" w:color="auto"/>
                <w:right w:val="none" w:sz="0" w:space="0" w:color="auto"/>
              </w:divBdr>
            </w:div>
            <w:div w:id="1516962992">
              <w:marLeft w:val="0"/>
              <w:marRight w:val="0"/>
              <w:marTop w:val="0"/>
              <w:marBottom w:val="0"/>
              <w:divBdr>
                <w:top w:val="none" w:sz="0" w:space="0" w:color="auto"/>
                <w:left w:val="none" w:sz="0" w:space="0" w:color="auto"/>
                <w:bottom w:val="none" w:sz="0" w:space="0" w:color="auto"/>
                <w:right w:val="none" w:sz="0" w:space="0" w:color="auto"/>
              </w:divBdr>
            </w:div>
            <w:div w:id="1536892770">
              <w:marLeft w:val="0"/>
              <w:marRight w:val="0"/>
              <w:marTop w:val="0"/>
              <w:marBottom w:val="0"/>
              <w:divBdr>
                <w:top w:val="none" w:sz="0" w:space="0" w:color="auto"/>
                <w:left w:val="none" w:sz="0" w:space="0" w:color="auto"/>
                <w:bottom w:val="none" w:sz="0" w:space="0" w:color="auto"/>
                <w:right w:val="none" w:sz="0" w:space="0" w:color="auto"/>
              </w:divBdr>
            </w:div>
            <w:div w:id="210461559">
              <w:marLeft w:val="0"/>
              <w:marRight w:val="0"/>
              <w:marTop w:val="0"/>
              <w:marBottom w:val="0"/>
              <w:divBdr>
                <w:top w:val="none" w:sz="0" w:space="0" w:color="auto"/>
                <w:left w:val="none" w:sz="0" w:space="0" w:color="auto"/>
                <w:bottom w:val="none" w:sz="0" w:space="0" w:color="auto"/>
                <w:right w:val="none" w:sz="0" w:space="0" w:color="auto"/>
              </w:divBdr>
            </w:div>
            <w:div w:id="1793479955">
              <w:marLeft w:val="0"/>
              <w:marRight w:val="0"/>
              <w:marTop w:val="0"/>
              <w:marBottom w:val="0"/>
              <w:divBdr>
                <w:top w:val="none" w:sz="0" w:space="0" w:color="auto"/>
                <w:left w:val="none" w:sz="0" w:space="0" w:color="auto"/>
                <w:bottom w:val="none" w:sz="0" w:space="0" w:color="auto"/>
                <w:right w:val="none" w:sz="0" w:space="0" w:color="auto"/>
              </w:divBdr>
            </w:div>
            <w:div w:id="1789273608">
              <w:marLeft w:val="0"/>
              <w:marRight w:val="0"/>
              <w:marTop w:val="0"/>
              <w:marBottom w:val="0"/>
              <w:divBdr>
                <w:top w:val="none" w:sz="0" w:space="0" w:color="auto"/>
                <w:left w:val="none" w:sz="0" w:space="0" w:color="auto"/>
                <w:bottom w:val="none" w:sz="0" w:space="0" w:color="auto"/>
                <w:right w:val="none" w:sz="0" w:space="0" w:color="auto"/>
              </w:divBdr>
            </w:div>
            <w:div w:id="53892515">
              <w:marLeft w:val="0"/>
              <w:marRight w:val="0"/>
              <w:marTop w:val="0"/>
              <w:marBottom w:val="0"/>
              <w:divBdr>
                <w:top w:val="none" w:sz="0" w:space="0" w:color="auto"/>
                <w:left w:val="none" w:sz="0" w:space="0" w:color="auto"/>
                <w:bottom w:val="none" w:sz="0" w:space="0" w:color="auto"/>
                <w:right w:val="none" w:sz="0" w:space="0" w:color="auto"/>
              </w:divBdr>
            </w:div>
            <w:div w:id="1608125160">
              <w:marLeft w:val="0"/>
              <w:marRight w:val="0"/>
              <w:marTop w:val="0"/>
              <w:marBottom w:val="0"/>
              <w:divBdr>
                <w:top w:val="none" w:sz="0" w:space="0" w:color="auto"/>
                <w:left w:val="none" w:sz="0" w:space="0" w:color="auto"/>
                <w:bottom w:val="none" w:sz="0" w:space="0" w:color="auto"/>
                <w:right w:val="none" w:sz="0" w:space="0" w:color="auto"/>
              </w:divBdr>
            </w:div>
            <w:div w:id="1942835909">
              <w:marLeft w:val="0"/>
              <w:marRight w:val="0"/>
              <w:marTop w:val="0"/>
              <w:marBottom w:val="0"/>
              <w:divBdr>
                <w:top w:val="none" w:sz="0" w:space="0" w:color="auto"/>
                <w:left w:val="none" w:sz="0" w:space="0" w:color="auto"/>
                <w:bottom w:val="none" w:sz="0" w:space="0" w:color="auto"/>
                <w:right w:val="none" w:sz="0" w:space="0" w:color="auto"/>
              </w:divBdr>
            </w:div>
            <w:div w:id="1824154414">
              <w:marLeft w:val="0"/>
              <w:marRight w:val="0"/>
              <w:marTop w:val="0"/>
              <w:marBottom w:val="0"/>
              <w:divBdr>
                <w:top w:val="none" w:sz="0" w:space="0" w:color="auto"/>
                <w:left w:val="none" w:sz="0" w:space="0" w:color="auto"/>
                <w:bottom w:val="none" w:sz="0" w:space="0" w:color="auto"/>
                <w:right w:val="none" w:sz="0" w:space="0" w:color="auto"/>
              </w:divBdr>
            </w:div>
            <w:div w:id="51320855">
              <w:marLeft w:val="0"/>
              <w:marRight w:val="0"/>
              <w:marTop w:val="0"/>
              <w:marBottom w:val="0"/>
              <w:divBdr>
                <w:top w:val="none" w:sz="0" w:space="0" w:color="auto"/>
                <w:left w:val="none" w:sz="0" w:space="0" w:color="auto"/>
                <w:bottom w:val="none" w:sz="0" w:space="0" w:color="auto"/>
                <w:right w:val="none" w:sz="0" w:space="0" w:color="auto"/>
              </w:divBdr>
            </w:div>
            <w:div w:id="1128008645">
              <w:marLeft w:val="0"/>
              <w:marRight w:val="0"/>
              <w:marTop w:val="0"/>
              <w:marBottom w:val="0"/>
              <w:divBdr>
                <w:top w:val="none" w:sz="0" w:space="0" w:color="auto"/>
                <w:left w:val="none" w:sz="0" w:space="0" w:color="auto"/>
                <w:bottom w:val="none" w:sz="0" w:space="0" w:color="auto"/>
                <w:right w:val="none" w:sz="0" w:space="0" w:color="auto"/>
              </w:divBdr>
            </w:div>
            <w:div w:id="112098234">
              <w:marLeft w:val="0"/>
              <w:marRight w:val="0"/>
              <w:marTop w:val="0"/>
              <w:marBottom w:val="0"/>
              <w:divBdr>
                <w:top w:val="none" w:sz="0" w:space="0" w:color="auto"/>
                <w:left w:val="none" w:sz="0" w:space="0" w:color="auto"/>
                <w:bottom w:val="none" w:sz="0" w:space="0" w:color="auto"/>
                <w:right w:val="none" w:sz="0" w:space="0" w:color="auto"/>
              </w:divBdr>
            </w:div>
            <w:div w:id="747385367">
              <w:marLeft w:val="0"/>
              <w:marRight w:val="0"/>
              <w:marTop w:val="0"/>
              <w:marBottom w:val="0"/>
              <w:divBdr>
                <w:top w:val="none" w:sz="0" w:space="0" w:color="auto"/>
                <w:left w:val="none" w:sz="0" w:space="0" w:color="auto"/>
                <w:bottom w:val="none" w:sz="0" w:space="0" w:color="auto"/>
                <w:right w:val="none" w:sz="0" w:space="0" w:color="auto"/>
              </w:divBdr>
            </w:div>
            <w:div w:id="1102997175">
              <w:marLeft w:val="0"/>
              <w:marRight w:val="0"/>
              <w:marTop w:val="0"/>
              <w:marBottom w:val="0"/>
              <w:divBdr>
                <w:top w:val="none" w:sz="0" w:space="0" w:color="auto"/>
                <w:left w:val="none" w:sz="0" w:space="0" w:color="auto"/>
                <w:bottom w:val="none" w:sz="0" w:space="0" w:color="auto"/>
                <w:right w:val="none" w:sz="0" w:space="0" w:color="auto"/>
              </w:divBdr>
            </w:div>
            <w:div w:id="258872412">
              <w:marLeft w:val="0"/>
              <w:marRight w:val="0"/>
              <w:marTop w:val="0"/>
              <w:marBottom w:val="0"/>
              <w:divBdr>
                <w:top w:val="none" w:sz="0" w:space="0" w:color="auto"/>
                <w:left w:val="none" w:sz="0" w:space="0" w:color="auto"/>
                <w:bottom w:val="none" w:sz="0" w:space="0" w:color="auto"/>
                <w:right w:val="none" w:sz="0" w:space="0" w:color="auto"/>
              </w:divBdr>
            </w:div>
            <w:div w:id="374623491">
              <w:marLeft w:val="0"/>
              <w:marRight w:val="0"/>
              <w:marTop w:val="0"/>
              <w:marBottom w:val="0"/>
              <w:divBdr>
                <w:top w:val="none" w:sz="0" w:space="0" w:color="auto"/>
                <w:left w:val="none" w:sz="0" w:space="0" w:color="auto"/>
                <w:bottom w:val="none" w:sz="0" w:space="0" w:color="auto"/>
                <w:right w:val="none" w:sz="0" w:space="0" w:color="auto"/>
              </w:divBdr>
            </w:div>
            <w:div w:id="2049261869">
              <w:marLeft w:val="0"/>
              <w:marRight w:val="0"/>
              <w:marTop w:val="0"/>
              <w:marBottom w:val="0"/>
              <w:divBdr>
                <w:top w:val="none" w:sz="0" w:space="0" w:color="auto"/>
                <w:left w:val="none" w:sz="0" w:space="0" w:color="auto"/>
                <w:bottom w:val="none" w:sz="0" w:space="0" w:color="auto"/>
                <w:right w:val="none" w:sz="0" w:space="0" w:color="auto"/>
              </w:divBdr>
            </w:div>
            <w:div w:id="1731616496">
              <w:marLeft w:val="0"/>
              <w:marRight w:val="0"/>
              <w:marTop w:val="0"/>
              <w:marBottom w:val="0"/>
              <w:divBdr>
                <w:top w:val="none" w:sz="0" w:space="0" w:color="auto"/>
                <w:left w:val="none" w:sz="0" w:space="0" w:color="auto"/>
                <w:bottom w:val="none" w:sz="0" w:space="0" w:color="auto"/>
                <w:right w:val="none" w:sz="0" w:space="0" w:color="auto"/>
              </w:divBdr>
            </w:div>
            <w:div w:id="844445089">
              <w:marLeft w:val="0"/>
              <w:marRight w:val="0"/>
              <w:marTop w:val="0"/>
              <w:marBottom w:val="0"/>
              <w:divBdr>
                <w:top w:val="none" w:sz="0" w:space="0" w:color="auto"/>
                <w:left w:val="none" w:sz="0" w:space="0" w:color="auto"/>
                <w:bottom w:val="none" w:sz="0" w:space="0" w:color="auto"/>
                <w:right w:val="none" w:sz="0" w:space="0" w:color="auto"/>
              </w:divBdr>
            </w:div>
            <w:div w:id="97528745">
              <w:marLeft w:val="0"/>
              <w:marRight w:val="0"/>
              <w:marTop w:val="0"/>
              <w:marBottom w:val="0"/>
              <w:divBdr>
                <w:top w:val="none" w:sz="0" w:space="0" w:color="auto"/>
                <w:left w:val="none" w:sz="0" w:space="0" w:color="auto"/>
                <w:bottom w:val="none" w:sz="0" w:space="0" w:color="auto"/>
                <w:right w:val="none" w:sz="0" w:space="0" w:color="auto"/>
              </w:divBdr>
            </w:div>
            <w:div w:id="353002861">
              <w:marLeft w:val="0"/>
              <w:marRight w:val="0"/>
              <w:marTop w:val="0"/>
              <w:marBottom w:val="0"/>
              <w:divBdr>
                <w:top w:val="none" w:sz="0" w:space="0" w:color="auto"/>
                <w:left w:val="none" w:sz="0" w:space="0" w:color="auto"/>
                <w:bottom w:val="none" w:sz="0" w:space="0" w:color="auto"/>
                <w:right w:val="none" w:sz="0" w:space="0" w:color="auto"/>
              </w:divBdr>
            </w:div>
            <w:div w:id="661007261">
              <w:marLeft w:val="0"/>
              <w:marRight w:val="0"/>
              <w:marTop w:val="0"/>
              <w:marBottom w:val="0"/>
              <w:divBdr>
                <w:top w:val="none" w:sz="0" w:space="0" w:color="auto"/>
                <w:left w:val="none" w:sz="0" w:space="0" w:color="auto"/>
                <w:bottom w:val="none" w:sz="0" w:space="0" w:color="auto"/>
                <w:right w:val="none" w:sz="0" w:space="0" w:color="auto"/>
              </w:divBdr>
            </w:div>
            <w:div w:id="1198201502">
              <w:marLeft w:val="0"/>
              <w:marRight w:val="0"/>
              <w:marTop w:val="0"/>
              <w:marBottom w:val="0"/>
              <w:divBdr>
                <w:top w:val="none" w:sz="0" w:space="0" w:color="auto"/>
                <w:left w:val="none" w:sz="0" w:space="0" w:color="auto"/>
                <w:bottom w:val="none" w:sz="0" w:space="0" w:color="auto"/>
                <w:right w:val="none" w:sz="0" w:space="0" w:color="auto"/>
              </w:divBdr>
            </w:div>
            <w:div w:id="1018241839">
              <w:marLeft w:val="0"/>
              <w:marRight w:val="0"/>
              <w:marTop w:val="0"/>
              <w:marBottom w:val="0"/>
              <w:divBdr>
                <w:top w:val="none" w:sz="0" w:space="0" w:color="auto"/>
                <w:left w:val="none" w:sz="0" w:space="0" w:color="auto"/>
                <w:bottom w:val="none" w:sz="0" w:space="0" w:color="auto"/>
                <w:right w:val="none" w:sz="0" w:space="0" w:color="auto"/>
              </w:divBdr>
            </w:div>
            <w:div w:id="1221018580">
              <w:marLeft w:val="0"/>
              <w:marRight w:val="0"/>
              <w:marTop w:val="0"/>
              <w:marBottom w:val="0"/>
              <w:divBdr>
                <w:top w:val="none" w:sz="0" w:space="0" w:color="auto"/>
                <w:left w:val="none" w:sz="0" w:space="0" w:color="auto"/>
                <w:bottom w:val="none" w:sz="0" w:space="0" w:color="auto"/>
                <w:right w:val="none" w:sz="0" w:space="0" w:color="auto"/>
              </w:divBdr>
            </w:div>
            <w:div w:id="911695001">
              <w:marLeft w:val="0"/>
              <w:marRight w:val="0"/>
              <w:marTop w:val="0"/>
              <w:marBottom w:val="0"/>
              <w:divBdr>
                <w:top w:val="none" w:sz="0" w:space="0" w:color="auto"/>
                <w:left w:val="none" w:sz="0" w:space="0" w:color="auto"/>
                <w:bottom w:val="none" w:sz="0" w:space="0" w:color="auto"/>
                <w:right w:val="none" w:sz="0" w:space="0" w:color="auto"/>
              </w:divBdr>
            </w:div>
            <w:div w:id="1944414804">
              <w:marLeft w:val="0"/>
              <w:marRight w:val="0"/>
              <w:marTop w:val="0"/>
              <w:marBottom w:val="0"/>
              <w:divBdr>
                <w:top w:val="none" w:sz="0" w:space="0" w:color="auto"/>
                <w:left w:val="none" w:sz="0" w:space="0" w:color="auto"/>
                <w:bottom w:val="none" w:sz="0" w:space="0" w:color="auto"/>
                <w:right w:val="none" w:sz="0" w:space="0" w:color="auto"/>
              </w:divBdr>
            </w:div>
            <w:div w:id="1249659524">
              <w:marLeft w:val="0"/>
              <w:marRight w:val="0"/>
              <w:marTop w:val="0"/>
              <w:marBottom w:val="0"/>
              <w:divBdr>
                <w:top w:val="none" w:sz="0" w:space="0" w:color="auto"/>
                <w:left w:val="none" w:sz="0" w:space="0" w:color="auto"/>
                <w:bottom w:val="none" w:sz="0" w:space="0" w:color="auto"/>
                <w:right w:val="none" w:sz="0" w:space="0" w:color="auto"/>
              </w:divBdr>
            </w:div>
            <w:div w:id="938878028">
              <w:marLeft w:val="0"/>
              <w:marRight w:val="0"/>
              <w:marTop w:val="0"/>
              <w:marBottom w:val="0"/>
              <w:divBdr>
                <w:top w:val="none" w:sz="0" w:space="0" w:color="auto"/>
                <w:left w:val="none" w:sz="0" w:space="0" w:color="auto"/>
                <w:bottom w:val="none" w:sz="0" w:space="0" w:color="auto"/>
                <w:right w:val="none" w:sz="0" w:space="0" w:color="auto"/>
              </w:divBdr>
            </w:div>
            <w:div w:id="481704325">
              <w:marLeft w:val="0"/>
              <w:marRight w:val="0"/>
              <w:marTop w:val="0"/>
              <w:marBottom w:val="0"/>
              <w:divBdr>
                <w:top w:val="none" w:sz="0" w:space="0" w:color="auto"/>
                <w:left w:val="none" w:sz="0" w:space="0" w:color="auto"/>
                <w:bottom w:val="none" w:sz="0" w:space="0" w:color="auto"/>
                <w:right w:val="none" w:sz="0" w:space="0" w:color="auto"/>
              </w:divBdr>
            </w:div>
            <w:div w:id="1130972079">
              <w:marLeft w:val="0"/>
              <w:marRight w:val="0"/>
              <w:marTop w:val="0"/>
              <w:marBottom w:val="0"/>
              <w:divBdr>
                <w:top w:val="none" w:sz="0" w:space="0" w:color="auto"/>
                <w:left w:val="none" w:sz="0" w:space="0" w:color="auto"/>
                <w:bottom w:val="none" w:sz="0" w:space="0" w:color="auto"/>
                <w:right w:val="none" w:sz="0" w:space="0" w:color="auto"/>
              </w:divBdr>
            </w:div>
            <w:div w:id="497767453">
              <w:marLeft w:val="0"/>
              <w:marRight w:val="0"/>
              <w:marTop w:val="0"/>
              <w:marBottom w:val="0"/>
              <w:divBdr>
                <w:top w:val="none" w:sz="0" w:space="0" w:color="auto"/>
                <w:left w:val="none" w:sz="0" w:space="0" w:color="auto"/>
                <w:bottom w:val="none" w:sz="0" w:space="0" w:color="auto"/>
                <w:right w:val="none" w:sz="0" w:space="0" w:color="auto"/>
              </w:divBdr>
            </w:div>
            <w:div w:id="1927036105">
              <w:marLeft w:val="0"/>
              <w:marRight w:val="0"/>
              <w:marTop w:val="0"/>
              <w:marBottom w:val="0"/>
              <w:divBdr>
                <w:top w:val="none" w:sz="0" w:space="0" w:color="auto"/>
                <w:left w:val="none" w:sz="0" w:space="0" w:color="auto"/>
                <w:bottom w:val="none" w:sz="0" w:space="0" w:color="auto"/>
                <w:right w:val="none" w:sz="0" w:space="0" w:color="auto"/>
              </w:divBdr>
            </w:div>
            <w:div w:id="67265603">
              <w:marLeft w:val="0"/>
              <w:marRight w:val="0"/>
              <w:marTop w:val="0"/>
              <w:marBottom w:val="0"/>
              <w:divBdr>
                <w:top w:val="none" w:sz="0" w:space="0" w:color="auto"/>
                <w:left w:val="none" w:sz="0" w:space="0" w:color="auto"/>
                <w:bottom w:val="none" w:sz="0" w:space="0" w:color="auto"/>
                <w:right w:val="none" w:sz="0" w:space="0" w:color="auto"/>
              </w:divBdr>
            </w:div>
            <w:div w:id="2073001015">
              <w:marLeft w:val="0"/>
              <w:marRight w:val="0"/>
              <w:marTop w:val="0"/>
              <w:marBottom w:val="0"/>
              <w:divBdr>
                <w:top w:val="none" w:sz="0" w:space="0" w:color="auto"/>
                <w:left w:val="none" w:sz="0" w:space="0" w:color="auto"/>
                <w:bottom w:val="none" w:sz="0" w:space="0" w:color="auto"/>
                <w:right w:val="none" w:sz="0" w:space="0" w:color="auto"/>
              </w:divBdr>
            </w:div>
            <w:div w:id="105084753">
              <w:marLeft w:val="0"/>
              <w:marRight w:val="0"/>
              <w:marTop w:val="0"/>
              <w:marBottom w:val="0"/>
              <w:divBdr>
                <w:top w:val="none" w:sz="0" w:space="0" w:color="auto"/>
                <w:left w:val="none" w:sz="0" w:space="0" w:color="auto"/>
                <w:bottom w:val="none" w:sz="0" w:space="0" w:color="auto"/>
                <w:right w:val="none" w:sz="0" w:space="0" w:color="auto"/>
              </w:divBdr>
            </w:div>
            <w:div w:id="2008821978">
              <w:marLeft w:val="0"/>
              <w:marRight w:val="0"/>
              <w:marTop w:val="0"/>
              <w:marBottom w:val="0"/>
              <w:divBdr>
                <w:top w:val="none" w:sz="0" w:space="0" w:color="auto"/>
                <w:left w:val="none" w:sz="0" w:space="0" w:color="auto"/>
                <w:bottom w:val="none" w:sz="0" w:space="0" w:color="auto"/>
                <w:right w:val="none" w:sz="0" w:space="0" w:color="auto"/>
              </w:divBdr>
            </w:div>
            <w:div w:id="549803988">
              <w:marLeft w:val="0"/>
              <w:marRight w:val="0"/>
              <w:marTop w:val="0"/>
              <w:marBottom w:val="0"/>
              <w:divBdr>
                <w:top w:val="none" w:sz="0" w:space="0" w:color="auto"/>
                <w:left w:val="none" w:sz="0" w:space="0" w:color="auto"/>
                <w:bottom w:val="none" w:sz="0" w:space="0" w:color="auto"/>
                <w:right w:val="none" w:sz="0" w:space="0" w:color="auto"/>
              </w:divBdr>
            </w:div>
            <w:div w:id="297420899">
              <w:marLeft w:val="0"/>
              <w:marRight w:val="0"/>
              <w:marTop w:val="0"/>
              <w:marBottom w:val="0"/>
              <w:divBdr>
                <w:top w:val="none" w:sz="0" w:space="0" w:color="auto"/>
                <w:left w:val="none" w:sz="0" w:space="0" w:color="auto"/>
                <w:bottom w:val="none" w:sz="0" w:space="0" w:color="auto"/>
                <w:right w:val="none" w:sz="0" w:space="0" w:color="auto"/>
              </w:divBdr>
            </w:div>
            <w:div w:id="348802026">
              <w:marLeft w:val="0"/>
              <w:marRight w:val="0"/>
              <w:marTop w:val="0"/>
              <w:marBottom w:val="0"/>
              <w:divBdr>
                <w:top w:val="none" w:sz="0" w:space="0" w:color="auto"/>
                <w:left w:val="none" w:sz="0" w:space="0" w:color="auto"/>
                <w:bottom w:val="none" w:sz="0" w:space="0" w:color="auto"/>
                <w:right w:val="none" w:sz="0" w:space="0" w:color="auto"/>
              </w:divBdr>
            </w:div>
            <w:div w:id="2030056829">
              <w:marLeft w:val="0"/>
              <w:marRight w:val="0"/>
              <w:marTop w:val="0"/>
              <w:marBottom w:val="0"/>
              <w:divBdr>
                <w:top w:val="none" w:sz="0" w:space="0" w:color="auto"/>
                <w:left w:val="none" w:sz="0" w:space="0" w:color="auto"/>
                <w:bottom w:val="none" w:sz="0" w:space="0" w:color="auto"/>
                <w:right w:val="none" w:sz="0" w:space="0" w:color="auto"/>
              </w:divBdr>
            </w:div>
            <w:div w:id="136997524">
              <w:marLeft w:val="0"/>
              <w:marRight w:val="0"/>
              <w:marTop w:val="0"/>
              <w:marBottom w:val="0"/>
              <w:divBdr>
                <w:top w:val="none" w:sz="0" w:space="0" w:color="auto"/>
                <w:left w:val="none" w:sz="0" w:space="0" w:color="auto"/>
                <w:bottom w:val="none" w:sz="0" w:space="0" w:color="auto"/>
                <w:right w:val="none" w:sz="0" w:space="0" w:color="auto"/>
              </w:divBdr>
            </w:div>
            <w:div w:id="1151364885">
              <w:marLeft w:val="0"/>
              <w:marRight w:val="0"/>
              <w:marTop w:val="0"/>
              <w:marBottom w:val="0"/>
              <w:divBdr>
                <w:top w:val="none" w:sz="0" w:space="0" w:color="auto"/>
                <w:left w:val="none" w:sz="0" w:space="0" w:color="auto"/>
                <w:bottom w:val="none" w:sz="0" w:space="0" w:color="auto"/>
                <w:right w:val="none" w:sz="0" w:space="0" w:color="auto"/>
              </w:divBdr>
            </w:div>
            <w:div w:id="883563794">
              <w:marLeft w:val="0"/>
              <w:marRight w:val="0"/>
              <w:marTop w:val="0"/>
              <w:marBottom w:val="0"/>
              <w:divBdr>
                <w:top w:val="none" w:sz="0" w:space="0" w:color="auto"/>
                <w:left w:val="none" w:sz="0" w:space="0" w:color="auto"/>
                <w:bottom w:val="none" w:sz="0" w:space="0" w:color="auto"/>
                <w:right w:val="none" w:sz="0" w:space="0" w:color="auto"/>
              </w:divBdr>
            </w:div>
            <w:div w:id="1244995190">
              <w:marLeft w:val="0"/>
              <w:marRight w:val="0"/>
              <w:marTop w:val="0"/>
              <w:marBottom w:val="0"/>
              <w:divBdr>
                <w:top w:val="none" w:sz="0" w:space="0" w:color="auto"/>
                <w:left w:val="none" w:sz="0" w:space="0" w:color="auto"/>
                <w:bottom w:val="none" w:sz="0" w:space="0" w:color="auto"/>
                <w:right w:val="none" w:sz="0" w:space="0" w:color="auto"/>
              </w:divBdr>
            </w:div>
            <w:div w:id="788742427">
              <w:marLeft w:val="0"/>
              <w:marRight w:val="0"/>
              <w:marTop w:val="0"/>
              <w:marBottom w:val="0"/>
              <w:divBdr>
                <w:top w:val="none" w:sz="0" w:space="0" w:color="auto"/>
                <w:left w:val="none" w:sz="0" w:space="0" w:color="auto"/>
                <w:bottom w:val="none" w:sz="0" w:space="0" w:color="auto"/>
                <w:right w:val="none" w:sz="0" w:space="0" w:color="auto"/>
              </w:divBdr>
            </w:div>
            <w:div w:id="1447770949">
              <w:marLeft w:val="0"/>
              <w:marRight w:val="0"/>
              <w:marTop w:val="0"/>
              <w:marBottom w:val="0"/>
              <w:divBdr>
                <w:top w:val="none" w:sz="0" w:space="0" w:color="auto"/>
                <w:left w:val="none" w:sz="0" w:space="0" w:color="auto"/>
                <w:bottom w:val="none" w:sz="0" w:space="0" w:color="auto"/>
                <w:right w:val="none" w:sz="0" w:space="0" w:color="auto"/>
              </w:divBdr>
            </w:div>
            <w:div w:id="1373505117">
              <w:marLeft w:val="0"/>
              <w:marRight w:val="0"/>
              <w:marTop w:val="0"/>
              <w:marBottom w:val="0"/>
              <w:divBdr>
                <w:top w:val="none" w:sz="0" w:space="0" w:color="auto"/>
                <w:left w:val="none" w:sz="0" w:space="0" w:color="auto"/>
                <w:bottom w:val="none" w:sz="0" w:space="0" w:color="auto"/>
                <w:right w:val="none" w:sz="0" w:space="0" w:color="auto"/>
              </w:divBdr>
            </w:div>
            <w:div w:id="747113611">
              <w:marLeft w:val="0"/>
              <w:marRight w:val="0"/>
              <w:marTop w:val="0"/>
              <w:marBottom w:val="0"/>
              <w:divBdr>
                <w:top w:val="none" w:sz="0" w:space="0" w:color="auto"/>
                <w:left w:val="none" w:sz="0" w:space="0" w:color="auto"/>
                <w:bottom w:val="none" w:sz="0" w:space="0" w:color="auto"/>
                <w:right w:val="none" w:sz="0" w:space="0" w:color="auto"/>
              </w:divBdr>
            </w:div>
            <w:div w:id="1086850248">
              <w:marLeft w:val="0"/>
              <w:marRight w:val="0"/>
              <w:marTop w:val="0"/>
              <w:marBottom w:val="0"/>
              <w:divBdr>
                <w:top w:val="none" w:sz="0" w:space="0" w:color="auto"/>
                <w:left w:val="none" w:sz="0" w:space="0" w:color="auto"/>
                <w:bottom w:val="none" w:sz="0" w:space="0" w:color="auto"/>
                <w:right w:val="none" w:sz="0" w:space="0" w:color="auto"/>
              </w:divBdr>
            </w:div>
            <w:div w:id="1712417981">
              <w:marLeft w:val="0"/>
              <w:marRight w:val="0"/>
              <w:marTop w:val="0"/>
              <w:marBottom w:val="0"/>
              <w:divBdr>
                <w:top w:val="none" w:sz="0" w:space="0" w:color="auto"/>
                <w:left w:val="none" w:sz="0" w:space="0" w:color="auto"/>
                <w:bottom w:val="none" w:sz="0" w:space="0" w:color="auto"/>
                <w:right w:val="none" w:sz="0" w:space="0" w:color="auto"/>
              </w:divBdr>
            </w:div>
            <w:div w:id="707493267">
              <w:marLeft w:val="0"/>
              <w:marRight w:val="0"/>
              <w:marTop w:val="0"/>
              <w:marBottom w:val="0"/>
              <w:divBdr>
                <w:top w:val="none" w:sz="0" w:space="0" w:color="auto"/>
                <w:left w:val="none" w:sz="0" w:space="0" w:color="auto"/>
                <w:bottom w:val="none" w:sz="0" w:space="0" w:color="auto"/>
                <w:right w:val="none" w:sz="0" w:space="0" w:color="auto"/>
              </w:divBdr>
            </w:div>
            <w:div w:id="794636268">
              <w:marLeft w:val="0"/>
              <w:marRight w:val="0"/>
              <w:marTop w:val="0"/>
              <w:marBottom w:val="0"/>
              <w:divBdr>
                <w:top w:val="none" w:sz="0" w:space="0" w:color="auto"/>
                <w:left w:val="none" w:sz="0" w:space="0" w:color="auto"/>
                <w:bottom w:val="none" w:sz="0" w:space="0" w:color="auto"/>
                <w:right w:val="none" w:sz="0" w:space="0" w:color="auto"/>
              </w:divBdr>
            </w:div>
            <w:div w:id="101073648">
              <w:marLeft w:val="0"/>
              <w:marRight w:val="0"/>
              <w:marTop w:val="0"/>
              <w:marBottom w:val="0"/>
              <w:divBdr>
                <w:top w:val="none" w:sz="0" w:space="0" w:color="auto"/>
                <w:left w:val="none" w:sz="0" w:space="0" w:color="auto"/>
                <w:bottom w:val="none" w:sz="0" w:space="0" w:color="auto"/>
                <w:right w:val="none" w:sz="0" w:space="0" w:color="auto"/>
              </w:divBdr>
            </w:div>
            <w:div w:id="330372857">
              <w:marLeft w:val="0"/>
              <w:marRight w:val="0"/>
              <w:marTop w:val="0"/>
              <w:marBottom w:val="0"/>
              <w:divBdr>
                <w:top w:val="none" w:sz="0" w:space="0" w:color="auto"/>
                <w:left w:val="none" w:sz="0" w:space="0" w:color="auto"/>
                <w:bottom w:val="none" w:sz="0" w:space="0" w:color="auto"/>
                <w:right w:val="none" w:sz="0" w:space="0" w:color="auto"/>
              </w:divBdr>
            </w:div>
            <w:div w:id="185434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74641">
      <w:bodyDiv w:val="1"/>
      <w:marLeft w:val="0"/>
      <w:marRight w:val="0"/>
      <w:marTop w:val="0"/>
      <w:marBottom w:val="0"/>
      <w:divBdr>
        <w:top w:val="none" w:sz="0" w:space="0" w:color="auto"/>
        <w:left w:val="none" w:sz="0" w:space="0" w:color="auto"/>
        <w:bottom w:val="none" w:sz="0" w:space="0" w:color="auto"/>
        <w:right w:val="none" w:sz="0" w:space="0" w:color="auto"/>
      </w:divBdr>
    </w:div>
    <w:div w:id="1265185088">
      <w:bodyDiv w:val="1"/>
      <w:marLeft w:val="0"/>
      <w:marRight w:val="0"/>
      <w:marTop w:val="0"/>
      <w:marBottom w:val="0"/>
      <w:divBdr>
        <w:top w:val="none" w:sz="0" w:space="0" w:color="auto"/>
        <w:left w:val="none" w:sz="0" w:space="0" w:color="auto"/>
        <w:bottom w:val="none" w:sz="0" w:space="0" w:color="auto"/>
        <w:right w:val="none" w:sz="0" w:space="0" w:color="auto"/>
      </w:divBdr>
    </w:div>
    <w:div w:id="1342901691">
      <w:bodyDiv w:val="1"/>
      <w:marLeft w:val="0"/>
      <w:marRight w:val="0"/>
      <w:marTop w:val="0"/>
      <w:marBottom w:val="0"/>
      <w:divBdr>
        <w:top w:val="none" w:sz="0" w:space="0" w:color="auto"/>
        <w:left w:val="none" w:sz="0" w:space="0" w:color="auto"/>
        <w:bottom w:val="none" w:sz="0" w:space="0" w:color="auto"/>
        <w:right w:val="none" w:sz="0" w:space="0" w:color="auto"/>
      </w:divBdr>
      <w:divsChild>
        <w:div w:id="36710805">
          <w:marLeft w:val="0"/>
          <w:marRight w:val="0"/>
          <w:marTop w:val="0"/>
          <w:marBottom w:val="0"/>
          <w:divBdr>
            <w:top w:val="none" w:sz="0" w:space="0" w:color="auto"/>
            <w:left w:val="none" w:sz="0" w:space="0" w:color="auto"/>
            <w:bottom w:val="none" w:sz="0" w:space="0" w:color="auto"/>
            <w:right w:val="none" w:sz="0" w:space="0" w:color="auto"/>
          </w:divBdr>
          <w:divsChild>
            <w:div w:id="20967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50964">
      <w:bodyDiv w:val="1"/>
      <w:marLeft w:val="0"/>
      <w:marRight w:val="0"/>
      <w:marTop w:val="0"/>
      <w:marBottom w:val="0"/>
      <w:divBdr>
        <w:top w:val="none" w:sz="0" w:space="0" w:color="auto"/>
        <w:left w:val="none" w:sz="0" w:space="0" w:color="auto"/>
        <w:bottom w:val="none" w:sz="0" w:space="0" w:color="auto"/>
        <w:right w:val="none" w:sz="0" w:space="0" w:color="auto"/>
      </w:divBdr>
    </w:div>
    <w:div w:id="1407387096">
      <w:bodyDiv w:val="1"/>
      <w:marLeft w:val="0"/>
      <w:marRight w:val="0"/>
      <w:marTop w:val="0"/>
      <w:marBottom w:val="0"/>
      <w:divBdr>
        <w:top w:val="none" w:sz="0" w:space="0" w:color="auto"/>
        <w:left w:val="none" w:sz="0" w:space="0" w:color="auto"/>
        <w:bottom w:val="none" w:sz="0" w:space="0" w:color="auto"/>
        <w:right w:val="none" w:sz="0" w:space="0" w:color="auto"/>
      </w:divBdr>
      <w:divsChild>
        <w:div w:id="841892529">
          <w:marLeft w:val="0"/>
          <w:marRight w:val="0"/>
          <w:marTop w:val="0"/>
          <w:marBottom w:val="0"/>
          <w:divBdr>
            <w:top w:val="none" w:sz="0" w:space="0" w:color="auto"/>
            <w:left w:val="none" w:sz="0" w:space="0" w:color="auto"/>
            <w:bottom w:val="none" w:sz="0" w:space="0" w:color="auto"/>
            <w:right w:val="none" w:sz="0" w:space="0" w:color="auto"/>
          </w:divBdr>
          <w:divsChild>
            <w:div w:id="136532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29189">
      <w:bodyDiv w:val="1"/>
      <w:marLeft w:val="0"/>
      <w:marRight w:val="0"/>
      <w:marTop w:val="0"/>
      <w:marBottom w:val="0"/>
      <w:divBdr>
        <w:top w:val="none" w:sz="0" w:space="0" w:color="auto"/>
        <w:left w:val="none" w:sz="0" w:space="0" w:color="auto"/>
        <w:bottom w:val="none" w:sz="0" w:space="0" w:color="auto"/>
        <w:right w:val="none" w:sz="0" w:space="0" w:color="auto"/>
      </w:divBdr>
      <w:divsChild>
        <w:div w:id="562915117">
          <w:marLeft w:val="0"/>
          <w:marRight w:val="0"/>
          <w:marTop w:val="0"/>
          <w:marBottom w:val="0"/>
          <w:divBdr>
            <w:top w:val="none" w:sz="0" w:space="0" w:color="auto"/>
            <w:left w:val="none" w:sz="0" w:space="0" w:color="auto"/>
            <w:bottom w:val="none" w:sz="0" w:space="0" w:color="auto"/>
            <w:right w:val="none" w:sz="0" w:space="0" w:color="auto"/>
          </w:divBdr>
          <w:divsChild>
            <w:div w:id="10150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960400">
      <w:bodyDiv w:val="1"/>
      <w:marLeft w:val="0"/>
      <w:marRight w:val="0"/>
      <w:marTop w:val="0"/>
      <w:marBottom w:val="0"/>
      <w:divBdr>
        <w:top w:val="none" w:sz="0" w:space="0" w:color="auto"/>
        <w:left w:val="none" w:sz="0" w:space="0" w:color="auto"/>
        <w:bottom w:val="none" w:sz="0" w:space="0" w:color="auto"/>
        <w:right w:val="none" w:sz="0" w:space="0" w:color="auto"/>
      </w:divBdr>
    </w:div>
    <w:div w:id="1843813857">
      <w:bodyDiv w:val="1"/>
      <w:marLeft w:val="0"/>
      <w:marRight w:val="0"/>
      <w:marTop w:val="0"/>
      <w:marBottom w:val="0"/>
      <w:divBdr>
        <w:top w:val="none" w:sz="0" w:space="0" w:color="auto"/>
        <w:left w:val="none" w:sz="0" w:space="0" w:color="auto"/>
        <w:bottom w:val="none" w:sz="0" w:space="0" w:color="auto"/>
        <w:right w:val="none" w:sz="0" w:space="0" w:color="auto"/>
      </w:divBdr>
    </w:div>
    <w:div w:id="1907645673">
      <w:bodyDiv w:val="1"/>
      <w:marLeft w:val="0"/>
      <w:marRight w:val="0"/>
      <w:marTop w:val="0"/>
      <w:marBottom w:val="0"/>
      <w:divBdr>
        <w:top w:val="none" w:sz="0" w:space="0" w:color="auto"/>
        <w:left w:val="none" w:sz="0" w:space="0" w:color="auto"/>
        <w:bottom w:val="none" w:sz="0" w:space="0" w:color="auto"/>
        <w:right w:val="none" w:sz="0" w:space="0" w:color="auto"/>
      </w:divBdr>
    </w:div>
    <w:div w:id="202901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en.wikipedia.org/wiki/ISO_8601"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comments" Target="comment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5ED0D-62C4-4DC2-AE7A-9D7089A831FE}">
  <ds:schemaRefs>
    <ds:schemaRef ds:uri="http://schemas.openxmlformats.org/officeDocument/2006/bibliography"/>
  </ds:schemaRefs>
</ds:datastoreItem>
</file>

<file path=docMetadata/LabelInfo.xml><?xml version="1.0" encoding="utf-8"?>
<clbl:labelList xmlns:clbl="http://schemas.microsoft.com/office/2020/mipLabelMetadata">
  <clbl:label id="{c6a8cdaf-d74e-4134-9b33-37a0b3d73fc1}" enabled="0" method="" siteId="{c6a8cdaf-d74e-4134-9b33-37a0b3d73fc1}" removed="1"/>
</clbl:labelList>
</file>

<file path=docProps/app.xml><?xml version="1.0" encoding="utf-8"?>
<Properties xmlns="http://schemas.openxmlformats.org/officeDocument/2006/extended-properties" xmlns:vt="http://schemas.openxmlformats.org/officeDocument/2006/docPropsVTypes">
  <Template>Normal.dotm</Template>
  <TotalTime>4718</TotalTime>
  <Pages>65</Pages>
  <Words>11339</Words>
  <Characters>64636</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Hogan</dc:creator>
  <cp:keywords/>
  <dc:description/>
  <cp:lastModifiedBy>Chris Hogan</cp:lastModifiedBy>
  <cp:revision>1249</cp:revision>
  <dcterms:created xsi:type="dcterms:W3CDTF">2025-09-10T14:16:00Z</dcterms:created>
  <dcterms:modified xsi:type="dcterms:W3CDTF">2025-09-23T17:07:00Z</dcterms:modified>
</cp:coreProperties>
</file>